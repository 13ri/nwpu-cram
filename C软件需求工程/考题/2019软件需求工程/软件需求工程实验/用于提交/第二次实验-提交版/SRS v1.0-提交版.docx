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B68D0" w14:textId="77777777" w:rsidR="00B16890" w:rsidRDefault="00B16890" w:rsidP="00B16890">
      <w:pPr>
        <w:spacing w:before="95"/>
        <w:ind w:left="900" w:right="901"/>
        <w:jc w:val="center"/>
        <w:rPr>
          <w:rFonts w:ascii="黑体" w:eastAsia="黑体"/>
          <w:b/>
          <w:sz w:val="72"/>
        </w:rPr>
      </w:pPr>
      <w:r>
        <w:rPr>
          <w:rFonts w:ascii="黑体" w:eastAsia="黑体" w:hint="eastAsia"/>
          <w:b/>
          <w:sz w:val="72"/>
        </w:rPr>
        <w:t>企业</w:t>
      </w:r>
      <w:r w:rsidRPr="00242B9E">
        <w:rPr>
          <w:rFonts w:ascii="黑体" w:eastAsia="黑体" w:hint="eastAsia"/>
          <w:b/>
          <w:sz w:val="72"/>
        </w:rPr>
        <w:t>辅助</w:t>
      </w:r>
      <w:r>
        <w:rPr>
          <w:rFonts w:ascii="黑体" w:eastAsia="黑体" w:hint="eastAsia"/>
          <w:b/>
          <w:sz w:val="72"/>
        </w:rPr>
        <w:t>管理</w:t>
      </w:r>
      <w:r w:rsidRPr="00242B9E">
        <w:rPr>
          <w:rFonts w:ascii="黑体" w:eastAsia="黑体" w:hint="eastAsia"/>
          <w:b/>
          <w:sz w:val="72"/>
        </w:rPr>
        <w:t>系统</w:t>
      </w:r>
    </w:p>
    <w:p w14:paraId="4F10E2FB" w14:textId="77777777" w:rsidR="00B16890" w:rsidRDefault="00B16890" w:rsidP="00B16890">
      <w:pPr>
        <w:spacing w:before="95"/>
        <w:ind w:left="900" w:right="901"/>
        <w:jc w:val="center"/>
        <w:rPr>
          <w:rFonts w:ascii="黑体" w:eastAsia="黑体" w:hint="eastAsia"/>
          <w:b/>
          <w:sz w:val="40"/>
        </w:rPr>
      </w:pPr>
      <w:r>
        <w:rPr>
          <w:rFonts w:ascii="黑体" w:eastAsia="黑体" w:hint="eastAsia"/>
          <w:b/>
          <w:sz w:val="40"/>
        </w:rPr>
        <w:t>项目开发说明书</w:t>
      </w:r>
    </w:p>
    <w:p w14:paraId="55E094EB" w14:textId="77777777" w:rsidR="00B16890" w:rsidRDefault="00B16890" w:rsidP="00B16890">
      <w:pPr>
        <w:spacing w:before="217"/>
        <w:ind w:left="900" w:right="897"/>
        <w:jc w:val="center"/>
        <w:rPr>
          <w:rFonts w:ascii="黑体"/>
          <w:b/>
          <w:sz w:val="28"/>
        </w:rPr>
      </w:pPr>
      <w:r>
        <w:rPr>
          <w:rFonts w:ascii="黑体"/>
          <w:b/>
          <w:sz w:val="28"/>
        </w:rPr>
        <w:t>[v1.0]</w:t>
      </w:r>
    </w:p>
    <w:p w14:paraId="23BDDE21" w14:textId="77777777" w:rsidR="00B16890" w:rsidRDefault="00B16890" w:rsidP="00B16890">
      <w:pPr>
        <w:pStyle w:val="aa"/>
        <w:rPr>
          <w:rFonts w:ascii="黑体"/>
          <w:b/>
          <w:sz w:val="28"/>
          <w:lang w:eastAsia="zh-CN"/>
        </w:rPr>
      </w:pPr>
    </w:p>
    <w:p w14:paraId="45FF5AE6" w14:textId="77777777" w:rsidR="00B16890" w:rsidRDefault="00B16890" w:rsidP="00B16890">
      <w:pPr>
        <w:pStyle w:val="aa"/>
        <w:rPr>
          <w:rFonts w:ascii="黑体"/>
          <w:b/>
          <w:sz w:val="28"/>
          <w:lang w:eastAsia="zh-CN"/>
        </w:rPr>
      </w:pPr>
    </w:p>
    <w:p w14:paraId="704F0B42" w14:textId="77777777" w:rsidR="00B16890" w:rsidRDefault="00B16890" w:rsidP="00B16890">
      <w:pPr>
        <w:pStyle w:val="aa"/>
        <w:rPr>
          <w:rFonts w:ascii="黑体"/>
          <w:b/>
          <w:sz w:val="28"/>
          <w:lang w:eastAsia="zh-CN"/>
        </w:rPr>
      </w:pPr>
    </w:p>
    <w:p w14:paraId="236FDDC9" w14:textId="77777777" w:rsidR="00B16890" w:rsidRDefault="00B16890" w:rsidP="00B16890">
      <w:pPr>
        <w:pStyle w:val="aa"/>
        <w:rPr>
          <w:rFonts w:ascii="黑体"/>
          <w:b/>
          <w:sz w:val="28"/>
          <w:lang w:eastAsia="zh-CN"/>
        </w:rPr>
      </w:pPr>
    </w:p>
    <w:p w14:paraId="159C36C6" w14:textId="77777777" w:rsidR="00B16890" w:rsidRDefault="00B16890" w:rsidP="00B16890">
      <w:pPr>
        <w:pStyle w:val="aa"/>
        <w:rPr>
          <w:rFonts w:ascii="黑体"/>
          <w:b/>
          <w:sz w:val="28"/>
          <w:lang w:eastAsia="zh-CN"/>
        </w:rPr>
      </w:pPr>
    </w:p>
    <w:p w14:paraId="24EDF9BC" w14:textId="77777777" w:rsidR="00B16890" w:rsidRDefault="00B16890" w:rsidP="00B16890">
      <w:pPr>
        <w:pStyle w:val="aa"/>
        <w:rPr>
          <w:rFonts w:ascii="黑体"/>
          <w:b/>
          <w:sz w:val="28"/>
          <w:lang w:eastAsia="zh-CN"/>
        </w:rPr>
      </w:pPr>
    </w:p>
    <w:p w14:paraId="589276CA" w14:textId="77777777" w:rsidR="00B16890" w:rsidRDefault="00B16890" w:rsidP="00B16890">
      <w:pPr>
        <w:pStyle w:val="aa"/>
        <w:rPr>
          <w:rFonts w:ascii="黑体"/>
          <w:b/>
          <w:sz w:val="28"/>
          <w:lang w:eastAsia="zh-CN"/>
        </w:rPr>
      </w:pPr>
    </w:p>
    <w:p w14:paraId="05E406E4" w14:textId="77777777" w:rsidR="00B16890" w:rsidRDefault="00B16890" w:rsidP="00B16890">
      <w:pPr>
        <w:pStyle w:val="aa"/>
        <w:rPr>
          <w:rFonts w:ascii="黑体"/>
          <w:b/>
          <w:sz w:val="28"/>
          <w:lang w:eastAsia="zh-CN"/>
        </w:rPr>
      </w:pPr>
    </w:p>
    <w:p w14:paraId="17E914B3" w14:textId="77777777" w:rsidR="00B16890" w:rsidRDefault="00B16890" w:rsidP="00B16890">
      <w:pPr>
        <w:pStyle w:val="aa"/>
        <w:rPr>
          <w:rFonts w:ascii="黑体"/>
          <w:b/>
          <w:sz w:val="28"/>
          <w:lang w:eastAsia="zh-CN"/>
        </w:rPr>
      </w:pPr>
    </w:p>
    <w:p w14:paraId="63CBCF85" w14:textId="77777777" w:rsidR="00B16890" w:rsidRDefault="00B16890" w:rsidP="00B16890">
      <w:pPr>
        <w:pStyle w:val="aa"/>
        <w:rPr>
          <w:rFonts w:ascii="黑体"/>
          <w:b/>
          <w:sz w:val="28"/>
          <w:lang w:eastAsia="zh-CN"/>
        </w:rPr>
      </w:pPr>
    </w:p>
    <w:p w14:paraId="1CE51FDF" w14:textId="77777777" w:rsidR="00B16890" w:rsidRDefault="00B16890" w:rsidP="00B16890">
      <w:pPr>
        <w:pStyle w:val="aa"/>
        <w:rPr>
          <w:rFonts w:ascii="黑体"/>
          <w:b/>
          <w:sz w:val="28"/>
          <w:lang w:eastAsia="zh-CN"/>
        </w:rPr>
      </w:pPr>
    </w:p>
    <w:p w14:paraId="1D047FD6" w14:textId="77777777" w:rsidR="00B16890" w:rsidRDefault="00B16890" w:rsidP="00B16890">
      <w:pPr>
        <w:pStyle w:val="aa"/>
        <w:rPr>
          <w:rFonts w:ascii="黑体"/>
          <w:b/>
          <w:sz w:val="28"/>
          <w:lang w:eastAsia="zh-CN"/>
        </w:rPr>
      </w:pPr>
    </w:p>
    <w:p w14:paraId="50A8F5B4" w14:textId="77777777" w:rsidR="00B16890" w:rsidRDefault="00B16890" w:rsidP="00B16890">
      <w:pPr>
        <w:pStyle w:val="aa"/>
        <w:rPr>
          <w:rFonts w:ascii="黑体"/>
          <w:b/>
          <w:sz w:val="28"/>
          <w:lang w:eastAsia="zh-CN"/>
        </w:rPr>
      </w:pPr>
    </w:p>
    <w:p w14:paraId="7CE6E6BC" w14:textId="77777777" w:rsidR="00B16890" w:rsidRDefault="00B16890" w:rsidP="00B16890">
      <w:pPr>
        <w:pStyle w:val="aa"/>
        <w:rPr>
          <w:rFonts w:ascii="黑体"/>
          <w:b/>
          <w:sz w:val="28"/>
          <w:lang w:eastAsia="zh-CN"/>
        </w:rPr>
      </w:pPr>
    </w:p>
    <w:p w14:paraId="412EAD2A" w14:textId="77777777" w:rsidR="00B16890" w:rsidRDefault="00B16890" w:rsidP="00B16890">
      <w:pPr>
        <w:pStyle w:val="aa"/>
        <w:rPr>
          <w:rFonts w:ascii="黑体"/>
          <w:b/>
          <w:sz w:val="28"/>
          <w:lang w:eastAsia="zh-CN"/>
        </w:rPr>
      </w:pPr>
    </w:p>
    <w:p w14:paraId="36B5E945" w14:textId="77777777" w:rsidR="00B16890" w:rsidRDefault="00B16890" w:rsidP="00B16890">
      <w:pPr>
        <w:pStyle w:val="aa"/>
        <w:rPr>
          <w:rFonts w:ascii="黑体"/>
          <w:b/>
          <w:sz w:val="28"/>
          <w:lang w:eastAsia="zh-CN"/>
        </w:rPr>
      </w:pPr>
    </w:p>
    <w:p w14:paraId="7BC2BAB4" w14:textId="77777777" w:rsidR="00B16890" w:rsidRDefault="00B16890" w:rsidP="00B16890">
      <w:pPr>
        <w:pStyle w:val="aa"/>
        <w:rPr>
          <w:rFonts w:ascii="黑体"/>
          <w:b/>
          <w:sz w:val="28"/>
          <w:lang w:eastAsia="zh-CN"/>
        </w:rPr>
      </w:pPr>
    </w:p>
    <w:p w14:paraId="788185E5" w14:textId="77777777" w:rsidR="00B16890" w:rsidRDefault="00B16890" w:rsidP="00B16890">
      <w:pPr>
        <w:pStyle w:val="aa"/>
        <w:rPr>
          <w:rFonts w:ascii="黑体" w:hint="eastAsia"/>
          <w:b/>
          <w:sz w:val="28"/>
          <w:lang w:eastAsia="zh-CN"/>
        </w:rPr>
      </w:pPr>
    </w:p>
    <w:p w14:paraId="1BFAA1CC" w14:textId="77777777" w:rsidR="00B16890" w:rsidRDefault="00B16890" w:rsidP="00B16890">
      <w:pPr>
        <w:rPr>
          <w:rFonts w:ascii="宋体" w:hAnsi="宋体"/>
        </w:rPr>
      </w:pPr>
      <w:r>
        <w:rPr>
          <w:rFonts w:ascii="宋体" w:hAnsi="宋体"/>
          <w:lang w:val="zh-CN"/>
        </w:rPr>
        <w:lastRenderedPageBreak/>
        <w:t>目录</w:t>
      </w:r>
    </w:p>
    <w:p w14:paraId="791DCF78" w14:textId="77777777" w:rsidR="00B16890" w:rsidRPr="004D50F3" w:rsidRDefault="00B16890" w:rsidP="00B16890">
      <w:pPr>
        <w:pStyle w:val="ad"/>
        <w:tabs>
          <w:tab w:val="right" w:leader="dot" w:pos="8296"/>
        </w:tabs>
        <w:ind w:firstLine="480"/>
        <w:rPr>
          <w:rFonts w:ascii="等线" w:eastAsia="等线" w:hAnsi="等线"/>
          <w:noProof/>
          <w:szCs w:val="22"/>
        </w:rPr>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hyperlink w:anchor="_Toc518417022" w:history="1">
        <w:r w:rsidRPr="00362C10">
          <w:rPr>
            <w:rStyle w:val="ac"/>
            <w:rFonts w:ascii="宋体" w:hAnsi="宋体"/>
            <w:noProof/>
          </w:rPr>
          <w:t>1.引言</w:t>
        </w:r>
        <w:r>
          <w:rPr>
            <w:noProof/>
            <w:webHidden/>
          </w:rPr>
          <w:tab/>
        </w:r>
        <w:r>
          <w:rPr>
            <w:noProof/>
            <w:webHidden/>
          </w:rPr>
          <w:fldChar w:fldCharType="begin"/>
        </w:r>
        <w:r>
          <w:rPr>
            <w:noProof/>
            <w:webHidden/>
          </w:rPr>
          <w:instrText xml:space="preserve"> PAGEREF _Toc518417022 \h </w:instrText>
        </w:r>
        <w:r>
          <w:rPr>
            <w:noProof/>
            <w:webHidden/>
          </w:rPr>
        </w:r>
        <w:r>
          <w:rPr>
            <w:noProof/>
            <w:webHidden/>
          </w:rPr>
          <w:fldChar w:fldCharType="separate"/>
        </w:r>
        <w:r>
          <w:rPr>
            <w:noProof/>
            <w:webHidden/>
          </w:rPr>
          <w:t>4</w:t>
        </w:r>
        <w:r>
          <w:rPr>
            <w:noProof/>
            <w:webHidden/>
          </w:rPr>
          <w:fldChar w:fldCharType="end"/>
        </w:r>
      </w:hyperlink>
    </w:p>
    <w:p w14:paraId="07AD2FEC" w14:textId="77777777" w:rsidR="00B16890" w:rsidRPr="004D50F3" w:rsidRDefault="00B16890" w:rsidP="00B16890">
      <w:pPr>
        <w:pStyle w:val="ad"/>
        <w:tabs>
          <w:tab w:val="right" w:leader="dot" w:pos="8296"/>
        </w:tabs>
        <w:rPr>
          <w:rFonts w:ascii="等线" w:eastAsia="等线" w:hAnsi="等线"/>
          <w:noProof/>
          <w:szCs w:val="22"/>
        </w:rPr>
      </w:pPr>
      <w:hyperlink w:anchor="_Toc518417023" w:history="1">
        <w:r w:rsidRPr="00362C10">
          <w:rPr>
            <w:rStyle w:val="ac"/>
            <w:rFonts w:ascii="宋体" w:hAnsi="宋体"/>
            <w:noProof/>
          </w:rPr>
          <w:t>1.1目的</w:t>
        </w:r>
        <w:r>
          <w:rPr>
            <w:noProof/>
            <w:webHidden/>
          </w:rPr>
          <w:tab/>
        </w:r>
        <w:r>
          <w:rPr>
            <w:noProof/>
            <w:webHidden/>
          </w:rPr>
          <w:fldChar w:fldCharType="begin"/>
        </w:r>
        <w:r>
          <w:rPr>
            <w:noProof/>
            <w:webHidden/>
          </w:rPr>
          <w:instrText xml:space="preserve"> PAGEREF _Toc518417023 \h </w:instrText>
        </w:r>
        <w:r>
          <w:rPr>
            <w:noProof/>
            <w:webHidden/>
          </w:rPr>
        </w:r>
        <w:r>
          <w:rPr>
            <w:noProof/>
            <w:webHidden/>
          </w:rPr>
          <w:fldChar w:fldCharType="separate"/>
        </w:r>
        <w:r>
          <w:rPr>
            <w:noProof/>
            <w:webHidden/>
          </w:rPr>
          <w:t>4</w:t>
        </w:r>
        <w:r>
          <w:rPr>
            <w:noProof/>
            <w:webHidden/>
          </w:rPr>
          <w:fldChar w:fldCharType="end"/>
        </w:r>
      </w:hyperlink>
    </w:p>
    <w:p w14:paraId="1A1437FE" w14:textId="77777777" w:rsidR="00B16890" w:rsidRPr="004D50F3" w:rsidRDefault="00B16890" w:rsidP="00B16890">
      <w:pPr>
        <w:pStyle w:val="ad"/>
        <w:tabs>
          <w:tab w:val="right" w:leader="dot" w:pos="8296"/>
        </w:tabs>
        <w:rPr>
          <w:rFonts w:ascii="等线" w:eastAsia="等线" w:hAnsi="等线"/>
          <w:noProof/>
          <w:szCs w:val="22"/>
        </w:rPr>
      </w:pPr>
      <w:hyperlink w:anchor="_Toc518417024" w:history="1">
        <w:r w:rsidRPr="00362C10">
          <w:rPr>
            <w:rStyle w:val="ac"/>
            <w:rFonts w:ascii="宋体" w:hAnsi="宋体"/>
            <w:noProof/>
          </w:rPr>
          <w:t>1.2文档约定</w:t>
        </w:r>
        <w:r>
          <w:rPr>
            <w:noProof/>
            <w:webHidden/>
          </w:rPr>
          <w:tab/>
        </w:r>
        <w:r>
          <w:rPr>
            <w:noProof/>
            <w:webHidden/>
          </w:rPr>
          <w:fldChar w:fldCharType="begin"/>
        </w:r>
        <w:r>
          <w:rPr>
            <w:noProof/>
            <w:webHidden/>
          </w:rPr>
          <w:instrText xml:space="preserve"> PAGEREF _Toc518417024 \h </w:instrText>
        </w:r>
        <w:r>
          <w:rPr>
            <w:noProof/>
            <w:webHidden/>
          </w:rPr>
        </w:r>
        <w:r>
          <w:rPr>
            <w:noProof/>
            <w:webHidden/>
          </w:rPr>
          <w:fldChar w:fldCharType="separate"/>
        </w:r>
        <w:r>
          <w:rPr>
            <w:noProof/>
            <w:webHidden/>
          </w:rPr>
          <w:t>4</w:t>
        </w:r>
        <w:r>
          <w:rPr>
            <w:noProof/>
            <w:webHidden/>
          </w:rPr>
          <w:fldChar w:fldCharType="end"/>
        </w:r>
      </w:hyperlink>
    </w:p>
    <w:p w14:paraId="14B4DB26" w14:textId="77777777" w:rsidR="00B16890" w:rsidRPr="004D50F3" w:rsidRDefault="00B16890" w:rsidP="00B16890">
      <w:pPr>
        <w:pStyle w:val="ad"/>
        <w:tabs>
          <w:tab w:val="right" w:leader="dot" w:pos="8296"/>
        </w:tabs>
        <w:rPr>
          <w:rFonts w:ascii="等线" w:eastAsia="等线" w:hAnsi="等线"/>
          <w:noProof/>
          <w:szCs w:val="22"/>
        </w:rPr>
      </w:pPr>
      <w:hyperlink w:anchor="_Toc518417025" w:history="1">
        <w:r w:rsidRPr="00362C10">
          <w:rPr>
            <w:rStyle w:val="ac"/>
            <w:rFonts w:ascii="宋体" w:hAnsi="宋体"/>
            <w:noProof/>
          </w:rPr>
          <w:t>1.3预期的读者和阅读建议</w:t>
        </w:r>
        <w:r>
          <w:rPr>
            <w:noProof/>
            <w:webHidden/>
          </w:rPr>
          <w:tab/>
        </w:r>
        <w:r>
          <w:rPr>
            <w:noProof/>
            <w:webHidden/>
          </w:rPr>
          <w:fldChar w:fldCharType="begin"/>
        </w:r>
        <w:r>
          <w:rPr>
            <w:noProof/>
            <w:webHidden/>
          </w:rPr>
          <w:instrText xml:space="preserve"> PAGEREF _Toc518417025 \h </w:instrText>
        </w:r>
        <w:r>
          <w:rPr>
            <w:noProof/>
            <w:webHidden/>
          </w:rPr>
        </w:r>
        <w:r>
          <w:rPr>
            <w:noProof/>
            <w:webHidden/>
          </w:rPr>
          <w:fldChar w:fldCharType="separate"/>
        </w:r>
        <w:r>
          <w:rPr>
            <w:noProof/>
            <w:webHidden/>
          </w:rPr>
          <w:t>4</w:t>
        </w:r>
        <w:r>
          <w:rPr>
            <w:noProof/>
            <w:webHidden/>
          </w:rPr>
          <w:fldChar w:fldCharType="end"/>
        </w:r>
      </w:hyperlink>
    </w:p>
    <w:p w14:paraId="79480C67" w14:textId="77777777" w:rsidR="00B16890" w:rsidRPr="004D50F3" w:rsidRDefault="00B16890" w:rsidP="00B16890">
      <w:pPr>
        <w:pStyle w:val="ad"/>
        <w:tabs>
          <w:tab w:val="right" w:leader="dot" w:pos="8296"/>
        </w:tabs>
        <w:rPr>
          <w:rFonts w:ascii="等线" w:eastAsia="等线" w:hAnsi="等线"/>
          <w:noProof/>
          <w:szCs w:val="22"/>
        </w:rPr>
      </w:pPr>
      <w:hyperlink w:anchor="_Toc518417026" w:history="1">
        <w:r w:rsidRPr="00362C10">
          <w:rPr>
            <w:rStyle w:val="ac"/>
            <w:rFonts w:ascii="宋体" w:hAnsi="宋体"/>
            <w:noProof/>
          </w:rPr>
          <w:t>1.4产品的范围</w:t>
        </w:r>
        <w:r>
          <w:rPr>
            <w:noProof/>
            <w:webHidden/>
          </w:rPr>
          <w:tab/>
        </w:r>
        <w:r>
          <w:rPr>
            <w:noProof/>
            <w:webHidden/>
          </w:rPr>
          <w:fldChar w:fldCharType="begin"/>
        </w:r>
        <w:r>
          <w:rPr>
            <w:noProof/>
            <w:webHidden/>
          </w:rPr>
          <w:instrText xml:space="preserve"> PAGEREF _Toc518417026 \h </w:instrText>
        </w:r>
        <w:r>
          <w:rPr>
            <w:noProof/>
            <w:webHidden/>
          </w:rPr>
        </w:r>
        <w:r>
          <w:rPr>
            <w:noProof/>
            <w:webHidden/>
          </w:rPr>
          <w:fldChar w:fldCharType="separate"/>
        </w:r>
        <w:r>
          <w:rPr>
            <w:noProof/>
            <w:webHidden/>
          </w:rPr>
          <w:t>5</w:t>
        </w:r>
        <w:r>
          <w:rPr>
            <w:noProof/>
            <w:webHidden/>
          </w:rPr>
          <w:fldChar w:fldCharType="end"/>
        </w:r>
      </w:hyperlink>
    </w:p>
    <w:p w14:paraId="5C10D62F" w14:textId="77777777" w:rsidR="00B16890" w:rsidRPr="004D50F3" w:rsidRDefault="00B16890" w:rsidP="00B16890">
      <w:pPr>
        <w:pStyle w:val="ad"/>
        <w:tabs>
          <w:tab w:val="right" w:leader="dot" w:pos="8296"/>
        </w:tabs>
        <w:rPr>
          <w:rFonts w:ascii="等线" w:eastAsia="等线" w:hAnsi="等线"/>
          <w:noProof/>
          <w:szCs w:val="22"/>
        </w:rPr>
      </w:pPr>
      <w:hyperlink w:anchor="_Toc518417027" w:history="1">
        <w:r w:rsidRPr="00362C10">
          <w:rPr>
            <w:rStyle w:val="ac"/>
            <w:rFonts w:ascii="宋体" w:hAnsi="宋体"/>
            <w:noProof/>
          </w:rPr>
          <w:t>1.5参考文献</w:t>
        </w:r>
        <w:r>
          <w:rPr>
            <w:noProof/>
            <w:webHidden/>
          </w:rPr>
          <w:tab/>
        </w:r>
        <w:r>
          <w:rPr>
            <w:noProof/>
            <w:webHidden/>
          </w:rPr>
          <w:fldChar w:fldCharType="begin"/>
        </w:r>
        <w:r>
          <w:rPr>
            <w:noProof/>
            <w:webHidden/>
          </w:rPr>
          <w:instrText xml:space="preserve"> PAGEREF _Toc518417027 \h </w:instrText>
        </w:r>
        <w:r>
          <w:rPr>
            <w:noProof/>
            <w:webHidden/>
          </w:rPr>
        </w:r>
        <w:r>
          <w:rPr>
            <w:noProof/>
            <w:webHidden/>
          </w:rPr>
          <w:fldChar w:fldCharType="separate"/>
        </w:r>
        <w:r>
          <w:rPr>
            <w:noProof/>
            <w:webHidden/>
          </w:rPr>
          <w:t>6</w:t>
        </w:r>
        <w:r>
          <w:rPr>
            <w:noProof/>
            <w:webHidden/>
          </w:rPr>
          <w:fldChar w:fldCharType="end"/>
        </w:r>
      </w:hyperlink>
    </w:p>
    <w:p w14:paraId="0CF5B234" w14:textId="77777777" w:rsidR="00B16890" w:rsidRPr="004D50F3" w:rsidRDefault="00B16890" w:rsidP="00B16890">
      <w:pPr>
        <w:pStyle w:val="ad"/>
        <w:tabs>
          <w:tab w:val="right" w:leader="dot" w:pos="8296"/>
        </w:tabs>
        <w:rPr>
          <w:rFonts w:ascii="等线" w:eastAsia="等线" w:hAnsi="等线"/>
          <w:noProof/>
          <w:szCs w:val="22"/>
        </w:rPr>
      </w:pPr>
      <w:hyperlink w:anchor="_Toc518417028" w:history="1">
        <w:r w:rsidRPr="00362C10">
          <w:rPr>
            <w:rStyle w:val="ac"/>
            <w:rFonts w:ascii="宋体" w:hAnsi="宋体"/>
            <w:noProof/>
          </w:rPr>
          <w:t>2. 综合描述</w:t>
        </w:r>
        <w:r>
          <w:rPr>
            <w:noProof/>
            <w:webHidden/>
          </w:rPr>
          <w:tab/>
        </w:r>
        <w:r>
          <w:rPr>
            <w:noProof/>
            <w:webHidden/>
          </w:rPr>
          <w:fldChar w:fldCharType="begin"/>
        </w:r>
        <w:r>
          <w:rPr>
            <w:noProof/>
            <w:webHidden/>
          </w:rPr>
          <w:instrText xml:space="preserve"> PAGEREF _Toc518417028 \h </w:instrText>
        </w:r>
        <w:r>
          <w:rPr>
            <w:noProof/>
            <w:webHidden/>
          </w:rPr>
        </w:r>
        <w:r>
          <w:rPr>
            <w:noProof/>
            <w:webHidden/>
          </w:rPr>
          <w:fldChar w:fldCharType="separate"/>
        </w:r>
        <w:r>
          <w:rPr>
            <w:noProof/>
            <w:webHidden/>
          </w:rPr>
          <w:t>6</w:t>
        </w:r>
        <w:r>
          <w:rPr>
            <w:noProof/>
            <w:webHidden/>
          </w:rPr>
          <w:fldChar w:fldCharType="end"/>
        </w:r>
      </w:hyperlink>
    </w:p>
    <w:p w14:paraId="48C2224C" w14:textId="77777777" w:rsidR="00B16890" w:rsidRPr="004D50F3" w:rsidRDefault="00B16890" w:rsidP="00B16890">
      <w:pPr>
        <w:pStyle w:val="ad"/>
        <w:tabs>
          <w:tab w:val="right" w:leader="dot" w:pos="8296"/>
        </w:tabs>
        <w:rPr>
          <w:rFonts w:ascii="等线" w:eastAsia="等线" w:hAnsi="等线"/>
          <w:noProof/>
          <w:szCs w:val="22"/>
        </w:rPr>
      </w:pPr>
      <w:hyperlink w:anchor="_Toc518417029" w:history="1">
        <w:r w:rsidRPr="00362C10">
          <w:rPr>
            <w:rStyle w:val="ac"/>
            <w:rFonts w:ascii="宋体" w:hAnsi="宋体"/>
            <w:noProof/>
          </w:rPr>
          <w:t>2.1 产品的前景</w:t>
        </w:r>
        <w:r>
          <w:rPr>
            <w:noProof/>
            <w:webHidden/>
          </w:rPr>
          <w:tab/>
        </w:r>
        <w:r>
          <w:rPr>
            <w:noProof/>
            <w:webHidden/>
          </w:rPr>
          <w:fldChar w:fldCharType="begin"/>
        </w:r>
        <w:r>
          <w:rPr>
            <w:noProof/>
            <w:webHidden/>
          </w:rPr>
          <w:instrText xml:space="preserve"> PAGEREF _Toc518417029 \h </w:instrText>
        </w:r>
        <w:r>
          <w:rPr>
            <w:noProof/>
            <w:webHidden/>
          </w:rPr>
        </w:r>
        <w:r>
          <w:rPr>
            <w:noProof/>
            <w:webHidden/>
          </w:rPr>
          <w:fldChar w:fldCharType="separate"/>
        </w:r>
        <w:r>
          <w:rPr>
            <w:noProof/>
            <w:webHidden/>
          </w:rPr>
          <w:t>6</w:t>
        </w:r>
        <w:r>
          <w:rPr>
            <w:noProof/>
            <w:webHidden/>
          </w:rPr>
          <w:fldChar w:fldCharType="end"/>
        </w:r>
      </w:hyperlink>
    </w:p>
    <w:p w14:paraId="5AAA9A4B" w14:textId="77777777" w:rsidR="00B16890" w:rsidRPr="004D50F3" w:rsidRDefault="00B16890" w:rsidP="00B16890">
      <w:pPr>
        <w:pStyle w:val="ad"/>
        <w:tabs>
          <w:tab w:val="right" w:leader="dot" w:pos="8296"/>
        </w:tabs>
        <w:rPr>
          <w:rFonts w:ascii="等线" w:eastAsia="等线" w:hAnsi="等线"/>
          <w:noProof/>
          <w:szCs w:val="22"/>
        </w:rPr>
      </w:pPr>
      <w:hyperlink w:anchor="_Toc518417030" w:history="1">
        <w:r w:rsidRPr="00362C10">
          <w:rPr>
            <w:rStyle w:val="ac"/>
            <w:rFonts w:ascii="宋体" w:hAnsi="宋体"/>
            <w:noProof/>
          </w:rPr>
          <w:t>2.2 产品的功能</w:t>
        </w:r>
        <w:r>
          <w:rPr>
            <w:noProof/>
            <w:webHidden/>
          </w:rPr>
          <w:tab/>
        </w:r>
        <w:r>
          <w:rPr>
            <w:noProof/>
            <w:webHidden/>
          </w:rPr>
          <w:fldChar w:fldCharType="begin"/>
        </w:r>
        <w:r>
          <w:rPr>
            <w:noProof/>
            <w:webHidden/>
          </w:rPr>
          <w:instrText xml:space="preserve"> PAGEREF _Toc518417030 \h </w:instrText>
        </w:r>
        <w:r>
          <w:rPr>
            <w:noProof/>
            <w:webHidden/>
          </w:rPr>
        </w:r>
        <w:r>
          <w:rPr>
            <w:noProof/>
            <w:webHidden/>
          </w:rPr>
          <w:fldChar w:fldCharType="separate"/>
        </w:r>
        <w:r>
          <w:rPr>
            <w:noProof/>
            <w:webHidden/>
          </w:rPr>
          <w:t>6</w:t>
        </w:r>
        <w:r>
          <w:rPr>
            <w:noProof/>
            <w:webHidden/>
          </w:rPr>
          <w:fldChar w:fldCharType="end"/>
        </w:r>
      </w:hyperlink>
    </w:p>
    <w:p w14:paraId="5DEE2389" w14:textId="77777777" w:rsidR="00B16890" w:rsidRPr="004D50F3" w:rsidRDefault="00B16890" w:rsidP="00B16890">
      <w:pPr>
        <w:pStyle w:val="ad"/>
        <w:tabs>
          <w:tab w:val="right" w:leader="dot" w:pos="8296"/>
        </w:tabs>
        <w:rPr>
          <w:rFonts w:ascii="等线" w:eastAsia="等线" w:hAnsi="等线"/>
          <w:noProof/>
          <w:szCs w:val="22"/>
        </w:rPr>
      </w:pPr>
      <w:hyperlink w:anchor="_Toc518417031" w:history="1">
        <w:r w:rsidRPr="00362C10">
          <w:rPr>
            <w:rStyle w:val="ac"/>
            <w:rFonts w:ascii="宋体" w:hAnsi="宋体"/>
            <w:noProof/>
          </w:rPr>
          <w:t>2.3 用户类和特征</w:t>
        </w:r>
        <w:r>
          <w:rPr>
            <w:noProof/>
            <w:webHidden/>
          </w:rPr>
          <w:tab/>
        </w:r>
        <w:r>
          <w:rPr>
            <w:noProof/>
            <w:webHidden/>
          </w:rPr>
          <w:fldChar w:fldCharType="begin"/>
        </w:r>
        <w:r>
          <w:rPr>
            <w:noProof/>
            <w:webHidden/>
          </w:rPr>
          <w:instrText xml:space="preserve"> PAGEREF _Toc518417031 \h </w:instrText>
        </w:r>
        <w:r>
          <w:rPr>
            <w:noProof/>
            <w:webHidden/>
          </w:rPr>
        </w:r>
        <w:r>
          <w:rPr>
            <w:noProof/>
            <w:webHidden/>
          </w:rPr>
          <w:fldChar w:fldCharType="separate"/>
        </w:r>
        <w:r>
          <w:rPr>
            <w:noProof/>
            <w:webHidden/>
          </w:rPr>
          <w:t>7</w:t>
        </w:r>
        <w:r>
          <w:rPr>
            <w:noProof/>
            <w:webHidden/>
          </w:rPr>
          <w:fldChar w:fldCharType="end"/>
        </w:r>
      </w:hyperlink>
    </w:p>
    <w:p w14:paraId="13D61504" w14:textId="77777777" w:rsidR="00B16890" w:rsidRPr="004D50F3" w:rsidRDefault="00B16890" w:rsidP="00B16890">
      <w:pPr>
        <w:pStyle w:val="ad"/>
        <w:tabs>
          <w:tab w:val="right" w:leader="dot" w:pos="8296"/>
        </w:tabs>
        <w:rPr>
          <w:rFonts w:ascii="等线" w:eastAsia="等线" w:hAnsi="等线"/>
          <w:noProof/>
          <w:szCs w:val="22"/>
        </w:rPr>
      </w:pPr>
      <w:hyperlink w:anchor="_Toc518417032" w:history="1">
        <w:r w:rsidRPr="00362C10">
          <w:rPr>
            <w:rStyle w:val="ac"/>
            <w:rFonts w:ascii="宋体" w:hAnsi="宋体"/>
            <w:noProof/>
          </w:rPr>
          <w:t>2.4 运行环境</w:t>
        </w:r>
        <w:r>
          <w:rPr>
            <w:noProof/>
            <w:webHidden/>
          </w:rPr>
          <w:tab/>
        </w:r>
        <w:r>
          <w:rPr>
            <w:noProof/>
            <w:webHidden/>
          </w:rPr>
          <w:fldChar w:fldCharType="begin"/>
        </w:r>
        <w:r>
          <w:rPr>
            <w:noProof/>
            <w:webHidden/>
          </w:rPr>
          <w:instrText xml:space="preserve"> PAGEREF _Toc518417032 \h </w:instrText>
        </w:r>
        <w:r>
          <w:rPr>
            <w:noProof/>
            <w:webHidden/>
          </w:rPr>
        </w:r>
        <w:r>
          <w:rPr>
            <w:noProof/>
            <w:webHidden/>
          </w:rPr>
          <w:fldChar w:fldCharType="separate"/>
        </w:r>
        <w:r>
          <w:rPr>
            <w:noProof/>
            <w:webHidden/>
          </w:rPr>
          <w:t>8</w:t>
        </w:r>
        <w:r>
          <w:rPr>
            <w:noProof/>
            <w:webHidden/>
          </w:rPr>
          <w:fldChar w:fldCharType="end"/>
        </w:r>
      </w:hyperlink>
    </w:p>
    <w:p w14:paraId="16F0F08E" w14:textId="77777777" w:rsidR="00B16890" w:rsidRPr="004D50F3" w:rsidRDefault="00B16890" w:rsidP="00B16890">
      <w:pPr>
        <w:pStyle w:val="ad"/>
        <w:tabs>
          <w:tab w:val="right" w:leader="dot" w:pos="8296"/>
        </w:tabs>
        <w:rPr>
          <w:rFonts w:ascii="等线" w:eastAsia="等线" w:hAnsi="等线"/>
          <w:noProof/>
          <w:szCs w:val="22"/>
        </w:rPr>
      </w:pPr>
      <w:hyperlink w:anchor="_Toc518417033" w:history="1">
        <w:r w:rsidRPr="00362C10">
          <w:rPr>
            <w:rStyle w:val="ac"/>
            <w:rFonts w:ascii="宋体" w:hAnsi="宋体"/>
            <w:noProof/>
          </w:rPr>
          <w:t>2.5设计和实现上的限制</w:t>
        </w:r>
        <w:r>
          <w:rPr>
            <w:noProof/>
            <w:webHidden/>
          </w:rPr>
          <w:tab/>
        </w:r>
        <w:r>
          <w:rPr>
            <w:noProof/>
            <w:webHidden/>
          </w:rPr>
          <w:fldChar w:fldCharType="begin"/>
        </w:r>
        <w:r>
          <w:rPr>
            <w:noProof/>
            <w:webHidden/>
          </w:rPr>
          <w:instrText xml:space="preserve"> PAGEREF _Toc518417033 \h </w:instrText>
        </w:r>
        <w:r>
          <w:rPr>
            <w:noProof/>
            <w:webHidden/>
          </w:rPr>
        </w:r>
        <w:r>
          <w:rPr>
            <w:noProof/>
            <w:webHidden/>
          </w:rPr>
          <w:fldChar w:fldCharType="separate"/>
        </w:r>
        <w:r>
          <w:rPr>
            <w:noProof/>
            <w:webHidden/>
          </w:rPr>
          <w:t>9</w:t>
        </w:r>
        <w:r>
          <w:rPr>
            <w:noProof/>
            <w:webHidden/>
          </w:rPr>
          <w:fldChar w:fldCharType="end"/>
        </w:r>
      </w:hyperlink>
    </w:p>
    <w:p w14:paraId="3449309B" w14:textId="77777777" w:rsidR="00B16890" w:rsidRPr="004D50F3" w:rsidRDefault="00B16890" w:rsidP="00B16890">
      <w:pPr>
        <w:pStyle w:val="ad"/>
        <w:tabs>
          <w:tab w:val="right" w:leader="dot" w:pos="8296"/>
        </w:tabs>
        <w:rPr>
          <w:rFonts w:ascii="等线" w:eastAsia="等线" w:hAnsi="等线"/>
          <w:noProof/>
          <w:szCs w:val="22"/>
        </w:rPr>
      </w:pPr>
      <w:hyperlink w:anchor="_Toc518417034" w:history="1">
        <w:r w:rsidRPr="00362C10">
          <w:rPr>
            <w:rStyle w:val="ac"/>
            <w:rFonts w:ascii="宋体" w:hAnsi="宋体"/>
            <w:noProof/>
          </w:rPr>
          <w:t>2.6 假设和依赖</w:t>
        </w:r>
        <w:r>
          <w:rPr>
            <w:noProof/>
            <w:webHidden/>
          </w:rPr>
          <w:tab/>
        </w:r>
        <w:r>
          <w:rPr>
            <w:noProof/>
            <w:webHidden/>
          </w:rPr>
          <w:fldChar w:fldCharType="begin"/>
        </w:r>
        <w:r>
          <w:rPr>
            <w:noProof/>
            <w:webHidden/>
          </w:rPr>
          <w:instrText xml:space="preserve"> PAGEREF _Toc518417034 \h </w:instrText>
        </w:r>
        <w:r>
          <w:rPr>
            <w:noProof/>
            <w:webHidden/>
          </w:rPr>
        </w:r>
        <w:r>
          <w:rPr>
            <w:noProof/>
            <w:webHidden/>
          </w:rPr>
          <w:fldChar w:fldCharType="separate"/>
        </w:r>
        <w:r>
          <w:rPr>
            <w:noProof/>
            <w:webHidden/>
          </w:rPr>
          <w:t>10</w:t>
        </w:r>
        <w:r>
          <w:rPr>
            <w:noProof/>
            <w:webHidden/>
          </w:rPr>
          <w:fldChar w:fldCharType="end"/>
        </w:r>
      </w:hyperlink>
    </w:p>
    <w:p w14:paraId="76DA8CE9" w14:textId="77777777" w:rsidR="00B16890" w:rsidRPr="004D50F3" w:rsidRDefault="00B16890" w:rsidP="00B16890">
      <w:pPr>
        <w:pStyle w:val="ad"/>
        <w:tabs>
          <w:tab w:val="right" w:leader="dot" w:pos="8296"/>
        </w:tabs>
        <w:rPr>
          <w:rFonts w:ascii="等线" w:eastAsia="等线" w:hAnsi="等线"/>
          <w:noProof/>
          <w:szCs w:val="22"/>
        </w:rPr>
      </w:pPr>
      <w:hyperlink w:anchor="_Toc518417035" w:history="1">
        <w:r w:rsidRPr="00362C10">
          <w:rPr>
            <w:rStyle w:val="ac"/>
            <w:rFonts w:ascii="宋体" w:hAnsi="宋体"/>
            <w:noProof/>
          </w:rPr>
          <w:t>3.外部接口需求</w:t>
        </w:r>
        <w:r>
          <w:rPr>
            <w:noProof/>
            <w:webHidden/>
          </w:rPr>
          <w:tab/>
        </w:r>
        <w:r>
          <w:rPr>
            <w:noProof/>
            <w:webHidden/>
          </w:rPr>
          <w:fldChar w:fldCharType="begin"/>
        </w:r>
        <w:r>
          <w:rPr>
            <w:noProof/>
            <w:webHidden/>
          </w:rPr>
          <w:instrText xml:space="preserve"> PAGEREF _Toc518417035 \h </w:instrText>
        </w:r>
        <w:r>
          <w:rPr>
            <w:noProof/>
            <w:webHidden/>
          </w:rPr>
        </w:r>
        <w:r>
          <w:rPr>
            <w:noProof/>
            <w:webHidden/>
          </w:rPr>
          <w:fldChar w:fldCharType="separate"/>
        </w:r>
        <w:r>
          <w:rPr>
            <w:noProof/>
            <w:webHidden/>
          </w:rPr>
          <w:t>11</w:t>
        </w:r>
        <w:r>
          <w:rPr>
            <w:noProof/>
            <w:webHidden/>
          </w:rPr>
          <w:fldChar w:fldCharType="end"/>
        </w:r>
      </w:hyperlink>
    </w:p>
    <w:p w14:paraId="395CC859" w14:textId="77777777" w:rsidR="00B16890" w:rsidRPr="004D50F3" w:rsidRDefault="00B16890" w:rsidP="00B16890">
      <w:pPr>
        <w:pStyle w:val="ad"/>
        <w:tabs>
          <w:tab w:val="right" w:leader="dot" w:pos="8296"/>
        </w:tabs>
        <w:rPr>
          <w:rFonts w:ascii="等线" w:eastAsia="等线" w:hAnsi="等线"/>
          <w:noProof/>
          <w:szCs w:val="22"/>
        </w:rPr>
      </w:pPr>
      <w:hyperlink w:anchor="_Toc518417036" w:history="1">
        <w:r w:rsidRPr="00362C10">
          <w:rPr>
            <w:rStyle w:val="ac"/>
            <w:rFonts w:ascii="宋体" w:hAnsi="宋体"/>
            <w:noProof/>
          </w:rPr>
          <w:t>3.1 用户界面</w:t>
        </w:r>
        <w:r>
          <w:rPr>
            <w:noProof/>
            <w:webHidden/>
          </w:rPr>
          <w:tab/>
        </w:r>
        <w:r>
          <w:rPr>
            <w:noProof/>
            <w:webHidden/>
          </w:rPr>
          <w:fldChar w:fldCharType="begin"/>
        </w:r>
        <w:r>
          <w:rPr>
            <w:noProof/>
            <w:webHidden/>
          </w:rPr>
          <w:instrText xml:space="preserve"> PAGEREF _Toc518417036 \h </w:instrText>
        </w:r>
        <w:r>
          <w:rPr>
            <w:noProof/>
            <w:webHidden/>
          </w:rPr>
        </w:r>
        <w:r>
          <w:rPr>
            <w:noProof/>
            <w:webHidden/>
          </w:rPr>
          <w:fldChar w:fldCharType="separate"/>
        </w:r>
        <w:r>
          <w:rPr>
            <w:noProof/>
            <w:webHidden/>
          </w:rPr>
          <w:t>11</w:t>
        </w:r>
        <w:r>
          <w:rPr>
            <w:noProof/>
            <w:webHidden/>
          </w:rPr>
          <w:fldChar w:fldCharType="end"/>
        </w:r>
      </w:hyperlink>
    </w:p>
    <w:p w14:paraId="377EC1FE" w14:textId="77777777" w:rsidR="00B16890" w:rsidRPr="004D50F3" w:rsidRDefault="00B16890" w:rsidP="00B16890">
      <w:pPr>
        <w:pStyle w:val="ad"/>
        <w:tabs>
          <w:tab w:val="right" w:leader="dot" w:pos="8296"/>
        </w:tabs>
        <w:rPr>
          <w:rFonts w:ascii="等线" w:eastAsia="等线" w:hAnsi="等线"/>
          <w:noProof/>
          <w:szCs w:val="22"/>
        </w:rPr>
      </w:pPr>
      <w:hyperlink w:anchor="_Toc518417037" w:history="1">
        <w:r w:rsidRPr="00362C10">
          <w:rPr>
            <w:rStyle w:val="ac"/>
            <w:rFonts w:ascii="宋体" w:hAnsi="宋体"/>
            <w:noProof/>
          </w:rPr>
          <w:t>3.2 硬件接口</w:t>
        </w:r>
        <w:r>
          <w:rPr>
            <w:noProof/>
            <w:webHidden/>
          </w:rPr>
          <w:tab/>
        </w:r>
        <w:r>
          <w:rPr>
            <w:noProof/>
            <w:webHidden/>
          </w:rPr>
          <w:fldChar w:fldCharType="begin"/>
        </w:r>
        <w:r>
          <w:rPr>
            <w:noProof/>
            <w:webHidden/>
          </w:rPr>
          <w:instrText xml:space="preserve"> PAGEREF _Toc518417037 \h </w:instrText>
        </w:r>
        <w:r>
          <w:rPr>
            <w:noProof/>
            <w:webHidden/>
          </w:rPr>
        </w:r>
        <w:r>
          <w:rPr>
            <w:noProof/>
            <w:webHidden/>
          </w:rPr>
          <w:fldChar w:fldCharType="separate"/>
        </w:r>
        <w:r>
          <w:rPr>
            <w:noProof/>
            <w:webHidden/>
          </w:rPr>
          <w:t>11</w:t>
        </w:r>
        <w:r>
          <w:rPr>
            <w:noProof/>
            <w:webHidden/>
          </w:rPr>
          <w:fldChar w:fldCharType="end"/>
        </w:r>
      </w:hyperlink>
    </w:p>
    <w:p w14:paraId="14E507F1" w14:textId="77777777" w:rsidR="00B16890" w:rsidRPr="004D50F3" w:rsidRDefault="00B16890" w:rsidP="00B16890">
      <w:pPr>
        <w:pStyle w:val="ad"/>
        <w:tabs>
          <w:tab w:val="right" w:leader="dot" w:pos="8296"/>
        </w:tabs>
        <w:rPr>
          <w:rFonts w:ascii="等线" w:eastAsia="等线" w:hAnsi="等线"/>
          <w:noProof/>
          <w:szCs w:val="22"/>
        </w:rPr>
      </w:pPr>
      <w:hyperlink w:anchor="_Toc518417038" w:history="1">
        <w:r w:rsidRPr="00362C10">
          <w:rPr>
            <w:rStyle w:val="ac"/>
            <w:rFonts w:ascii="宋体" w:hAnsi="宋体"/>
            <w:noProof/>
          </w:rPr>
          <w:t>3.3 软件接口</w:t>
        </w:r>
        <w:r>
          <w:rPr>
            <w:noProof/>
            <w:webHidden/>
          </w:rPr>
          <w:tab/>
        </w:r>
        <w:r>
          <w:rPr>
            <w:noProof/>
            <w:webHidden/>
          </w:rPr>
          <w:fldChar w:fldCharType="begin"/>
        </w:r>
        <w:r>
          <w:rPr>
            <w:noProof/>
            <w:webHidden/>
          </w:rPr>
          <w:instrText xml:space="preserve"> PAGEREF _Toc518417038 \h </w:instrText>
        </w:r>
        <w:r>
          <w:rPr>
            <w:noProof/>
            <w:webHidden/>
          </w:rPr>
        </w:r>
        <w:r>
          <w:rPr>
            <w:noProof/>
            <w:webHidden/>
          </w:rPr>
          <w:fldChar w:fldCharType="separate"/>
        </w:r>
        <w:r>
          <w:rPr>
            <w:noProof/>
            <w:webHidden/>
          </w:rPr>
          <w:t>11</w:t>
        </w:r>
        <w:r>
          <w:rPr>
            <w:noProof/>
            <w:webHidden/>
          </w:rPr>
          <w:fldChar w:fldCharType="end"/>
        </w:r>
      </w:hyperlink>
    </w:p>
    <w:p w14:paraId="316E53C9" w14:textId="77777777" w:rsidR="00B16890" w:rsidRPr="004D50F3" w:rsidRDefault="00B16890" w:rsidP="00B16890">
      <w:pPr>
        <w:pStyle w:val="ad"/>
        <w:tabs>
          <w:tab w:val="right" w:leader="dot" w:pos="8296"/>
        </w:tabs>
        <w:rPr>
          <w:rFonts w:ascii="等线" w:eastAsia="等线" w:hAnsi="等线"/>
          <w:noProof/>
          <w:szCs w:val="22"/>
        </w:rPr>
      </w:pPr>
      <w:hyperlink w:anchor="_Toc518417039" w:history="1">
        <w:r w:rsidRPr="00362C10">
          <w:rPr>
            <w:rStyle w:val="ac"/>
            <w:rFonts w:ascii="宋体" w:hAnsi="宋体"/>
            <w:noProof/>
          </w:rPr>
          <w:t>3.4 通信接口</w:t>
        </w:r>
        <w:r>
          <w:rPr>
            <w:noProof/>
            <w:webHidden/>
          </w:rPr>
          <w:tab/>
        </w:r>
        <w:r>
          <w:rPr>
            <w:noProof/>
            <w:webHidden/>
          </w:rPr>
          <w:fldChar w:fldCharType="begin"/>
        </w:r>
        <w:r>
          <w:rPr>
            <w:noProof/>
            <w:webHidden/>
          </w:rPr>
          <w:instrText xml:space="preserve"> PAGEREF _Toc518417039 \h </w:instrText>
        </w:r>
        <w:r>
          <w:rPr>
            <w:noProof/>
            <w:webHidden/>
          </w:rPr>
        </w:r>
        <w:r>
          <w:rPr>
            <w:noProof/>
            <w:webHidden/>
          </w:rPr>
          <w:fldChar w:fldCharType="separate"/>
        </w:r>
        <w:r>
          <w:rPr>
            <w:noProof/>
            <w:webHidden/>
          </w:rPr>
          <w:t>12</w:t>
        </w:r>
        <w:r>
          <w:rPr>
            <w:noProof/>
            <w:webHidden/>
          </w:rPr>
          <w:fldChar w:fldCharType="end"/>
        </w:r>
      </w:hyperlink>
    </w:p>
    <w:p w14:paraId="70911870" w14:textId="77777777" w:rsidR="00B16890" w:rsidRPr="004D50F3" w:rsidRDefault="00B16890" w:rsidP="00B16890">
      <w:pPr>
        <w:pStyle w:val="ad"/>
        <w:tabs>
          <w:tab w:val="right" w:leader="dot" w:pos="8296"/>
        </w:tabs>
        <w:rPr>
          <w:rFonts w:ascii="等线" w:eastAsia="等线" w:hAnsi="等线"/>
          <w:noProof/>
          <w:szCs w:val="22"/>
        </w:rPr>
      </w:pPr>
      <w:hyperlink w:anchor="_Toc518417040" w:history="1">
        <w:r w:rsidRPr="00362C10">
          <w:rPr>
            <w:rStyle w:val="ac"/>
            <w:rFonts w:ascii="宋体" w:hAnsi="宋体"/>
            <w:noProof/>
          </w:rPr>
          <w:t>4.系统特性</w:t>
        </w:r>
        <w:r>
          <w:rPr>
            <w:noProof/>
            <w:webHidden/>
          </w:rPr>
          <w:tab/>
        </w:r>
        <w:r>
          <w:rPr>
            <w:noProof/>
            <w:webHidden/>
          </w:rPr>
          <w:fldChar w:fldCharType="begin"/>
        </w:r>
        <w:r>
          <w:rPr>
            <w:noProof/>
            <w:webHidden/>
          </w:rPr>
          <w:instrText xml:space="preserve"> PAGEREF _Toc518417040 \h </w:instrText>
        </w:r>
        <w:r>
          <w:rPr>
            <w:noProof/>
            <w:webHidden/>
          </w:rPr>
        </w:r>
        <w:r>
          <w:rPr>
            <w:noProof/>
            <w:webHidden/>
          </w:rPr>
          <w:fldChar w:fldCharType="separate"/>
        </w:r>
        <w:r>
          <w:rPr>
            <w:noProof/>
            <w:webHidden/>
          </w:rPr>
          <w:t>12</w:t>
        </w:r>
        <w:r>
          <w:rPr>
            <w:noProof/>
            <w:webHidden/>
          </w:rPr>
          <w:fldChar w:fldCharType="end"/>
        </w:r>
      </w:hyperlink>
    </w:p>
    <w:p w14:paraId="09637967" w14:textId="77777777" w:rsidR="00B16890" w:rsidRPr="004D50F3" w:rsidRDefault="00B16890" w:rsidP="00B16890">
      <w:pPr>
        <w:pStyle w:val="ad"/>
        <w:tabs>
          <w:tab w:val="right" w:leader="dot" w:pos="8296"/>
        </w:tabs>
        <w:rPr>
          <w:rFonts w:ascii="等线" w:eastAsia="等线" w:hAnsi="等线"/>
          <w:noProof/>
          <w:szCs w:val="22"/>
        </w:rPr>
      </w:pPr>
      <w:hyperlink w:anchor="_Toc518417041" w:history="1">
        <w:r w:rsidRPr="00362C10">
          <w:rPr>
            <w:rStyle w:val="ac"/>
            <w:rFonts w:ascii="宋体" w:hAnsi="宋体"/>
            <w:noProof/>
          </w:rPr>
          <w:t>4.1领导子系统</w:t>
        </w:r>
        <w:r>
          <w:rPr>
            <w:noProof/>
            <w:webHidden/>
          </w:rPr>
          <w:tab/>
        </w:r>
        <w:r>
          <w:rPr>
            <w:noProof/>
            <w:webHidden/>
          </w:rPr>
          <w:fldChar w:fldCharType="begin"/>
        </w:r>
        <w:r>
          <w:rPr>
            <w:noProof/>
            <w:webHidden/>
          </w:rPr>
          <w:instrText xml:space="preserve"> PAGEREF _Toc518417041 \h </w:instrText>
        </w:r>
        <w:r>
          <w:rPr>
            <w:noProof/>
            <w:webHidden/>
          </w:rPr>
        </w:r>
        <w:r>
          <w:rPr>
            <w:noProof/>
            <w:webHidden/>
          </w:rPr>
          <w:fldChar w:fldCharType="separate"/>
        </w:r>
        <w:r>
          <w:rPr>
            <w:noProof/>
            <w:webHidden/>
          </w:rPr>
          <w:t>12</w:t>
        </w:r>
        <w:r>
          <w:rPr>
            <w:noProof/>
            <w:webHidden/>
          </w:rPr>
          <w:fldChar w:fldCharType="end"/>
        </w:r>
      </w:hyperlink>
    </w:p>
    <w:p w14:paraId="48350982" w14:textId="77777777" w:rsidR="00B16890" w:rsidRPr="004D50F3" w:rsidRDefault="00B16890" w:rsidP="00B16890">
      <w:pPr>
        <w:pStyle w:val="ad"/>
        <w:tabs>
          <w:tab w:val="right" w:leader="dot" w:pos="8296"/>
        </w:tabs>
        <w:rPr>
          <w:rFonts w:ascii="等线" w:eastAsia="等线" w:hAnsi="等线"/>
          <w:noProof/>
          <w:szCs w:val="22"/>
        </w:rPr>
      </w:pPr>
      <w:hyperlink w:anchor="_Toc518417042" w:history="1">
        <w:r w:rsidRPr="00362C10">
          <w:rPr>
            <w:rStyle w:val="ac"/>
            <w:rFonts w:ascii="宋体" w:hAnsi="宋体"/>
            <w:noProof/>
          </w:rPr>
          <w:t>4.1.1 说明和优先级</w:t>
        </w:r>
        <w:r>
          <w:rPr>
            <w:noProof/>
            <w:webHidden/>
          </w:rPr>
          <w:tab/>
        </w:r>
        <w:r>
          <w:rPr>
            <w:noProof/>
            <w:webHidden/>
          </w:rPr>
          <w:fldChar w:fldCharType="begin"/>
        </w:r>
        <w:r>
          <w:rPr>
            <w:noProof/>
            <w:webHidden/>
          </w:rPr>
          <w:instrText xml:space="preserve"> PAGEREF _Toc518417042 \h </w:instrText>
        </w:r>
        <w:r>
          <w:rPr>
            <w:noProof/>
            <w:webHidden/>
          </w:rPr>
        </w:r>
        <w:r>
          <w:rPr>
            <w:noProof/>
            <w:webHidden/>
          </w:rPr>
          <w:fldChar w:fldCharType="separate"/>
        </w:r>
        <w:r>
          <w:rPr>
            <w:noProof/>
            <w:webHidden/>
          </w:rPr>
          <w:t>12</w:t>
        </w:r>
        <w:r>
          <w:rPr>
            <w:noProof/>
            <w:webHidden/>
          </w:rPr>
          <w:fldChar w:fldCharType="end"/>
        </w:r>
      </w:hyperlink>
    </w:p>
    <w:p w14:paraId="35BA96B2" w14:textId="77777777" w:rsidR="00B16890" w:rsidRPr="004D50F3" w:rsidRDefault="00B16890" w:rsidP="00B16890">
      <w:pPr>
        <w:pStyle w:val="ad"/>
        <w:tabs>
          <w:tab w:val="right" w:leader="dot" w:pos="8296"/>
        </w:tabs>
        <w:rPr>
          <w:rFonts w:ascii="等线" w:eastAsia="等线" w:hAnsi="等线"/>
          <w:noProof/>
          <w:szCs w:val="22"/>
        </w:rPr>
      </w:pPr>
      <w:hyperlink w:anchor="_Toc518417043" w:history="1">
        <w:r w:rsidRPr="00362C10">
          <w:rPr>
            <w:rStyle w:val="ac"/>
            <w:rFonts w:ascii="宋体" w:hAnsi="宋体"/>
            <w:noProof/>
          </w:rPr>
          <w:t>4.1.2激励/响应序列</w:t>
        </w:r>
        <w:r>
          <w:rPr>
            <w:noProof/>
            <w:webHidden/>
          </w:rPr>
          <w:tab/>
        </w:r>
        <w:r>
          <w:rPr>
            <w:noProof/>
            <w:webHidden/>
          </w:rPr>
          <w:fldChar w:fldCharType="begin"/>
        </w:r>
        <w:r>
          <w:rPr>
            <w:noProof/>
            <w:webHidden/>
          </w:rPr>
          <w:instrText xml:space="preserve"> PAGEREF _Toc518417043 \h </w:instrText>
        </w:r>
        <w:r>
          <w:rPr>
            <w:noProof/>
            <w:webHidden/>
          </w:rPr>
        </w:r>
        <w:r>
          <w:rPr>
            <w:noProof/>
            <w:webHidden/>
          </w:rPr>
          <w:fldChar w:fldCharType="separate"/>
        </w:r>
        <w:r>
          <w:rPr>
            <w:noProof/>
            <w:webHidden/>
          </w:rPr>
          <w:t>13</w:t>
        </w:r>
        <w:r>
          <w:rPr>
            <w:noProof/>
            <w:webHidden/>
          </w:rPr>
          <w:fldChar w:fldCharType="end"/>
        </w:r>
      </w:hyperlink>
    </w:p>
    <w:p w14:paraId="5233F5AB" w14:textId="77777777" w:rsidR="00B16890" w:rsidRPr="004D50F3" w:rsidRDefault="00B16890" w:rsidP="00B16890">
      <w:pPr>
        <w:pStyle w:val="ad"/>
        <w:tabs>
          <w:tab w:val="right" w:leader="dot" w:pos="8296"/>
        </w:tabs>
        <w:rPr>
          <w:rFonts w:ascii="等线" w:eastAsia="等线" w:hAnsi="等线"/>
          <w:noProof/>
          <w:szCs w:val="22"/>
        </w:rPr>
      </w:pPr>
      <w:hyperlink w:anchor="_Toc518417044" w:history="1">
        <w:r w:rsidRPr="00362C10">
          <w:rPr>
            <w:rStyle w:val="ac"/>
            <w:rFonts w:ascii="宋体" w:hAnsi="宋体"/>
            <w:noProof/>
          </w:rPr>
          <w:t>4.1.3 功能需求</w:t>
        </w:r>
        <w:r>
          <w:rPr>
            <w:noProof/>
            <w:webHidden/>
          </w:rPr>
          <w:tab/>
        </w:r>
        <w:r>
          <w:rPr>
            <w:noProof/>
            <w:webHidden/>
          </w:rPr>
          <w:fldChar w:fldCharType="begin"/>
        </w:r>
        <w:r>
          <w:rPr>
            <w:noProof/>
            <w:webHidden/>
          </w:rPr>
          <w:instrText xml:space="preserve"> PAGEREF _Toc518417044 \h </w:instrText>
        </w:r>
        <w:r>
          <w:rPr>
            <w:noProof/>
            <w:webHidden/>
          </w:rPr>
        </w:r>
        <w:r>
          <w:rPr>
            <w:noProof/>
            <w:webHidden/>
          </w:rPr>
          <w:fldChar w:fldCharType="separate"/>
        </w:r>
        <w:r>
          <w:rPr>
            <w:noProof/>
            <w:webHidden/>
          </w:rPr>
          <w:t>19</w:t>
        </w:r>
        <w:r>
          <w:rPr>
            <w:noProof/>
            <w:webHidden/>
          </w:rPr>
          <w:fldChar w:fldCharType="end"/>
        </w:r>
      </w:hyperlink>
    </w:p>
    <w:p w14:paraId="2E647425" w14:textId="77777777" w:rsidR="00B16890" w:rsidRPr="004D50F3" w:rsidRDefault="00B16890" w:rsidP="00B16890">
      <w:pPr>
        <w:pStyle w:val="ad"/>
        <w:tabs>
          <w:tab w:val="right" w:leader="dot" w:pos="8296"/>
        </w:tabs>
        <w:rPr>
          <w:rFonts w:ascii="等线" w:eastAsia="等线" w:hAnsi="等线"/>
          <w:noProof/>
          <w:szCs w:val="22"/>
        </w:rPr>
      </w:pPr>
      <w:hyperlink w:anchor="_Toc518417045" w:history="1">
        <w:r w:rsidRPr="00362C10">
          <w:rPr>
            <w:rStyle w:val="ac"/>
            <w:rFonts w:ascii="宋体" w:hAnsi="宋体"/>
            <w:noProof/>
          </w:rPr>
          <w:t>4.1.4 用例图</w:t>
        </w:r>
        <w:r>
          <w:rPr>
            <w:noProof/>
            <w:webHidden/>
          </w:rPr>
          <w:tab/>
        </w:r>
        <w:r>
          <w:rPr>
            <w:noProof/>
            <w:webHidden/>
          </w:rPr>
          <w:fldChar w:fldCharType="begin"/>
        </w:r>
        <w:r>
          <w:rPr>
            <w:noProof/>
            <w:webHidden/>
          </w:rPr>
          <w:instrText xml:space="preserve"> PAGEREF _Toc518417045 \h </w:instrText>
        </w:r>
        <w:r>
          <w:rPr>
            <w:noProof/>
            <w:webHidden/>
          </w:rPr>
        </w:r>
        <w:r>
          <w:rPr>
            <w:noProof/>
            <w:webHidden/>
          </w:rPr>
          <w:fldChar w:fldCharType="separate"/>
        </w:r>
        <w:r>
          <w:rPr>
            <w:noProof/>
            <w:webHidden/>
          </w:rPr>
          <w:t>21</w:t>
        </w:r>
        <w:r>
          <w:rPr>
            <w:noProof/>
            <w:webHidden/>
          </w:rPr>
          <w:fldChar w:fldCharType="end"/>
        </w:r>
      </w:hyperlink>
    </w:p>
    <w:p w14:paraId="5EC86CCE" w14:textId="77777777" w:rsidR="00B16890" w:rsidRPr="004D50F3" w:rsidRDefault="00B16890" w:rsidP="00B16890">
      <w:pPr>
        <w:pStyle w:val="ad"/>
        <w:tabs>
          <w:tab w:val="right" w:leader="dot" w:pos="8296"/>
        </w:tabs>
        <w:rPr>
          <w:rFonts w:ascii="等线" w:eastAsia="等线" w:hAnsi="等线"/>
          <w:noProof/>
          <w:szCs w:val="22"/>
        </w:rPr>
      </w:pPr>
      <w:hyperlink w:anchor="_Toc518417046" w:history="1">
        <w:r w:rsidRPr="00362C10">
          <w:rPr>
            <w:rStyle w:val="ac"/>
            <w:rFonts w:ascii="宋体" w:hAnsi="宋体"/>
            <w:noProof/>
          </w:rPr>
          <w:t>4.1.5 用例描述</w:t>
        </w:r>
        <w:r>
          <w:rPr>
            <w:noProof/>
            <w:webHidden/>
          </w:rPr>
          <w:tab/>
        </w:r>
        <w:r>
          <w:rPr>
            <w:noProof/>
            <w:webHidden/>
          </w:rPr>
          <w:fldChar w:fldCharType="begin"/>
        </w:r>
        <w:r>
          <w:rPr>
            <w:noProof/>
            <w:webHidden/>
          </w:rPr>
          <w:instrText xml:space="preserve"> PAGEREF _Toc518417046 \h </w:instrText>
        </w:r>
        <w:r>
          <w:rPr>
            <w:noProof/>
            <w:webHidden/>
          </w:rPr>
        </w:r>
        <w:r>
          <w:rPr>
            <w:noProof/>
            <w:webHidden/>
          </w:rPr>
          <w:fldChar w:fldCharType="separate"/>
        </w:r>
        <w:r>
          <w:rPr>
            <w:noProof/>
            <w:webHidden/>
          </w:rPr>
          <w:t>21</w:t>
        </w:r>
        <w:r>
          <w:rPr>
            <w:noProof/>
            <w:webHidden/>
          </w:rPr>
          <w:fldChar w:fldCharType="end"/>
        </w:r>
      </w:hyperlink>
    </w:p>
    <w:p w14:paraId="4A0311F9" w14:textId="77777777" w:rsidR="00B16890" w:rsidRPr="004D50F3" w:rsidRDefault="00B16890" w:rsidP="00B16890">
      <w:pPr>
        <w:pStyle w:val="ad"/>
        <w:tabs>
          <w:tab w:val="right" w:leader="dot" w:pos="8296"/>
        </w:tabs>
        <w:rPr>
          <w:rFonts w:ascii="等线" w:eastAsia="等线" w:hAnsi="等线"/>
          <w:noProof/>
          <w:szCs w:val="22"/>
        </w:rPr>
      </w:pPr>
      <w:hyperlink w:anchor="_Toc518417047" w:history="1">
        <w:r w:rsidRPr="00362C10">
          <w:rPr>
            <w:rStyle w:val="ac"/>
            <w:rFonts w:ascii="宋体" w:hAnsi="宋体"/>
            <w:noProof/>
          </w:rPr>
          <w:t>4.2 秘书子系统</w:t>
        </w:r>
        <w:r>
          <w:rPr>
            <w:noProof/>
            <w:webHidden/>
          </w:rPr>
          <w:tab/>
        </w:r>
        <w:r>
          <w:rPr>
            <w:noProof/>
            <w:webHidden/>
          </w:rPr>
          <w:fldChar w:fldCharType="begin"/>
        </w:r>
        <w:r>
          <w:rPr>
            <w:noProof/>
            <w:webHidden/>
          </w:rPr>
          <w:instrText xml:space="preserve"> PAGEREF _Toc518417047 \h </w:instrText>
        </w:r>
        <w:r>
          <w:rPr>
            <w:noProof/>
            <w:webHidden/>
          </w:rPr>
        </w:r>
        <w:r>
          <w:rPr>
            <w:noProof/>
            <w:webHidden/>
          </w:rPr>
          <w:fldChar w:fldCharType="separate"/>
        </w:r>
        <w:r>
          <w:rPr>
            <w:noProof/>
            <w:webHidden/>
          </w:rPr>
          <w:t>39</w:t>
        </w:r>
        <w:r>
          <w:rPr>
            <w:noProof/>
            <w:webHidden/>
          </w:rPr>
          <w:fldChar w:fldCharType="end"/>
        </w:r>
      </w:hyperlink>
    </w:p>
    <w:p w14:paraId="72D54FF3" w14:textId="77777777" w:rsidR="00B16890" w:rsidRPr="004D50F3" w:rsidRDefault="00B16890" w:rsidP="00B16890">
      <w:pPr>
        <w:pStyle w:val="ad"/>
        <w:tabs>
          <w:tab w:val="right" w:leader="dot" w:pos="8296"/>
        </w:tabs>
        <w:rPr>
          <w:rFonts w:ascii="等线" w:eastAsia="等线" w:hAnsi="等线"/>
          <w:noProof/>
          <w:szCs w:val="22"/>
        </w:rPr>
      </w:pPr>
      <w:hyperlink w:anchor="_Toc518417048" w:history="1">
        <w:r w:rsidRPr="00362C10">
          <w:rPr>
            <w:rStyle w:val="ac"/>
            <w:rFonts w:ascii="宋体" w:hAnsi="宋体"/>
            <w:noProof/>
          </w:rPr>
          <w:t>4.2.1 说明和优先级</w:t>
        </w:r>
        <w:r>
          <w:rPr>
            <w:noProof/>
            <w:webHidden/>
          </w:rPr>
          <w:tab/>
        </w:r>
        <w:r>
          <w:rPr>
            <w:noProof/>
            <w:webHidden/>
          </w:rPr>
          <w:fldChar w:fldCharType="begin"/>
        </w:r>
        <w:r>
          <w:rPr>
            <w:noProof/>
            <w:webHidden/>
          </w:rPr>
          <w:instrText xml:space="preserve"> PAGEREF _Toc518417048 \h </w:instrText>
        </w:r>
        <w:r>
          <w:rPr>
            <w:noProof/>
            <w:webHidden/>
          </w:rPr>
        </w:r>
        <w:r>
          <w:rPr>
            <w:noProof/>
            <w:webHidden/>
          </w:rPr>
          <w:fldChar w:fldCharType="separate"/>
        </w:r>
        <w:r>
          <w:rPr>
            <w:noProof/>
            <w:webHidden/>
          </w:rPr>
          <w:t>39</w:t>
        </w:r>
        <w:r>
          <w:rPr>
            <w:noProof/>
            <w:webHidden/>
          </w:rPr>
          <w:fldChar w:fldCharType="end"/>
        </w:r>
      </w:hyperlink>
    </w:p>
    <w:p w14:paraId="7C691CF4" w14:textId="77777777" w:rsidR="00B16890" w:rsidRPr="004D50F3" w:rsidRDefault="00B16890" w:rsidP="00B16890">
      <w:pPr>
        <w:pStyle w:val="ad"/>
        <w:tabs>
          <w:tab w:val="right" w:leader="dot" w:pos="8296"/>
        </w:tabs>
        <w:rPr>
          <w:rFonts w:ascii="等线" w:eastAsia="等线" w:hAnsi="等线"/>
          <w:noProof/>
          <w:szCs w:val="22"/>
        </w:rPr>
      </w:pPr>
      <w:hyperlink w:anchor="_Toc518417049" w:history="1">
        <w:r w:rsidRPr="00362C10">
          <w:rPr>
            <w:rStyle w:val="ac"/>
            <w:rFonts w:ascii="宋体" w:hAnsi="宋体"/>
            <w:noProof/>
          </w:rPr>
          <w:t>4.2.2 激励/序列</w:t>
        </w:r>
        <w:r>
          <w:rPr>
            <w:noProof/>
            <w:webHidden/>
          </w:rPr>
          <w:tab/>
        </w:r>
        <w:r>
          <w:rPr>
            <w:noProof/>
            <w:webHidden/>
          </w:rPr>
          <w:fldChar w:fldCharType="begin"/>
        </w:r>
        <w:r>
          <w:rPr>
            <w:noProof/>
            <w:webHidden/>
          </w:rPr>
          <w:instrText xml:space="preserve"> PAGEREF _Toc518417049 \h </w:instrText>
        </w:r>
        <w:r>
          <w:rPr>
            <w:noProof/>
            <w:webHidden/>
          </w:rPr>
        </w:r>
        <w:r>
          <w:rPr>
            <w:noProof/>
            <w:webHidden/>
          </w:rPr>
          <w:fldChar w:fldCharType="separate"/>
        </w:r>
        <w:r>
          <w:rPr>
            <w:noProof/>
            <w:webHidden/>
          </w:rPr>
          <w:t>39</w:t>
        </w:r>
        <w:r>
          <w:rPr>
            <w:noProof/>
            <w:webHidden/>
          </w:rPr>
          <w:fldChar w:fldCharType="end"/>
        </w:r>
      </w:hyperlink>
    </w:p>
    <w:p w14:paraId="6788AA42" w14:textId="77777777" w:rsidR="00B16890" w:rsidRPr="004D50F3" w:rsidRDefault="00B16890" w:rsidP="00B16890">
      <w:pPr>
        <w:pStyle w:val="ad"/>
        <w:tabs>
          <w:tab w:val="right" w:leader="dot" w:pos="8296"/>
        </w:tabs>
        <w:rPr>
          <w:rFonts w:ascii="等线" w:eastAsia="等线" w:hAnsi="等线"/>
          <w:noProof/>
          <w:szCs w:val="22"/>
        </w:rPr>
      </w:pPr>
      <w:hyperlink w:anchor="_Toc518417050" w:history="1">
        <w:r w:rsidRPr="00362C10">
          <w:rPr>
            <w:rStyle w:val="ac"/>
            <w:rFonts w:ascii="宋体" w:hAnsi="宋体"/>
            <w:noProof/>
          </w:rPr>
          <w:t>4.2.3 功能需求</w:t>
        </w:r>
        <w:r>
          <w:rPr>
            <w:noProof/>
            <w:webHidden/>
          </w:rPr>
          <w:tab/>
        </w:r>
        <w:r>
          <w:rPr>
            <w:noProof/>
            <w:webHidden/>
          </w:rPr>
          <w:fldChar w:fldCharType="begin"/>
        </w:r>
        <w:r>
          <w:rPr>
            <w:noProof/>
            <w:webHidden/>
          </w:rPr>
          <w:instrText xml:space="preserve"> PAGEREF _Toc518417050 \h </w:instrText>
        </w:r>
        <w:r>
          <w:rPr>
            <w:noProof/>
            <w:webHidden/>
          </w:rPr>
        </w:r>
        <w:r>
          <w:rPr>
            <w:noProof/>
            <w:webHidden/>
          </w:rPr>
          <w:fldChar w:fldCharType="separate"/>
        </w:r>
        <w:r>
          <w:rPr>
            <w:noProof/>
            <w:webHidden/>
          </w:rPr>
          <w:t>42</w:t>
        </w:r>
        <w:r>
          <w:rPr>
            <w:noProof/>
            <w:webHidden/>
          </w:rPr>
          <w:fldChar w:fldCharType="end"/>
        </w:r>
      </w:hyperlink>
    </w:p>
    <w:p w14:paraId="00F89C4B" w14:textId="77777777" w:rsidR="00B16890" w:rsidRPr="004D50F3" w:rsidRDefault="00B16890" w:rsidP="00B16890">
      <w:pPr>
        <w:pStyle w:val="ad"/>
        <w:tabs>
          <w:tab w:val="right" w:leader="dot" w:pos="8296"/>
        </w:tabs>
        <w:rPr>
          <w:rFonts w:ascii="等线" w:eastAsia="等线" w:hAnsi="等线"/>
          <w:noProof/>
          <w:szCs w:val="22"/>
        </w:rPr>
      </w:pPr>
      <w:hyperlink w:anchor="_Toc518417051" w:history="1">
        <w:r w:rsidRPr="00362C10">
          <w:rPr>
            <w:rStyle w:val="ac"/>
            <w:rFonts w:ascii="宋体" w:hAnsi="宋体"/>
            <w:noProof/>
          </w:rPr>
          <w:t>4.2.4用例图</w:t>
        </w:r>
        <w:r>
          <w:rPr>
            <w:noProof/>
            <w:webHidden/>
          </w:rPr>
          <w:tab/>
        </w:r>
        <w:r>
          <w:rPr>
            <w:noProof/>
            <w:webHidden/>
          </w:rPr>
          <w:fldChar w:fldCharType="begin"/>
        </w:r>
        <w:r>
          <w:rPr>
            <w:noProof/>
            <w:webHidden/>
          </w:rPr>
          <w:instrText xml:space="preserve"> PAGEREF _Toc518417051 \h </w:instrText>
        </w:r>
        <w:r>
          <w:rPr>
            <w:noProof/>
            <w:webHidden/>
          </w:rPr>
        </w:r>
        <w:r>
          <w:rPr>
            <w:noProof/>
            <w:webHidden/>
          </w:rPr>
          <w:fldChar w:fldCharType="separate"/>
        </w:r>
        <w:r>
          <w:rPr>
            <w:noProof/>
            <w:webHidden/>
          </w:rPr>
          <w:t>44</w:t>
        </w:r>
        <w:r>
          <w:rPr>
            <w:noProof/>
            <w:webHidden/>
          </w:rPr>
          <w:fldChar w:fldCharType="end"/>
        </w:r>
      </w:hyperlink>
    </w:p>
    <w:p w14:paraId="5C909574" w14:textId="77777777" w:rsidR="00B16890" w:rsidRPr="004D50F3" w:rsidRDefault="00B16890" w:rsidP="00B16890">
      <w:pPr>
        <w:pStyle w:val="ad"/>
        <w:tabs>
          <w:tab w:val="right" w:leader="dot" w:pos="8296"/>
        </w:tabs>
        <w:rPr>
          <w:rFonts w:ascii="等线" w:eastAsia="等线" w:hAnsi="等线"/>
          <w:noProof/>
          <w:szCs w:val="22"/>
        </w:rPr>
      </w:pPr>
      <w:hyperlink w:anchor="_Toc518417052" w:history="1">
        <w:r w:rsidRPr="00362C10">
          <w:rPr>
            <w:rStyle w:val="ac"/>
            <w:rFonts w:ascii="宋体" w:hAnsi="宋体"/>
            <w:noProof/>
          </w:rPr>
          <w:t>4.2.5用例描述</w:t>
        </w:r>
        <w:r>
          <w:rPr>
            <w:noProof/>
            <w:webHidden/>
          </w:rPr>
          <w:tab/>
        </w:r>
        <w:r>
          <w:rPr>
            <w:noProof/>
            <w:webHidden/>
          </w:rPr>
          <w:fldChar w:fldCharType="begin"/>
        </w:r>
        <w:r>
          <w:rPr>
            <w:noProof/>
            <w:webHidden/>
          </w:rPr>
          <w:instrText xml:space="preserve"> PAGEREF _Toc518417052 \h </w:instrText>
        </w:r>
        <w:r>
          <w:rPr>
            <w:noProof/>
            <w:webHidden/>
          </w:rPr>
        </w:r>
        <w:r>
          <w:rPr>
            <w:noProof/>
            <w:webHidden/>
          </w:rPr>
          <w:fldChar w:fldCharType="separate"/>
        </w:r>
        <w:r>
          <w:rPr>
            <w:noProof/>
            <w:webHidden/>
          </w:rPr>
          <w:t>44</w:t>
        </w:r>
        <w:r>
          <w:rPr>
            <w:noProof/>
            <w:webHidden/>
          </w:rPr>
          <w:fldChar w:fldCharType="end"/>
        </w:r>
      </w:hyperlink>
    </w:p>
    <w:p w14:paraId="31C2636D" w14:textId="77777777" w:rsidR="00B16890" w:rsidRPr="004D50F3" w:rsidRDefault="00B16890" w:rsidP="00B16890">
      <w:pPr>
        <w:pStyle w:val="ad"/>
        <w:tabs>
          <w:tab w:val="right" w:leader="dot" w:pos="8296"/>
        </w:tabs>
        <w:rPr>
          <w:rFonts w:ascii="等线" w:eastAsia="等线" w:hAnsi="等线"/>
          <w:noProof/>
          <w:szCs w:val="22"/>
        </w:rPr>
      </w:pPr>
      <w:hyperlink w:anchor="_Toc518417053" w:history="1">
        <w:r w:rsidRPr="00362C10">
          <w:rPr>
            <w:rStyle w:val="ac"/>
            <w:rFonts w:ascii="宋体" w:hAnsi="宋体"/>
            <w:noProof/>
          </w:rPr>
          <w:t>4.3员工子系统</w:t>
        </w:r>
        <w:r>
          <w:rPr>
            <w:noProof/>
            <w:webHidden/>
          </w:rPr>
          <w:tab/>
        </w:r>
        <w:r>
          <w:rPr>
            <w:noProof/>
            <w:webHidden/>
          </w:rPr>
          <w:fldChar w:fldCharType="begin"/>
        </w:r>
        <w:r>
          <w:rPr>
            <w:noProof/>
            <w:webHidden/>
          </w:rPr>
          <w:instrText xml:space="preserve"> PAGEREF _Toc518417053 \h </w:instrText>
        </w:r>
        <w:r>
          <w:rPr>
            <w:noProof/>
            <w:webHidden/>
          </w:rPr>
        </w:r>
        <w:r>
          <w:rPr>
            <w:noProof/>
            <w:webHidden/>
          </w:rPr>
          <w:fldChar w:fldCharType="separate"/>
        </w:r>
        <w:r>
          <w:rPr>
            <w:noProof/>
            <w:webHidden/>
          </w:rPr>
          <w:t>57</w:t>
        </w:r>
        <w:r>
          <w:rPr>
            <w:noProof/>
            <w:webHidden/>
          </w:rPr>
          <w:fldChar w:fldCharType="end"/>
        </w:r>
      </w:hyperlink>
    </w:p>
    <w:p w14:paraId="096D1B33" w14:textId="77777777" w:rsidR="00B16890" w:rsidRPr="004D50F3" w:rsidRDefault="00B16890" w:rsidP="00B16890">
      <w:pPr>
        <w:pStyle w:val="ad"/>
        <w:tabs>
          <w:tab w:val="right" w:leader="dot" w:pos="8296"/>
        </w:tabs>
        <w:rPr>
          <w:rFonts w:ascii="等线" w:eastAsia="等线" w:hAnsi="等线"/>
          <w:noProof/>
          <w:szCs w:val="22"/>
        </w:rPr>
      </w:pPr>
      <w:hyperlink w:anchor="_Toc518417054" w:history="1">
        <w:r w:rsidRPr="00362C10">
          <w:rPr>
            <w:rStyle w:val="ac"/>
            <w:rFonts w:ascii="宋体" w:hAnsi="宋体"/>
            <w:noProof/>
          </w:rPr>
          <w:t>4.3.1 说明和优先级</w:t>
        </w:r>
        <w:r>
          <w:rPr>
            <w:noProof/>
            <w:webHidden/>
          </w:rPr>
          <w:tab/>
        </w:r>
        <w:r>
          <w:rPr>
            <w:noProof/>
            <w:webHidden/>
          </w:rPr>
          <w:fldChar w:fldCharType="begin"/>
        </w:r>
        <w:r>
          <w:rPr>
            <w:noProof/>
            <w:webHidden/>
          </w:rPr>
          <w:instrText xml:space="preserve"> PAGEREF _Toc518417054 \h </w:instrText>
        </w:r>
        <w:r>
          <w:rPr>
            <w:noProof/>
            <w:webHidden/>
          </w:rPr>
        </w:r>
        <w:r>
          <w:rPr>
            <w:noProof/>
            <w:webHidden/>
          </w:rPr>
          <w:fldChar w:fldCharType="separate"/>
        </w:r>
        <w:r>
          <w:rPr>
            <w:noProof/>
            <w:webHidden/>
          </w:rPr>
          <w:t>57</w:t>
        </w:r>
        <w:r>
          <w:rPr>
            <w:noProof/>
            <w:webHidden/>
          </w:rPr>
          <w:fldChar w:fldCharType="end"/>
        </w:r>
      </w:hyperlink>
    </w:p>
    <w:p w14:paraId="39B93BC2" w14:textId="77777777" w:rsidR="00B16890" w:rsidRPr="004D50F3" w:rsidRDefault="00B16890" w:rsidP="00B16890">
      <w:pPr>
        <w:pStyle w:val="ad"/>
        <w:tabs>
          <w:tab w:val="right" w:leader="dot" w:pos="8296"/>
        </w:tabs>
        <w:rPr>
          <w:rFonts w:ascii="等线" w:eastAsia="等线" w:hAnsi="等线"/>
          <w:noProof/>
          <w:szCs w:val="22"/>
        </w:rPr>
      </w:pPr>
      <w:hyperlink w:anchor="_Toc518417055" w:history="1">
        <w:r w:rsidRPr="00362C10">
          <w:rPr>
            <w:rStyle w:val="ac"/>
            <w:rFonts w:ascii="宋体" w:hAnsi="宋体"/>
            <w:noProof/>
          </w:rPr>
          <w:t>4.3.2 激励/序列</w:t>
        </w:r>
        <w:r>
          <w:rPr>
            <w:noProof/>
            <w:webHidden/>
          </w:rPr>
          <w:tab/>
        </w:r>
        <w:r>
          <w:rPr>
            <w:noProof/>
            <w:webHidden/>
          </w:rPr>
          <w:fldChar w:fldCharType="begin"/>
        </w:r>
        <w:r>
          <w:rPr>
            <w:noProof/>
            <w:webHidden/>
          </w:rPr>
          <w:instrText xml:space="preserve"> PAGEREF _Toc518417055 \h </w:instrText>
        </w:r>
        <w:r>
          <w:rPr>
            <w:noProof/>
            <w:webHidden/>
          </w:rPr>
        </w:r>
        <w:r>
          <w:rPr>
            <w:noProof/>
            <w:webHidden/>
          </w:rPr>
          <w:fldChar w:fldCharType="separate"/>
        </w:r>
        <w:r>
          <w:rPr>
            <w:noProof/>
            <w:webHidden/>
          </w:rPr>
          <w:t>57</w:t>
        </w:r>
        <w:r>
          <w:rPr>
            <w:noProof/>
            <w:webHidden/>
          </w:rPr>
          <w:fldChar w:fldCharType="end"/>
        </w:r>
      </w:hyperlink>
    </w:p>
    <w:p w14:paraId="12365F37" w14:textId="77777777" w:rsidR="00B16890" w:rsidRPr="004D50F3" w:rsidRDefault="00B16890" w:rsidP="00B16890">
      <w:pPr>
        <w:pStyle w:val="ad"/>
        <w:tabs>
          <w:tab w:val="right" w:leader="dot" w:pos="8296"/>
        </w:tabs>
        <w:rPr>
          <w:rFonts w:ascii="等线" w:eastAsia="等线" w:hAnsi="等线"/>
          <w:noProof/>
          <w:szCs w:val="22"/>
        </w:rPr>
      </w:pPr>
      <w:hyperlink w:anchor="_Toc518417056" w:history="1">
        <w:r w:rsidRPr="00362C10">
          <w:rPr>
            <w:rStyle w:val="ac"/>
            <w:rFonts w:ascii="宋体" w:hAnsi="宋体"/>
            <w:noProof/>
          </w:rPr>
          <w:t>4.3.3 功能需求</w:t>
        </w:r>
        <w:r>
          <w:rPr>
            <w:noProof/>
            <w:webHidden/>
          </w:rPr>
          <w:tab/>
        </w:r>
        <w:r>
          <w:rPr>
            <w:noProof/>
            <w:webHidden/>
          </w:rPr>
          <w:fldChar w:fldCharType="begin"/>
        </w:r>
        <w:r>
          <w:rPr>
            <w:noProof/>
            <w:webHidden/>
          </w:rPr>
          <w:instrText xml:space="preserve"> PAGEREF _Toc518417056 \h </w:instrText>
        </w:r>
        <w:r>
          <w:rPr>
            <w:noProof/>
            <w:webHidden/>
          </w:rPr>
        </w:r>
        <w:r>
          <w:rPr>
            <w:noProof/>
            <w:webHidden/>
          </w:rPr>
          <w:fldChar w:fldCharType="separate"/>
        </w:r>
        <w:r>
          <w:rPr>
            <w:noProof/>
            <w:webHidden/>
          </w:rPr>
          <w:t>62</w:t>
        </w:r>
        <w:r>
          <w:rPr>
            <w:noProof/>
            <w:webHidden/>
          </w:rPr>
          <w:fldChar w:fldCharType="end"/>
        </w:r>
      </w:hyperlink>
    </w:p>
    <w:p w14:paraId="4AEF7D5F" w14:textId="77777777" w:rsidR="00B16890" w:rsidRPr="004D50F3" w:rsidRDefault="00B16890" w:rsidP="00B16890">
      <w:pPr>
        <w:pStyle w:val="ad"/>
        <w:tabs>
          <w:tab w:val="right" w:leader="dot" w:pos="8296"/>
        </w:tabs>
        <w:rPr>
          <w:rFonts w:ascii="等线" w:eastAsia="等线" w:hAnsi="等线"/>
          <w:noProof/>
          <w:szCs w:val="22"/>
        </w:rPr>
      </w:pPr>
      <w:hyperlink w:anchor="_Toc518417057" w:history="1">
        <w:r w:rsidRPr="00362C10">
          <w:rPr>
            <w:rStyle w:val="ac"/>
            <w:rFonts w:ascii="宋体" w:hAnsi="宋体"/>
            <w:noProof/>
          </w:rPr>
          <w:t>4.3.4 用例图</w:t>
        </w:r>
        <w:r>
          <w:rPr>
            <w:noProof/>
            <w:webHidden/>
          </w:rPr>
          <w:tab/>
        </w:r>
        <w:r>
          <w:rPr>
            <w:noProof/>
            <w:webHidden/>
          </w:rPr>
          <w:fldChar w:fldCharType="begin"/>
        </w:r>
        <w:r>
          <w:rPr>
            <w:noProof/>
            <w:webHidden/>
          </w:rPr>
          <w:instrText xml:space="preserve"> PAGEREF _Toc518417057 \h </w:instrText>
        </w:r>
        <w:r>
          <w:rPr>
            <w:noProof/>
            <w:webHidden/>
          </w:rPr>
        </w:r>
        <w:r>
          <w:rPr>
            <w:noProof/>
            <w:webHidden/>
          </w:rPr>
          <w:fldChar w:fldCharType="separate"/>
        </w:r>
        <w:r>
          <w:rPr>
            <w:noProof/>
            <w:webHidden/>
          </w:rPr>
          <w:t>65</w:t>
        </w:r>
        <w:r>
          <w:rPr>
            <w:noProof/>
            <w:webHidden/>
          </w:rPr>
          <w:fldChar w:fldCharType="end"/>
        </w:r>
      </w:hyperlink>
    </w:p>
    <w:p w14:paraId="60A98EC9" w14:textId="77777777" w:rsidR="00B16890" w:rsidRPr="004D50F3" w:rsidRDefault="00B16890" w:rsidP="00B16890">
      <w:pPr>
        <w:pStyle w:val="ad"/>
        <w:tabs>
          <w:tab w:val="right" w:leader="dot" w:pos="8296"/>
        </w:tabs>
        <w:rPr>
          <w:rFonts w:ascii="等线" w:eastAsia="等线" w:hAnsi="等线"/>
          <w:noProof/>
          <w:szCs w:val="22"/>
        </w:rPr>
      </w:pPr>
      <w:hyperlink w:anchor="_Toc518417058" w:history="1">
        <w:r w:rsidRPr="00362C10">
          <w:rPr>
            <w:rStyle w:val="ac"/>
            <w:rFonts w:ascii="宋体" w:hAnsi="宋体"/>
            <w:noProof/>
          </w:rPr>
          <w:t>4.3.5 用例描述</w:t>
        </w:r>
        <w:r>
          <w:rPr>
            <w:noProof/>
            <w:webHidden/>
          </w:rPr>
          <w:tab/>
        </w:r>
        <w:r>
          <w:rPr>
            <w:noProof/>
            <w:webHidden/>
          </w:rPr>
          <w:fldChar w:fldCharType="begin"/>
        </w:r>
        <w:r>
          <w:rPr>
            <w:noProof/>
            <w:webHidden/>
          </w:rPr>
          <w:instrText xml:space="preserve"> PAGEREF _Toc518417058 \h </w:instrText>
        </w:r>
        <w:r>
          <w:rPr>
            <w:noProof/>
            <w:webHidden/>
          </w:rPr>
        </w:r>
        <w:r>
          <w:rPr>
            <w:noProof/>
            <w:webHidden/>
          </w:rPr>
          <w:fldChar w:fldCharType="separate"/>
        </w:r>
        <w:r>
          <w:rPr>
            <w:noProof/>
            <w:webHidden/>
          </w:rPr>
          <w:t>66</w:t>
        </w:r>
        <w:r>
          <w:rPr>
            <w:noProof/>
            <w:webHidden/>
          </w:rPr>
          <w:fldChar w:fldCharType="end"/>
        </w:r>
      </w:hyperlink>
    </w:p>
    <w:p w14:paraId="63D796B9" w14:textId="77777777" w:rsidR="00B16890" w:rsidRPr="004D50F3" w:rsidRDefault="00B16890" w:rsidP="00B16890">
      <w:pPr>
        <w:pStyle w:val="ad"/>
        <w:tabs>
          <w:tab w:val="right" w:leader="dot" w:pos="8296"/>
        </w:tabs>
        <w:rPr>
          <w:rFonts w:ascii="等线" w:eastAsia="等线" w:hAnsi="等线"/>
          <w:noProof/>
          <w:szCs w:val="22"/>
        </w:rPr>
      </w:pPr>
      <w:hyperlink w:anchor="_Toc518417059" w:history="1">
        <w:r w:rsidRPr="00362C10">
          <w:rPr>
            <w:rStyle w:val="ac"/>
            <w:rFonts w:ascii="宋体" w:hAnsi="宋体"/>
            <w:noProof/>
          </w:rPr>
          <w:t>4.4管理员子系统</w:t>
        </w:r>
        <w:r>
          <w:rPr>
            <w:noProof/>
            <w:webHidden/>
          </w:rPr>
          <w:tab/>
        </w:r>
        <w:r>
          <w:rPr>
            <w:noProof/>
            <w:webHidden/>
          </w:rPr>
          <w:fldChar w:fldCharType="begin"/>
        </w:r>
        <w:r>
          <w:rPr>
            <w:noProof/>
            <w:webHidden/>
          </w:rPr>
          <w:instrText xml:space="preserve"> PAGEREF _Toc518417059 \h </w:instrText>
        </w:r>
        <w:r>
          <w:rPr>
            <w:noProof/>
            <w:webHidden/>
          </w:rPr>
        </w:r>
        <w:r>
          <w:rPr>
            <w:noProof/>
            <w:webHidden/>
          </w:rPr>
          <w:fldChar w:fldCharType="separate"/>
        </w:r>
        <w:r>
          <w:rPr>
            <w:noProof/>
            <w:webHidden/>
          </w:rPr>
          <w:t>87</w:t>
        </w:r>
        <w:r>
          <w:rPr>
            <w:noProof/>
            <w:webHidden/>
          </w:rPr>
          <w:fldChar w:fldCharType="end"/>
        </w:r>
      </w:hyperlink>
    </w:p>
    <w:p w14:paraId="60BE3203" w14:textId="77777777" w:rsidR="00B16890" w:rsidRPr="004D50F3" w:rsidRDefault="00B16890" w:rsidP="00B16890">
      <w:pPr>
        <w:pStyle w:val="ad"/>
        <w:tabs>
          <w:tab w:val="right" w:leader="dot" w:pos="8296"/>
        </w:tabs>
        <w:rPr>
          <w:rFonts w:ascii="等线" w:eastAsia="等线" w:hAnsi="等线"/>
          <w:noProof/>
          <w:szCs w:val="22"/>
        </w:rPr>
      </w:pPr>
      <w:hyperlink w:anchor="_Toc518417060" w:history="1">
        <w:r w:rsidRPr="00362C10">
          <w:rPr>
            <w:rStyle w:val="ac"/>
            <w:rFonts w:ascii="宋体" w:hAnsi="宋体"/>
            <w:noProof/>
          </w:rPr>
          <w:t>4.4.1 说明和优先级</w:t>
        </w:r>
        <w:r>
          <w:rPr>
            <w:noProof/>
            <w:webHidden/>
          </w:rPr>
          <w:tab/>
        </w:r>
        <w:r>
          <w:rPr>
            <w:noProof/>
            <w:webHidden/>
          </w:rPr>
          <w:fldChar w:fldCharType="begin"/>
        </w:r>
        <w:r>
          <w:rPr>
            <w:noProof/>
            <w:webHidden/>
          </w:rPr>
          <w:instrText xml:space="preserve"> PAGEREF _Toc518417060 \h </w:instrText>
        </w:r>
        <w:r>
          <w:rPr>
            <w:noProof/>
            <w:webHidden/>
          </w:rPr>
        </w:r>
        <w:r>
          <w:rPr>
            <w:noProof/>
            <w:webHidden/>
          </w:rPr>
          <w:fldChar w:fldCharType="separate"/>
        </w:r>
        <w:r>
          <w:rPr>
            <w:noProof/>
            <w:webHidden/>
          </w:rPr>
          <w:t>87</w:t>
        </w:r>
        <w:r>
          <w:rPr>
            <w:noProof/>
            <w:webHidden/>
          </w:rPr>
          <w:fldChar w:fldCharType="end"/>
        </w:r>
      </w:hyperlink>
    </w:p>
    <w:p w14:paraId="7B919220" w14:textId="77777777" w:rsidR="00B16890" w:rsidRPr="004D50F3" w:rsidRDefault="00B16890" w:rsidP="00B16890">
      <w:pPr>
        <w:pStyle w:val="ad"/>
        <w:tabs>
          <w:tab w:val="right" w:leader="dot" w:pos="8296"/>
        </w:tabs>
        <w:rPr>
          <w:rFonts w:ascii="等线" w:eastAsia="等线" w:hAnsi="等线"/>
          <w:noProof/>
          <w:szCs w:val="22"/>
        </w:rPr>
      </w:pPr>
      <w:hyperlink w:anchor="_Toc518417061" w:history="1">
        <w:r w:rsidRPr="00362C10">
          <w:rPr>
            <w:rStyle w:val="ac"/>
            <w:rFonts w:ascii="宋体" w:hAnsi="宋体"/>
            <w:noProof/>
          </w:rPr>
          <w:t>4.4.2 激励/序列</w:t>
        </w:r>
        <w:r>
          <w:rPr>
            <w:noProof/>
            <w:webHidden/>
          </w:rPr>
          <w:tab/>
        </w:r>
        <w:r>
          <w:rPr>
            <w:noProof/>
            <w:webHidden/>
          </w:rPr>
          <w:fldChar w:fldCharType="begin"/>
        </w:r>
        <w:r>
          <w:rPr>
            <w:noProof/>
            <w:webHidden/>
          </w:rPr>
          <w:instrText xml:space="preserve"> PAGEREF _Toc518417061 \h </w:instrText>
        </w:r>
        <w:r>
          <w:rPr>
            <w:noProof/>
            <w:webHidden/>
          </w:rPr>
        </w:r>
        <w:r>
          <w:rPr>
            <w:noProof/>
            <w:webHidden/>
          </w:rPr>
          <w:fldChar w:fldCharType="separate"/>
        </w:r>
        <w:r>
          <w:rPr>
            <w:noProof/>
            <w:webHidden/>
          </w:rPr>
          <w:t>88</w:t>
        </w:r>
        <w:r>
          <w:rPr>
            <w:noProof/>
            <w:webHidden/>
          </w:rPr>
          <w:fldChar w:fldCharType="end"/>
        </w:r>
      </w:hyperlink>
    </w:p>
    <w:p w14:paraId="1A9FCB31" w14:textId="77777777" w:rsidR="00B16890" w:rsidRPr="004D50F3" w:rsidRDefault="00B16890" w:rsidP="00B16890">
      <w:pPr>
        <w:pStyle w:val="ad"/>
        <w:tabs>
          <w:tab w:val="right" w:leader="dot" w:pos="8296"/>
        </w:tabs>
        <w:rPr>
          <w:rFonts w:ascii="等线" w:eastAsia="等线" w:hAnsi="等线"/>
          <w:noProof/>
          <w:szCs w:val="22"/>
        </w:rPr>
      </w:pPr>
      <w:hyperlink w:anchor="_Toc518417062" w:history="1">
        <w:r w:rsidRPr="00362C10">
          <w:rPr>
            <w:rStyle w:val="ac"/>
            <w:rFonts w:ascii="宋体" w:hAnsi="宋体"/>
            <w:noProof/>
          </w:rPr>
          <w:t>4.4.3功能需求</w:t>
        </w:r>
        <w:r>
          <w:rPr>
            <w:noProof/>
            <w:webHidden/>
          </w:rPr>
          <w:tab/>
        </w:r>
        <w:r>
          <w:rPr>
            <w:noProof/>
            <w:webHidden/>
          </w:rPr>
          <w:fldChar w:fldCharType="begin"/>
        </w:r>
        <w:r>
          <w:rPr>
            <w:noProof/>
            <w:webHidden/>
          </w:rPr>
          <w:instrText xml:space="preserve"> PAGEREF _Toc518417062 \h </w:instrText>
        </w:r>
        <w:r>
          <w:rPr>
            <w:noProof/>
            <w:webHidden/>
          </w:rPr>
        </w:r>
        <w:r>
          <w:rPr>
            <w:noProof/>
            <w:webHidden/>
          </w:rPr>
          <w:fldChar w:fldCharType="separate"/>
        </w:r>
        <w:r>
          <w:rPr>
            <w:noProof/>
            <w:webHidden/>
          </w:rPr>
          <w:t>93</w:t>
        </w:r>
        <w:r>
          <w:rPr>
            <w:noProof/>
            <w:webHidden/>
          </w:rPr>
          <w:fldChar w:fldCharType="end"/>
        </w:r>
      </w:hyperlink>
    </w:p>
    <w:p w14:paraId="7F42CA20" w14:textId="77777777" w:rsidR="00B16890" w:rsidRPr="004D50F3" w:rsidRDefault="00B16890" w:rsidP="00B16890">
      <w:pPr>
        <w:pStyle w:val="ad"/>
        <w:tabs>
          <w:tab w:val="right" w:leader="dot" w:pos="8296"/>
        </w:tabs>
        <w:rPr>
          <w:rFonts w:ascii="等线" w:eastAsia="等线" w:hAnsi="等线"/>
          <w:noProof/>
          <w:szCs w:val="22"/>
        </w:rPr>
      </w:pPr>
      <w:hyperlink w:anchor="_Toc518417063" w:history="1">
        <w:r w:rsidRPr="00362C10">
          <w:rPr>
            <w:rStyle w:val="ac"/>
            <w:rFonts w:ascii="宋体" w:hAnsi="宋体"/>
            <w:noProof/>
          </w:rPr>
          <w:t>4.4.4 用例图</w:t>
        </w:r>
        <w:r>
          <w:rPr>
            <w:noProof/>
            <w:webHidden/>
          </w:rPr>
          <w:tab/>
        </w:r>
        <w:r>
          <w:rPr>
            <w:noProof/>
            <w:webHidden/>
          </w:rPr>
          <w:fldChar w:fldCharType="begin"/>
        </w:r>
        <w:r>
          <w:rPr>
            <w:noProof/>
            <w:webHidden/>
          </w:rPr>
          <w:instrText xml:space="preserve"> PAGEREF _Toc518417063 \h </w:instrText>
        </w:r>
        <w:r>
          <w:rPr>
            <w:noProof/>
            <w:webHidden/>
          </w:rPr>
        </w:r>
        <w:r>
          <w:rPr>
            <w:noProof/>
            <w:webHidden/>
          </w:rPr>
          <w:fldChar w:fldCharType="separate"/>
        </w:r>
        <w:r>
          <w:rPr>
            <w:noProof/>
            <w:webHidden/>
          </w:rPr>
          <w:t>94</w:t>
        </w:r>
        <w:r>
          <w:rPr>
            <w:noProof/>
            <w:webHidden/>
          </w:rPr>
          <w:fldChar w:fldCharType="end"/>
        </w:r>
      </w:hyperlink>
    </w:p>
    <w:p w14:paraId="405117B9" w14:textId="77777777" w:rsidR="00B16890" w:rsidRPr="004D50F3" w:rsidRDefault="00B16890" w:rsidP="00B16890">
      <w:pPr>
        <w:pStyle w:val="ad"/>
        <w:tabs>
          <w:tab w:val="right" w:leader="dot" w:pos="8296"/>
        </w:tabs>
        <w:rPr>
          <w:rFonts w:ascii="等线" w:eastAsia="等线" w:hAnsi="等线"/>
          <w:noProof/>
          <w:szCs w:val="22"/>
        </w:rPr>
      </w:pPr>
      <w:hyperlink w:anchor="_Toc518417064" w:history="1">
        <w:r w:rsidRPr="00362C10">
          <w:rPr>
            <w:rStyle w:val="ac"/>
            <w:rFonts w:ascii="宋体" w:hAnsi="宋体"/>
            <w:noProof/>
          </w:rPr>
          <w:t>4.4.5 用例描述</w:t>
        </w:r>
        <w:r>
          <w:rPr>
            <w:noProof/>
            <w:webHidden/>
          </w:rPr>
          <w:tab/>
        </w:r>
        <w:r>
          <w:rPr>
            <w:noProof/>
            <w:webHidden/>
          </w:rPr>
          <w:fldChar w:fldCharType="begin"/>
        </w:r>
        <w:r>
          <w:rPr>
            <w:noProof/>
            <w:webHidden/>
          </w:rPr>
          <w:instrText xml:space="preserve"> PAGEREF _Toc518417064 \h </w:instrText>
        </w:r>
        <w:r>
          <w:rPr>
            <w:noProof/>
            <w:webHidden/>
          </w:rPr>
        </w:r>
        <w:r>
          <w:rPr>
            <w:noProof/>
            <w:webHidden/>
          </w:rPr>
          <w:fldChar w:fldCharType="separate"/>
        </w:r>
        <w:r>
          <w:rPr>
            <w:noProof/>
            <w:webHidden/>
          </w:rPr>
          <w:t>94</w:t>
        </w:r>
        <w:r>
          <w:rPr>
            <w:noProof/>
            <w:webHidden/>
          </w:rPr>
          <w:fldChar w:fldCharType="end"/>
        </w:r>
      </w:hyperlink>
    </w:p>
    <w:p w14:paraId="0207F5D8" w14:textId="77777777" w:rsidR="00B16890" w:rsidRPr="004D50F3" w:rsidRDefault="00B16890" w:rsidP="00B16890">
      <w:pPr>
        <w:pStyle w:val="ad"/>
        <w:tabs>
          <w:tab w:val="right" w:leader="dot" w:pos="8296"/>
        </w:tabs>
        <w:rPr>
          <w:rFonts w:ascii="等线" w:eastAsia="等线" w:hAnsi="等线"/>
          <w:noProof/>
          <w:szCs w:val="22"/>
        </w:rPr>
      </w:pPr>
      <w:hyperlink w:anchor="_Toc518417065" w:history="1">
        <w:r w:rsidRPr="00362C10">
          <w:rPr>
            <w:rStyle w:val="ac"/>
            <w:rFonts w:ascii="宋体" w:hAnsi="宋体"/>
            <w:noProof/>
          </w:rPr>
          <w:t>4.5实习生子系统</w:t>
        </w:r>
        <w:r>
          <w:rPr>
            <w:noProof/>
            <w:webHidden/>
          </w:rPr>
          <w:tab/>
        </w:r>
        <w:r>
          <w:rPr>
            <w:noProof/>
            <w:webHidden/>
          </w:rPr>
          <w:fldChar w:fldCharType="begin"/>
        </w:r>
        <w:r>
          <w:rPr>
            <w:noProof/>
            <w:webHidden/>
          </w:rPr>
          <w:instrText xml:space="preserve"> PAGEREF _Toc518417065 \h </w:instrText>
        </w:r>
        <w:r>
          <w:rPr>
            <w:noProof/>
            <w:webHidden/>
          </w:rPr>
        </w:r>
        <w:r>
          <w:rPr>
            <w:noProof/>
            <w:webHidden/>
          </w:rPr>
          <w:fldChar w:fldCharType="separate"/>
        </w:r>
        <w:r>
          <w:rPr>
            <w:noProof/>
            <w:webHidden/>
          </w:rPr>
          <w:t>117</w:t>
        </w:r>
        <w:r>
          <w:rPr>
            <w:noProof/>
            <w:webHidden/>
          </w:rPr>
          <w:fldChar w:fldCharType="end"/>
        </w:r>
      </w:hyperlink>
    </w:p>
    <w:p w14:paraId="066F0696" w14:textId="77777777" w:rsidR="00B16890" w:rsidRPr="004D50F3" w:rsidRDefault="00B16890" w:rsidP="00B16890">
      <w:pPr>
        <w:pStyle w:val="ad"/>
        <w:tabs>
          <w:tab w:val="right" w:leader="dot" w:pos="8296"/>
        </w:tabs>
        <w:rPr>
          <w:rFonts w:ascii="等线" w:eastAsia="等线" w:hAnsi="等线"/>
          <w:noProof/>
          <w:szCs w:val="22"/>
        </w:rPr>
      </w:pPr>
      <w:hyperlink w:anchor="_Toc518417066" w:history="1">
        <w:r w:rsidRPr="00362C10">
          <w:rPr>
            <w:rStyle w:val="ac"/>
            <w:rFonts w:ascii="宋体" w:hAnsi="宋体"/>
            <w:noProof/>
          </w:rPr>
          <w:t>4.5.1 说明和优先级</w:t>
        </w:r>
        <w:r>
          <w:rPr>
            <w:noProof/>
            <w:webHidden/>
          </w:rPr>
          <w:tab/>
        </w:r>
        <w:r>
          <w:rPr>
            <w:noProof/>
            <w:webHidden/>
          </w:rPr>
          <w:fldChar w:fldCharType="begin"/>
        </w:r>
        <w:r>
          <w:rPr>
            <w:noProof/>
            <w:webHidden/>
          </w:rPr>
          <w:instrText xml:space="preserve"> PAGEREF _Toc518417066 \h </w:instrText>
        </w:r>
        <w:r>
          <w:rPr>
            <w:noProof/>
            <w:webHidden/>
          </w:rPr>
        </w:r>
        <w:r>
          <w:rPr>
            <w:noProof/>
            <w:webHidden/>
          </w:rPr>
          <w:fldChar w:fldCharType="separate"/>
        </w:r>
        <w:r>
          <w:rPr>
            <w:noProof/>
            <w:webHidden/>
          </w:rPr>
          <w:t>117</w:t>
        </w:r>
        <w:r>
          <w:rPr>
            <w:noProof/>
            <w:webHidden/>
          </w:rPr>
          <w:fldChar w:fldCharType="end"/>
        </w:r>
      </w:hyperlink>
    </w:p>
    <w:p w14:paraId="6C5C54ED" w14:textId="77777777" w:rsidR="00B16890" w:rsidRPr="004D50F3" w:rsidRDefault="00B16890" w:rsidP="00B16890">
      <w:pPr>
        <w:pStyle w:val="ad"/>
        <w:tabs>
          <w:tab w:val="right" w:leader="dot" w:pos="8296"/>
        </w:tabs>
        <w:rPr>
          <w:rFonts w:ascii="等线" w:eastAsia="等线" w:hAnsi="等线"/>
          <w:noProof/>
          <w:szCs w:val="22"/>
        </w:rPr>
      </w:pPr>
      <w:hyperlink w:anchor="_Toc518417067" w:history="1">
        <w:r w:rsidRPr="00362C10">
          <w:rPr>
            <w:rStyle w:val="ac"/>
            <w:rFonts w:ascii="宋体" w:hAnsi="宋体"/>
            <w:noProof/>
          </w:rPr>
          <w:t>4.5.2 激励/序列</w:t>
        </w:r>
        <w:r>
          <w:rPr>
            <w:noProof/>
            <w:webHidden/>
          </w:rPr>
          <w:tab/>
        </w:r>
        <w:r>
          <w:rPr>
            <w:noProof/>
            <w:webHidden/>
          </w:rPr>
          <w:fldChar w:fldCharType="begin"/>
        </w:r>
        <w:r>
          <w:rPr>
            <w:noProof/>
            <w:webHidden/>
          </w:rPr>
          <w:instrText xml:space="preserve"> PAGEREF _Toc518417067 \h </w:instrText>
        </w:r>
        <w:r>
          <w:rPr>
            <w:noProof/>
            <w:webHidden/>
          </w:rPr>
        </w:r>
        <w:r>
          <w:rPr>
            <w:noProof/>
            <w:webHidden/>
          </w:rPr>
          <w:fldChar w:fldCharType="separate"/>
        </w:r>
        <w:r>
          <w:rPr>
            <w:noProof/>
            <w:webHidden/>
          </w:rPr>
          <w:t>117</w:t>
        </w:r>
        <w:r>
          <w:rPr>
            <w:noProof/>
            <w:webHidden/>
          </w:rPr>
          <w:fldChar w:fldCharType="end"/>
        </w:r>
      </w:hyperlink>
    </w:p>
    <w:p w14:paraId="2D32EDEB" w14:textId="77777777" w:rsidR="00B16890" w:rsidRPr="004D50F3" w:rsidRDefault="00B16890" w:rsidP="00B16890">
      <w:pPr>
        <w:pStyle w:val="ad"/>
        <w:tabs>
          <w:tab w:val="right" w:leader="dot" w:pos="8296"/>
        </w:tabs>
        <w:rPr>
          <w:rFonts w:ascii="等线" w:eastAsia="等线" w:hAnsi="等线"/>
          <w:noProof/>
          <w:szCs w:val="22"/>
        </w:rPr>
      </w:pPr>
      <w:hyperlink w:anchor="_Toc518417068" w:history="1">
        <w:r w:rsidRPr="00362C10">
          <w:rPr>
            <w:rStyle w:val="ac"/>
            <w:rFonts w:ascii="宋体" w:hAnsi="宋体"/>
            <w:noProof/>
          </w:rPr>
          <w:t>4.5.3 功能需求</w:t>
        </w:r>
        <w:r>
          <w:rPr>
            <w:noProof/>
            <w:webHidden/>
          </w:rPr>
          <w:tab/>
        </w:r>
        <w:r>
          <w:rPr>
            <w:noProof/>
            <w:webHidden/>
          </w:rPr>
          <w:fldChar w:fldCharType="begin"/>
        </w:r>
        <w:r>
          <w:rPr>
            <w:noProof/>
            <w:webHidden/>
          </w:rPr>
          <w:instrText xml:space="preserve"> PAGEREF _Toc518417068 \h </w:instrText>
        </w:r>
        <w:r>
          <w:rPr>
            <w:noProof/>
            <w:webHidden/>
          </w:rPr>
        </w:r>
        <w:r>
          <w:rPr>
            <w:noProof/>
            <w:webHidden/>
          </w:rPr>
          <w:fldChar w:fldCharType="separate"/>
        </w:r>
        <w:r>
          <w:rPr>
            <w:noProof/>
            <w:webHidden/>
          </w:rPr>
          <w:t>117</w:t>
        </w:r>
        <w:r>
          <w:rPr>
            <w:noProof/>
            <w:webHidden/>
          </w:rPr>
          <w:fldChar w:fldCharType="end"/>
        </w:r>
      </w:hyperlink>
    </w:p>
    <w:p w14:paraId="15DE153C" w14:textId="77777777" w:rsidR="00B16890" w:rsidRPr="004D50F3" w:rsidRDefault="00B16890" w:rsidP="00B16890">
      <w:pPr>
        <w:pStyle w:val="ad"/>
        <w:tabs>
          <w:tab w:val="right" w:leader="dot" w:pos="8296"/>
        </w:tabs>
        <w:rPr>
          <w:rFonts w:ascii="等线" w:eastAsia="等线" w:hAnsi="等线"/>
          <w:noProof/>
          <w:szCs w:val="22"/>
        </w:rPr>
      </w:pPr>
      <w:hyperlink w:anchor="_Toc518417069" w:history="1">
        <w:r w:rsidRPr="00362C10">
          <w:rPr>
            <w:rStyle w:val="ac"/>
            <w:rFonts w:ascii="宋体" w:hAnsi="宋体"/>
            <w:noProof/>
          </w:rPr>
          <w:t>4.5.4 用例图</w:t>
        </w:r>
        <w:r>
          <w:rPr>
            <w:noProof/>
            <w:webHidden/>
          </w:rPr>
          <w:tab/>
        </w:r>
        <w:r>
          <w:rPr>
            <w:noProof/>
            <w:webHidden/>
          </w:rPr>
          <w:fldChar w:fldCharType="begin"/>
        </w:r>
        <w:r>
          <w:rPr>
            <w:noProof/>
            <w:webHidden/>
          </w:rPr>
          <w:instrText xml:space="preserve"> PAGEREF _Toc518417069 \h </w:instrText>
        </w:r>
        <w:r>
          <w:rPr>
            <w:noProof/>
            <w:webHidden/>
          </w:rPr>
        </w:r>
        <w:r>
          <w:rPr>
            <w:noProof/>
            <w:webHidden/>
          </w:rPr>
          <w:fldChar w:fldCharType="separate"/>
        </w:r>
        <w:r>
          <w:rPr>
            <w:noProof/>
            <w:webHidden/>
          </w:rPr>
          <w:t>118</w:t>
        </w:r>
        <w:r>
          <w:rPr>
            <w:noProof/>
            <w:webHidden/>
          </w:rPr>
          <w:fldChar w:fldCharType="end"/>
        </w:r>
      </w:hyperlink>
    </w:p>
    <w:p w14:paraId="03E14F81" w14:textId="77777777" w:rsidR="00B16890" w:rsidRPr="004D50F3" w:rsidRDefault="00B16890" w:rsidP="00B16890">
      <w:pPr>
        <w:pStyle w:val="ad"/>
        <w:tabs>
          <w:tab w:val="right" w:leader="dot" w:pos="8296"/>
        </w:tabs>
        <w:rPr>
          <w:rFonts w:ascii="等线" w:eastAsia="等线" w:hAnsi="等线"/>
          <w:noProof/>
          <w:szCs w:val="22"/>
        </w:rPr>
      </w:pPr>
      <w:hyperlink w:anchor="_Toc518417070" w:history="1">
        <w:r w:rsidRPr="00362C10">
          <w:rPr>
            <w:rStyle w:val="ac"/>
            <w:rFonts w:ascii="宋体" w:hAnsi="宋体"/>
            <w:noProof/>
          </w:rPr>
          <w:t>4.5.5 用例描述</w:t>
        </w:r>
        <w:r>
          <w:rPr>
            <w:noProof/>
            <w:webHidden/>
          </w:rPr>
          <w:tab/>
        </w:r>
        <w:r>
          <w:rPr>
            <w:noProof/>
            <w:webHidden/>
          </w:rPr>
          <w:fldChar w:fldCharType="begin"/>
        </w:r>
        <w:r>
          <w:rPr>
            <w:noProof/>
            <w:webHidden/>
          </w:rPr>
          <w:instrText xml:space="preserve"> PAGEREF _Toc518417070 \h </w:instrText>
        </w:r>
        <w:r>
          <w:rPr>
            <w:noProof/>
            <w:webHidden/>
          </w:rPr>
        </w:r>
        <w:r>
          <w:rPr>
            <w:noProof/>
            <w:webHidden/>
          </w:rPr>
          <w:fldChar w:fldCharType="separate"/>
        </w:r>
        <w:r>
          <w:rPr>
            <w:noProof/>
            <w:webHidden/>
          </w:rPr>
          <w:t>118</w:t>
        </w:r>
        <w:r>
          <w:rPr>
            <w:noProof/>
            <w:webHidden/>
          </w:rPr>
          <w:fldChar w:fldCharType="end"/>
        </w:r>
      </w:hyperlink>
    </w:p>
    <w:p w14:paraId="75B3BDE2" w14:textId="77777777" w:rsidR="00B16890" w:rsidRPr="004D50F3" w:rsidRDefault="00B16890" w:rsidP="00B16890">
      <w:pPr>
        <w:pStyle w:val="ad"/>
        <w:tabs>
          <w:tab w:val="right" w:leader="dot" w:pos="8296"/>
        </w:tabs>
        <w:rPr>
          <w:rFonts w:ascii="等线" w:eastAsia="等线" w:hAnsi="等线"/>
          <w:noProof/>
          <w:szCs w:val="22"/>
        </w:rPr>
      </w:pPr>
      <w:hyperlink w:anchor="_Toc518417071" w:history="1">
        <w:r w:rsidRPr="00362C10">
          <w:rPr>
            <w:rStyle w:val="ac"/>
            <w:rFonts w:ascii="宋体" w:hAnsi="宋体"/>
            <w:noProof/>
          </w:rPr>
          <w:t>5. 其它非功能需求</w:t>
        </w:r>
        <w:r>
          <w:rPr>
            <w:noProof/>
            <w:webHidden/>
          </w:rPr>
          <w:tab/>
        </w:r>
        <w:r>
          <w:rPr>
            <w:noProof/>
            <w:webHidden/>
          </w:rPr>
          <w:fldChar w:fldCharType="begin"/>
        </w:r>
        <w:r>
          <w:rPr>
            <w:noProof/>
            <w:webHidden/>
          </w:rPr>
          <w:instrText xml:space="preserve"> PAGEREF _Toc518417071 \h </w:instrText>
        </w:r>
        <w:r>
          <w:rPr>
            <w:noProof/>
            <w:webHidden/>
          </w:rPr>
        </w:r>
        <w:r>
          <w:rPr>
            <w:noProof/>
            <w:webHidden/>
          </w:rPr>
          <w:fldChar w:fldCharType="separate"/>
        </w:r>
        <w:r>
          <w:rPr>
            <w:noProof/>
            <w:webHidden/>
          </w:rPr>
          <w:t>119</w:t>
        </w:r>
        <w:r>
          <w:rPr>
            <w:noProof/>
            <w:webHidden/>
          </w:rPr>
          <w:fldChar w:fldCharType="end"/>
        </w:r>
      </w:hyperlink>
    </w:p>
    <w:p w14:paraId="0B8885E2" w14:textId="77777777" w:rsidR="00B16890" w:rsidRPr="004D50F3" w:rsidRDefault="00B16890" w:rsidP="00B16890">
      <w:pPr>
        <w:pStyle w:val="ad"/>
        <w:tabs>
          <w:tab w:val="right" w:leader="dot" w:pos="8296"/>
        </w:tabs>
        <w:rPr>
          <w:rFonts w:ascii="等线" w:eastAsia="等线" w:hAnsi="等线"/>
          <w:noProof/>
          <w:szCs w:val="22"/>
        </w:rPr>
      </w:pPr>
      <w:hyperlink w:anchor="_Toc518417072" w:history="1">
        <w:r w:rsidRPr="00362C10">
          <w:rPr>
            <w:rStyle w:val="ac"/>
            <w:rFonts w:ascii="宋体" w:hAnsi="宋体"/>
            <w:noProof/>
          </w:rPr>
          <w:t>5.1 性能需求</w:t>
        </w:r>
        <w:r>
          <w:rPr>
            <w:noProof/>
            <w:webHidden/>
          </w:rPr>
          <w:tab/>
        </w:r>
        <w:r>
          <w:rPr>
            <w:noProof/>
            <w:webHidden/>
          </w:rPr>
          <w:fldChar w:fldCharType="begin"/>
        </w:r>
        <w:r>
          <w:rPr>
            <w:noProof/>
            <w:webHidden/>
          </w:rPr>
          <w:instrText xml:space="preserve"> PAGEREF _Toc518417072 \h </w:instrText>
        </w:r>
        <w:r>
          <w:rPr>
            <w:noProof/>
            <w:webHidden/>
          </w:rPr>
        </w:r>
        <w:r>
          <w:rPr>
            <w:noProof/>
            <w:webHidden/>
          </w:rPr>
          <w:fldChar w:fldCharType="separate"/>
        </w:r>
        <w:r>
          <w:rPr>
            <w:noProof/>
            <w:webHidden/>
          </w:rPr>
          <w:t>119</w:t>
        </w:r>
        <w:r>
          <w:rPr>
            <w:noProof/>
            <w:webHidden/>
          </w:rPr>
          <w:fldChar w:fldCharType="end"/>
        </w:r>
      </w:hyperlink>
    </w:p>
    <w:p w14:paraId="0F84EF78" w14:textId="77777777" w:rsidR="00B16890" w:rsidRPr="004D50F3" w:rsidRDefault="00B16890" w:rsidP="00B16890">
      <w:pPr>
        <w:pStyle w:val="ad"/>
        <w:tabs>
          <w:tab w:val="right" w:leader="dot" w:pos="8296"/>
        </w:tabs>
        <w:rPr>
          <w:rFonts w:ascii="等线" w:eastAsia="等线" w:hAnsi="等线"/>
          <w:noProof/>
          <w:szCs w:val="22"/>
        </w:rPr>
      </w:pPr>
      <w:hyperlink w:anchor="_Toc518417073" w:history="1">
        <w:r w:rsidRPr="00362C10">
          <w:rPr>
            <w:rStyle w:val="ac"/>
            <w:rFonts w:ascii="宋体" w:hAnsi="宋体"/>
            <w:noProof/>
          </w:rPr>
          <w:t>5.2 安全设施需求</w:t>
        </w:r>
        <w:r>
          <w:rPr>
            <w:noProof/>
            <w:webHidden/>
          </w:rPr>
          <w:tab/>
        </w:r>
        <w:r>
          <w:rPr>
            <w:noProof/>
            <w:webHidden/>
          </w:rPr>
          <w:fldChar w:fldCharType="begin"/>
        </w:r>
        <w:r>
          <w:rPr>
            <w:noProof/>
            <w:webHidden/>
          </w:rPr>
          <w:instrText xml:space="preserve"> PAGEREF _Toc518417073 \h </w:instrText>
        </w:r>
        <w:r>
          <w:rPr>
            <w:noProof/>
            <w:webHidden/>
          </w:rPr>
        </w:r>
        <w:r>
          <w:rPr>
            <w:noProof/>
            <w:webHidden/>
          </w:rPr>
          <w:fldChar w:fldCharType="separate"/>
        </w:r>
        <w:r>
          <w:rPr>
            <w:noProof/>
            <w:webHidden/>
          </w:rPr>
          <w:t>119</w:t>
        </w:r>
        <w:r>
          <w:rPr>
            <w:noProof/>
            <w:webHidden/>
          </w:rPr>
          <w:fldChar w:fldCharType="end"/>
        </w:r>
      </w:hyperlink>
    </w:p>
    <w:p w14:paraId="79E38331" w14:textId="77777777" w:rsidR="00B16890" w:rsidRPr="004D50F3" w:rsidRDefault="00B16890" w:rsidP="00B16890">
      <w:pPr>
        <w:pStyle w:val="ad"/>
        <w:tabs>
          <w:tab w:val="right" w:leader="dot" w:pos="8296"/>
        </w:tabs>
        <w:rPr>
          <w:rFonts w:ascii="等线" w:eastAsia="等线" w:hAnsi="等线"/>
          <w:noProof/>
          <w:szCs w:val="22"/>
        </w:rPr>
      </w:pPr>
      <w:hyperlink w:anchor="_Toc518417074" w:history="1">
        <w:r w:rsidRPr="00362C10">
          <w:rPr>
            <w:rStyle w:val="ac"/>
            <w:rFonts w:ascii="宋体" w:hAnsi="宋体"/>
            <w:noProof/>
          </w:rPr>
          <w:t>5.3 安全性需求</w:t>
        </w:r>
        <w:r>
          <w:rPr>
            <w:noProof/>
            <w:webHidden/>
          </w:rPr>
          <w:tab/>
        </w:r>
        <w:r>
          <w:rPr>
            <w:noProof/>
            <w:webHidden/>
          </w:rPr>
          <w:fldChar w:fldCharType="begin"/>
        </w:r>
        <w:r>
          <w:rPr>
            <w:noProof/>
            <w:webHidden/>
          </w:rPr>
          <w:instrText xml:space="preserve"> PAGEREF _Toc518417074 \h </w:instrText>
        </w:r>
        <w:r>
          <w:rPr>
            <w:noProof/>
            <w:webHidden/>
          </w:rPr>
        </w:r>
        <w:r>
          <w:rPr>
            <w:noProof/>
            <w:webHidden/>
          </w:rPr>
          <w:fldChar w:fldCharType="separate"/>
        </w:r>
        <w:r>
          <w:rPr>
            <w:noProof/>
            <w:webHidden/>
          </w:rPr>
          <w:t>119</w:t>
        </w:r>
        <w:r>
          <w:rPr>
            <w:noProof/>
            <w:webHidden/>
          </w:rPr>
          <w:fldChar w:fldCharType="end"/>
        </w:r>
      </w:hyperlink>
    </w:p>
    <w:p w14:paraId="282CDC46" w14:textId="77777777" w:rsidR="00B16890" w:rsidRPr="004D50F3" w:rsidRDefault="00B16890" w:rsidP="00B16890">
      <w:pPr>
        <w:pStyle w:val="ad"/>
        <w:tabs>
          <w:tab w:val="right" w:leader="dot" w:pos="8296"/>
        </w:tabs>
        <w:rPr>
          <w:rFonts w:ascii="等线" w:eastAsia="等线" w:hAnsi="等线"/>
          <w:noProof/>
          <w:szCs w:val="22"/>
        </w:rPr>
      </w:pPr>
      <w:hyperlink w:anchor="_Toc518417075" w:history="1">
        <w:r w:rsidRPr="00362C10">
          <w:rPr>
            <w:rStyle w:val="ac"/>
            <w:rFonts w:ascii="宋体" w:hAnsi="宋体"/>
            <w:noProof/>
          </w:rPr>
          <w:t>5.4 软件质量属性</w:t>
        </w:r>
        <w:r>
          <w:rPr>
            <w:noProof/>
            <w:webHidden/>
          </w:rPr>
          <w:tab/>
        </w:r>
        <w:r>
          <w:rPr>
            <w:noProof/>
            <w:webHidden/>
          </w:rPr>
          <w:fldChar w:fldCharType="begin"/>
        </w:r>
        <w:r>
          <w:rPr>
            <w:noProof/>
            <w:webHidden/>
          </w:rPr>
          <w:instrText xml:space="preserve"> PAGEREF _Toc518417075 \h </w:instrText>
        </w:r>
        <w:r>
          <w:rPr>
            <w:noProof/>
            <w:webHidden/>
          </w:rPr>
        </w:r>
        <w:r>
          <w:rPr>
            <w:noProof/>
            <w:webHidden/>
          </w:rPr>
          <w:fldChar w:fldCharType="separate"/>
        </w:r>
        <w:r>
          <w:rPr>
            <w:noProof/>
            <w:webHidden/>
          </w:rPr>
          <w:t>120</w:t>
        </w:r>
        <w:r>
          <w:rPr>
            <w:noProof/>
            <w:webHidden/>
          </w:rPr>
          <w:fldChar w:fldCharType="end"/>
        </w:r>
      </w:hyperlink>
    </w:p>
    <w:p w14:paraId="5C0B2B71" w14:textId="77777777" w:rsidR="00B16890" w:rsidRPr="004D50F3" w:rsidRDefault="00B16890" w:rsidP="00B16890">
      <w:pPr>
        <w:pStyle w:val="ad"/>
        <w:tabs>
          <w:tab w:val="right" w:leader="dot" w:pos="8296"/>
        </w:tabs>
        <w:rPr>
          <w:rFonts w:ascii="等线" w:eastAsia="等线" w:hAnsi="等线"/>
          <w:noProof/>
          <w:szCs w:val="22"/>
        </w:rPr>
      </w:pPr>
      <w:hyperlink w:anchor="_Toc518417076" w:history="1">
        <w:r w:rsidRPr="00362C10">
          <w:rPr>
            <w:rStyle w:val="ac"/>
            <w:rFonts w:ascii="宋体" w:hAnsi="宋体"/>
            <w:noProof/>
          </w:rPr>
          <w:t>5.5 业务规则</w:t>
        </w:r>
        <w:r>
          <w:rPr>
            <w:noProof/>
            <w:webHidden/>
          </w:rPr>
          <w:tab/>
        </w:r>
        <w:r>
          <w:rPr>
            <w:noProof/>
            <w:webHidden/>
          </w:rPr>
          <w:fldChar w:fldCharType="begin"/>
        </w:r>
        <w:r>
          <w:rPr>
            <w:noProof/>
            <w:webHidden/>
          </w:rPr>
          <w:instrText xml:space="preserve"> PAGEREF _Toc518417076 \h </w:instrText>
        </w:r>
        <w:r>
          <w:rPr>
            <w:noProof/>
            <w:webHidden/>
          </w:rPr>
        </w:r>
        <w:r>
          <w:rPr>
            <w:noProof/>
            <w:webHidden/>
          </w:rPr>
          <w:fldChar w:fldCharType="separate"/>
        </w:r>
        <w:r>
          <w:rPr>
            <w:noProof/>
            <w:webHidden/>
          </w:rPr>
          <w:t>122</w:t>
        </w:r>
        <w:r>
          <w:rPr>
            <w:noProof/>
            <w:webHidden/>
          </w:rPr>
          <w:fldChar w:fldCharType="end"/>
        </w:r>
      </w:hyperlink>
    </w:p>
    <w:p w14:paraId="338E68DD" w14:textId="77777777" w:rsidR="00B16890" w:rsidRPr="004D50F3" w:rsidRDefault="00B16890" w:rsidP="00B16890">
      <w:pPr>
        <w:pStyle w:val="ad"/>
        <w:tabs>
          <w:tab w:val="right" w:leader="dot" w:pos="8296"/>
        </w:tabs>
        <w:rPr>
          <w:rFonts w:ascii="等线" w:eastAsia="等线" w:hAnsi="等线"/>
          <w:noProof/>
          <w:szCs w:val="22"/>
        </w:rPr>
      </w:pPr>
      <w:hyperlink w:anchor="_Toc518417077" w:history="1">
        <w:r w:rsidRPr="00362C10">
          <w:rPr>
            <w:rStyle w:val="ac"/>
            <w:rFonts w:ascii="宋体" w:hAnsi="宋体"/>
            <w:noProof/>
          </w:rPr>
          <w:t>5.6 用户文档</w:t>
        </w:r>
        <w:r>
          <w:rPr>
            <w:noProof/>
            <w:webHidden/>
          </w:rPr>
          <w:tab/>
        </w:r>
        <w:r>
          <w:rPr>
            <w:noProof/>
            <w:webHidden/>
          </w:rPr>
          <w:fldChar w:fldCharType="begin"/>
        </w:r>
        <w:r>
          <w:rPr>
            <w:noProof/>
            <w:webHidden/>
          </w:rPr>
          <w:instrText xml:space="preserve"> PAGEREF _Toc518417077 \h </w:instrText>
        </w:r>
        <w:r>
          <w:rPr>
            <w:noProof/>
            <w:webHidden/>
          </w:rPr>
        </w:r>
        <w:r>
          <w:rPr>
            <w:noProof/>
            <w:webHidden/>
          </w:rPr>
          <w:fldChar w:fldCharType="separate"/>
        </w:r>
        <w:r>
          <w:rPr>
            <w:noProof/>
            <w:webHidden/>
          </w:rPr>
          <w:t>123</w:t>
        </w:r>
        <w:r>
          <w:rPr>
            <w:noProof/>
            <w:webHidden/>
          </w:rPr>
          <w:fldChar w:fldCharType="end"/>
        </w:r>
      </w:hyperlink>
    </w:p>
    <w:p w14:paraId="7959C5D1" w14:textId="77777777" w:rsidR="00B16890" w:rsidRPr="004D50F3" w:rsidRDefault="00B16890" w:rsidP="00B16890">
      <w:pPr>
        <w:pStyle w:val="ad"/>
        <w:tabs>
          <w:tab w:val="right" w:leader="dot" w:pos="8296"/>
        </w:tabs>
        <w:rPr>
          <w:rFonts w:ascii="等线" w:eastAsia="等线" w:hAnsi="等线"/>
          <w:noProof/>
          <w:szCs w:val="22"/>
        </w:rPr>
      </w:pPr>
      <w:hyperlink w:anchor="_Toc518417078" w:history="1">
        <w:r w:rsidRPr="00362C10">
          <w:rPr>
            <w:rStyle w:val="ac"/>
            <w:rFonts w:ascii="宋体" w:hAnsi="宋体"/>
            <w:noProof/>
          </w:rPr>
          <w:t>6. 其它需求</w:t>
        </w:r>
        <w:r>
          <w:rPr>
            <w:noProof/>
            <w:webHidden/>
          </w:rPr>
          <w:tab/>
        </w:r>
        <w:r>
          <w:rPr>
            <w:noProof/>
            <w:webHidden/>
          </w:rPr>
          <w:fldChar w:fldCharType="begin"/>
        </w:r>
        <w:r>
          <w:rPr>
            <w:noProof/>
            <w:webHidden/>
          </w:rPr>
          <w:instrText xml:space="preserve"> PAGEREF _Toc518417078 \h </w:instrText>
        </w:r>
        <w:r>
          <w:rPr>
            <w:noProof/>
            <w:webHidden/>
          </w:rPr>
        </w:r>
        <w:r>
          <w:rPr>
            <w:noProof/>
            <w:webHidden/>
          </w:rPr>
          <w:fldChar w:fldCharType="separate"/>
        </w:r>
        <w:r>
          <w:rPr>
            <w:noProof/>
            <w:webHidden/>
          </w:rPr>
          <w:t>123</w:t>
        </w:r>
        <w:r>
          <w:rPr>
            <w:noProof/>
            <w:webHidden/>
          </w:rPr>
          <w:fldChar w:fldCharType="end"/>
        </w:r>
      </w:hyperlink>
    </w:p>
    <w:p w14:paraId="0406D379" w14:textId="77777777" w:rsidR="00B16890" w:rsidRPr="004D50F3" w:rsidRDefault="00B16890" w:rsidP="00B16890">
      <w:pPr>
        <w:pStyle w:val="ad"/>
        <w:tabs>
          <w:tab w:val="right" w:leader="dot" w:pos="8296"/>
        </w:tabs>
        <w:rPr>
          <w:rFonts w:ascii="等线" w:eastAsia="等线" w:hAnsi="等线"/>
          <w:noProof/>
          <w:szCs w:val="22"/>
        </w:rPr>
      </w:pPr>
      <w:hyperlink w:anchor="_Toc518417079" w:history="1">
        <w:r w:rsidRPr="00362C10">
          <w:rPr>
            <w:rStyle w:val="ac"/>
            <w:noProof/>
          </w:rPr>
          <w:t>附录</w:t>
        </w:r>
        <w:r w:rsidRPr="00362C10">
          <w:rPr>
            <w:rStyle w:val="ac"/>
            <w:noProof/>
          </w:rPr>
          <w:t xml:space="preserve"> 1</w:t>
        </w:r>
        <w:r w:rsidRPr="00362C10">
          <w:rPr>
            <w:rStyle w:val="ac"/>
            <w:noProof/>
          </w:rPr>
          <w:t>词汇表</w:t>
        </w:r>
        <w:r>
          <w:rPr>
            <w:noProof/>
            <w:webHidden/>
          </w:rPr>
          <w:tab/>
        </w:r>
        <w:r>
          <w:rPr>
            <w:noProof/>
            <w:webHidden/>
          </w:rPr>
          <w:fldChar w:fldCharType="begin"/>
        </w:r>
        <w:r>
          <w:rPr>
            <w:noProof/>
            <w:webHidden/>
          </w:rPr>
          <w:instrText xml:space="preserve"> PAGEREF _Toc518417079 \h </w:instrText>
        </w:r>
        <w:r>
          <w:rPr>
            <w:noProof/>
            <w:webHidden/>
          </w:rPr>
        </w:r>
        <w:r>
          <w:rPr>
            <w:noProof/>
            <w:webHidden/>
          </w:rPr>
          <w:fldChar w:fldCharType="separate"/>
        </w:r>
        <w:r>
          <w:rPr>
            <w:noProof/>
            <w:webHidden/>
          </w:rPr>
          <w:t>124</w:t>
        </w:r>
        <w:r>
          <w:rPr>
            <w:noProof/>
            <w:webHidden/>
          </w:rPr>
          <w:fldChar w:fldCharType="end"/>
        </w:r>
      </w:hyperlink>
    </w:p>
    <w:p w14:paraId="14EB75D8" w14:textId="77777777" w:rsidR="00B16890" w:rsidRPr="004D50F3" w:rsidRDefault="00B16890" w:rsidP="00B16890">
      <w:pPr>
        <w:pStyle w:val="ad"/>
        <w:tabs>
          <w:tab w:val="right" w:leader="dot" w:pos="8296"/>
        </w:tabs>
        <w:rPr>
          <w:rFonts w:ascii="等线" w:eastAsia="等线" w:hAnsi="等线"/>
          <w:noProof/>
          <w:szCs w:val="22"/>
        </w:rPr>
      </w:pPr>
      <w:hyperlink w:anchor="_Toc518417080" w:history="1">
        <w:r w:rsidRPr="00362C10">
          <w:rPr>
            <w:rStyle w:val="ac"/>
            <w:noProof/>
          </w:rPr>
          <w:t>附录</w:t>
        </w:r>
        <w:r w:rsidRPr="00362C10">
          <w:rPr>
            <w:rStyle w:val="ac"/>
            <w:noProof/>
          </w:rPr>
          <w:t xml:space="preserve"> 2</w:t>
        </w:r>
        <w:r w:rsidRPr="00362C10">
          <w:rPr>
            <w:rStyle w:val="ac"/>
            <w:noProof/>
          </w:rPr>
          <w:t>分析模型</w:t>
        </w:r>
        <w:r>
          <w:rPr>
            <w:noProof/>
            <w:webHidden/>
          </w:rPr>
          <w:tab/>
        </w:r>
        <w:r>
          <w:rPr>
            <w:noProof/>
            <w:webHidden/>
          </w:rPr>
          <w:fldChar w:fldCharType="begin"/>
        </w:r>
        <w:r>
          <w:rPr>
            <w:noProof/>
            <w:webHidden/>
          </w:rPr>
          <w:instrText xml:space="preserve"> PAGEREF _Toc518417080 \h </w:instrText>
        </w:r>
        <w:r>
          <w:rPr>
            <w:noProof/>
            <w:webHidden/>
          </w:rPr>
        </w:r>
        <w:r>
          <w:rPr>
            <w:noProof/>
            <w:webHidden/>
          </w:rPr>
          <w:fldChar w:fldCharType="separate"/>
        </w:r>
        <w:r>
          <w:rPr>
            <w:noProof/>
            <w:webHidden/>
          </w:rPr>
          <w:t>124</w:t>
        </w:r>
        <w:r>
          <w:rPr>
            <w:noProof/>
            <w:webHidden/>
          </w:rPr>
          <w:fldChar w:fldCharType="end"/>
        </w:r>
      </w:hyperlink>
    </w:p>
    <w:p w14:paraId="28148B61" w14:textId="77777777" w:rsidR="00B16890" w:rsidRPr="004D50F3" w:rsidRDefault="00B16890" w:rsidP="00B16890">
      <w:pPr>
        <w:pStyle w:val="ad"/>
        <w:tabs>
          <w:tab w:val="right" w:leader="dot" w:pos="8296"/>
        </w:tabs>
        <w:rPr>
          <w:rFonts w:ascii="等线" w:eastAsia="等线" w:hAnsi="等线"/>
          <w:noProof/>
          <w:szCs w:val="22"/>
        </w:rPr>
      </w:pPr>
      <w:hyperlink w:anchor="_Toc518417081" w:history="1">
        <w:r w:rsidRPr="00362C10">
          <w:rPr>
            <w:rStyle w:val="ac"/>
            <w:noProof/>
          </w:rPr>
          <w:t>附录</w:t>
        </w:r>
        <w:r w:rsidRPr="00362C10">
          <w:rPr>
            <w:rStyle w:val="ac"/>
            <w:noProof/>
          </w:rPr>
          <w:t>2.1</w:t>
        </w:r>
        <w:r w:rsidRPr="00362C10">
          <w:rPr>
            <w:rStyle w:val="ac"/>
            <w:noProof/>
          </w:rPr>
          <w:t>数据流图</w:t>
        </w:r>
        <w:r>
          <w:rPr>
            <w:noProof/>
            <w:webHidden/>
          </w:rPr>
          <w:tab/>
        </w:r>
        <w:r>
          <w:rPr>
            <w:noProof/>
            <w:webHidden/>
          </w:rPr>
          <w:fldChar w:fldCharType="begin"/>
        </w:r>
        <w:r>
          <w:rPr>
            <w:noProof/>
            <w:webHidden/>
          </w:rPr>
          <w:instrText xml:space="preserve"> PAGEREF _Toc518417081 \h </w:instrText>
        </w:r>
        <w:r>
          <w:rPr>
            <w:noProof/>
            <w:webHidden/>
          </w:rPr>
        </w:r>
        <w:r>
          <w:rPr>
            <w:noProof/>
            <w:webHidden/>
          </w:rPr>
          <w:fldChar w:fldCharType="separate"/>
        </w:r>
        <w:r>
          <w:rPr>
            <w:noProof/>
            <w:webHidden/>
          </w:rPr>
          <w:t>125</w:t>
        </w:r>
        <w:r>
          <w:rPr>
            <w:noProof/>
            <w:webHidden/>
          </w:rPr>
          <w:fldChar w:fldCharType="end"/>
        </w:r>
      </w:hyperlink>
    </w:p>
    <w:p w14:paraId="3733CCA6" w14:textId="77777777" w:rsidR="00B16890" w:rsidRPr="004D50F3" w:rsidRDefault="00B16890" w:rsidP="00B16890">
      <w:pPr>
        <w:pStyle w:val="ad"/>
        <w:tabs>
          <w:tab w:val="right" w:leader="dot" w:pos="8296"/>
        </w:tabs>
        <w:rPr>
          <w:rFonts w:ascii="等线" w:eastAsia="等线" w:hAnsi="等线"/>
          <w:noProof/>
          <w:szCs w:val="22"/>
        </w:rPr>
      </w:pPr>
      <w:hyperlink w:anchor="_Toc518417082" w:history="1">
        <w:r w:rsidRPr="00362C10">
          <w:rPr>
            <w:rStyle w:val="ac"/>
            <w:noProof/>
          </w:rPr>
          <w:t>附录</w:t>
        </w:r>
        <w:r w:rsidRPr="00362C10">
          <w:rPr>
            <w:rStyle w:val="ac"/>
            <w:noProof/>
          </w:rPr>
          <w:t>2.1.1</w:t>
        </w:r>
        <w:r w:rsidRPr="00362C10">
          <w:rPr>
            <w:rStyle w:val="ac"/>
            <w:noProof/>
          </w:rPr>
          <w:t>顶层数据流图</w:t>
        </w:r>
        <w:r>
          <w:rPr>
            <w:noProof/>
            <w:webHidden/>
          </w:rPr>
          <w:tab/>
        </w:r>
        <w:r>
          <w:rPr>
            <w:noProof/>
            <w:webHidden/>
          </w:rPr>
          <w:fldChar w:fldCharType="begin"/>
        </w:r>
        <w:r>
          <w:rPr>
            <w:noProof/>
            <w:webHidden/>
          </w:rPr>
          <w:instrText xml:space="preserve"> PAGEREF _Toc518417082 \h </w:instrText>
        </w:r>
        <w:r>
          <w:rPr>
            <w:noProof/>
            <w:webHidden/>
          </w:rPr>
        </w:r>
        <w:r>
          <w:rPr>
            <w:noProof/>
            <w:webHidden/>
          </w:rPr>
          <w:fldChar w:fldCharType="separate"/>
        </w:r>
        <w:r>
          <w:rPr>
            <w:noProof/>
            <w:webHidden/>
          </w:rPr>
          <w:t>125</w:t>
        </w:r>
        <w:r>
          <w:rPr>
            <w:noProof/>
            <w:webHidden/>
          </w:rPr>
          <w:fldChar w:fldCharType="end"/>
        </w:r>
      </w:hyperlink>
    </w:p>
    <w:p w14:paraId="593ECFEC" w14:textId="77777777" w:rsidR="00B16890" w:rsidRPr="004D50F3" w:rsidRDefault="00B16890" w:rsidP="00B16890">
      <w:pPr>
        <w:pStyle w:val="ad"/>
        <w:tabs>
          <w:tab w:val="right" w:leader="dot" w:pos="8296"/>
        </w:tabs>
        <w:rPr>
          <w:rFonts w:ascii="等线" w:eastAsia="等线" w:hAnsi="等线"/>
          <w:noProof/>
          <w:szCs w:val="22"/>
        </w:rPr>
      </w:pPr>
      <w:hyperlink w:anchor="_Toc518417083" w:history="1">
        <w:r w:rsidRPr="00362C10">
          <w:rPr>
            <w:rStyle w:val="ac"/>
            <w:noProof/>
          </w:rPr>
          <w:t>附录</w:t>
        </w:r>
        <w:r w:rsidRPr="00362C10">
          <w:rPr>
            <w:rStyle w:val="ac"/>
            <w:noProof/>
          </w:rPr>
          <w:t>2.1.2</w:t>
        </w:r>
        <w:r w:rsidRPr="00362C10">
          <w:rPr>
            <w:rStyle w:val="ac"/>
            <w:noProof/>
          </w:rPr>
          <w:t>第二层数据流图</w:t>
        </w:r>
        <w:r>
          <w:rPr>
            <w:noProof/>
            <w:webHidden/>
          </w:rPr>
          <w:tab/>
        </w:r>
        <w:r>
          <w:rPr>
            <w:noProof/>
            <w:webHidden/>
          </w:rPr>
          <w:fldChar w:fldCharType="begin"/>
        </w:r>
        <w:r>
          <w:rPr>
            <w:noProof/>
            <w:webHidden/>
          </w:rPr>
          <w:instrText xml:space="preserve"> PAGEREF _Toc518417083 \h </w:instrText>
        </w:r>
        <w:r>
          <w:rPr>
            <w:noProof/>
            <w:webHidden/>
          </w:rPr>
        </w:r>
        <w:r>
          <w:rPr>
            <w:noProof/>
            <w:webHidden/>
          </w:rPr>
          <w:fldChar w:fldCharType="separate"/>
        </w:r>
        <w:r>
          <w:rPr>
            <w:noProof/>
            <w:webHidden/>
          </w:rPr>
          <w:t>126</w:t>
        </w:r>
        <w:r>
          <w:rPr>
            <w:noProof/>
            <w:webHidden/>
          </w:rPr>
          <w:fldChar w:fldCharType="end"/>
        </w:r>
      </w:hyperlink>
    </w:p>
    <w:p w14:paraId="59BB85D9" w14:textId="77777777" w:rsidR="00B16890" w:rsidRPr="004D50F3" w:rsidRDefault="00B16890" w:rsidP="00B16890">
      <w:pPr>
        <w:pStyle w:val="ad"/>
        <w:tabs>
          <w:tab w:val="right" w:leader="dot" w:pos="8296"/>
        </w:tabs>
        <w:rPr>
          <w:rFonts w:ascii="等线" w:eastAsia="等线" w:hAnsi="等线"/>
          <w:noProof/>
          <w:szCs w:val="22"/>
        </w:rPr>
      </w:pPr>
      <w:hyperlink w:anchor="_Toc518417084" w:history="1">
        <w:r w:rsidRPr="00362C10">
          <w:rPr>
            <w:rStyle w:val="ac"/>
            <w:noProof/>
          </w:rPr>
          <w:t>附录</w:t>
        </w:r>
        <w:r w:rsidRPr="00362C10">
          <w:rPr>
            <w:rStyle w:val="ac"/>
            <w:noProof/>
          </w:rPr>
          <w:t>2.2</w:t>
        </w:r>
        <w:r w:rsidRPr="00362C10">
          <w:rPr>
            <w:rStyle w:val="ac"/>
            <w:noProof/>
          </w:rPr>
          <w:t>状态图</w:t>
        </w:r>
        <w:r>
          <w:rPr>
            <w:noProof/>
            <w:webHidden/>
          </w:rPr>
          <w:tab/>
        </w:r>
        <w:r>
          <w:rPr>
            <w:noProof/>
            <w:webHidden/>
          </w:rPr>
          <w:fldChar w:fldCharType="begin"/>
        </w:r>
        <w:r>
          <w:rPr>
            <w:noProof/>
            <w:webHidden/>
          </w:rPr>
          <w:instrText xml:space="preserve"> PAGEREF _Toc518417084 \h </w:instrText>
        </w:r>
        <w:r>
          <w:rPr>
            <w:noProof/>
            <w:webHidden/>
          </w:rPr>
        </w:r>
        <w:r>
          <w:rPr>
            <w:noProof/>
            <w:webHidden/>
          </w:rPr>
          <w:fldChar w:fldCharType="separate"/>
        </w:r>
        <w:r>
          <w:rPr>
            <w:noProof/>
            <w:webHidden/>
          </w:rPr>
          <w:t>129</w:t>
        </w:r>
        <w:r>
          <w:rPr>
            <w:noProof/>
            <w:webHidden/>
          </w:rPr>
          <w:fldChar w:fldCharType="end"/>
        </w:r>
      </w:hyperlink>
    </w:p>
    <w:p w14:paraId="0A0AAC01" w14:textId="77777777" w:rsidR="00B16890" w:rsidRPr="004D50F3" w:rsidRDefault="00B16890" w:rsidP="00B16890">
      <w:pPr>
        <w:pStyle w:val="ad"/>
        <w:tabs>
          <w:tab w:val="right" w:leader="dot" w:pos="8296"/>
        </w:tabs>
        <w:rPr>
          <w:rFonts w:ascii="等线" w:eastAsia="等线" w:hAnsi="等线"/>
          <w:noProof/>
          <w:szCs w:val="22"/>
        </w:rPr>
      </w:pPr>
      <w:hyperlink w:anchor="_Toc518417085" w:history="1">
        <w:r w:rsidRPr="00362C10">
          <w:rPr>
            <w:rStyle w:val="ac"/>
            <w:noProof/>
          </w:rPr>
          <w:t>附录</w:t>
        </w:r>
        <w:r w:rsidRPr="00362C10">
          <w:rPr>
            <w:rStyle w:val="ac"/>
            <w:noProof/>
          </w:rPr>
          <w:t>2.3</w:t>
        </w:r>
        <w:r w:rsidRPr="00362C10">
          <w:rPr>
            <w:rStyle w:val="ac"/>
            <w:noProof/>
          </w:rPr>
          <w:t>数据字典</w:t>
        </w:r>
        <w:r>
          <w:rPr>
            <w:noProof/>
            <w:webHidden/>
          </w:rPr>
          <w:tab/>
        </w:r>
        <w:r>
          <w:rPr>
            <w:noProof/>
            <w:webHidden/>
          </w:rPr>
          <w:fldChar w:fldCharType="begin"/>
        </w:r>
        <w:r>
          <w:rPr>
            <w:noProof/>
            <w:webHidden/>
          </w:rPr>
          <w:instrText xml:space="preserve"> PAGEREF _Toc518417085 \h </w:instrText>
        </w:r>
        <w:r>
          <w:rPr>
            <w:noProof/>
            <w:webHidden/>
          </w:rPr>
        </w:r>
        <w:r>
          <w:rPr>
            <w:noProof/>
            <w:webHidden/>
          </w:rPr>
          <w:fldChar w:fldCharType="separate"/>
        </w:r>
        <w:r>
          <w:rPr>
            <w:noProof/>
            <w:webHidden/>
          </w:rPr>
          <w:t>129</w:t>
        </w:r>
        <w:r>
          <w:rPr>
            <w:noProof/>
            <w:webHidden/>
          </w:rPr>
          <w:fldChar w:fldCharType="end"/>
        </w:r>
      </w:hyperlink>
    </w:p>
    <w:p w14:paraId="5675517E" w14:textId="77777777" w:rsidR="00B16890" w:rsidRPr="004D50F3" w:rsidRDefault="00B16890" w:rsidP="00B16890">
      <w:pPr>
        <w:pStyle w:val="ad"/>
        <w:tabs>
          <w:tab w:val="right" w:leader="dot" w:pos="8296"/>
        </w:tabs>
        <w:rPr>
          <w:rFonts w:ascii="等线" w:eastAsia="等线" w:hAnsi="等线"/>
          <w:noProof/>
          <w:szCs w:val="22"/>
        </w:rPr>
      </w:pPr>
      <w:hyperlink w:anchor="_Toc518417086" w:history="1">
        <w:r w:rsidRPr="00362C10">
          <w:rPr>
            <w:rStyle w:val="ac"/>
            <w:noProof/>
          </w:rPr>
          <w:t>附录</w:t>
        </w:r>
        <w:r w:rsidRPr="00362C10">
          <w:rPr>
            <w:rStyle w:val="ac"/>
            <w:noProof/>
          </w:rPr>
          <w:t>2.3.1</w:t>
        </w:r>
        <w:r w:rsidRPr="00362C10">
          <w:rPr>
            <w:rStyle w:val="ac"/>
            <w:noProof/>
          </w:rPr>
          <w:t>数据流</w:t>
        </w:r>
        <w:r>
          <w:rPr>
            <w:noProof/>
            <w:webHidden/>
          </w:rPr>
          <w:tab/>
        </w:r>
        <w:r>
          <w:rPr>
            <w:noProof/>
            <w:webHidden/>
          </w:rPr>
          <w:fldChar w:fldCharType="begin"/>
        </w:r>
        <w:r>
          <w:rPr>
            <w:noProof/>
            <w:webHidden/>
          </w:rPr>
          <w:instrText xml:space="preserve"> PAGEREF _Toc518417086 \h </w:instrText>
        </w:r>
        <w:r>
          <w:rPr>
            <w:noProof/>
            <w:webHidden/>
          </w:rPr>
        </w:r>
        <w:r>
          <w:rPr>
            <w:noProof/>
            <w:webHidden/>
          </w:rPr>
          <w:fldChar w:fldCharType="separate"/>
        </w:r>
        <w:r>
          <w:rPr>
            <w:noProof/>
            <w:webHidden/>
          </w:rPr>
          <w:t>129</w:t>
        </w:r>
        <w:r>
          <w:rPr>
            <w:noProof/>
            <w:webHidden/>
          </w:rPr>
          <w:fldChar w:fldCharType="end"/>
        </w:r>
      </w:hyperlink>
    </w:p>
    <w:p w14:paraId="6DC43247" w14:textId="77777777" w:rsidR="00B16890" w:rsidRPr="004D50F3" w:rsidRDefault="00B16890" w:rsidP="00B16890">
      <w:pPr>
        <w:pStyle w:val="ad"/>
        <w:tabs>
          <w:tab w:val="right" w:leader="dot" w:pos="8296"/>
        </w:tabs>
        <w:rPr>
          <w:rFonts w:ascii="等线" w:eastAsia="等线" w:hAnsi="等线"/>
          <w:noProof/>
          <w:szCs w:val="22"/>
        </w:rPr>
      </w:pPr>
      <w:hyperlink w:anchor="_Toc518417087" w:history="1">
        <w:r w:rsidRPr="00362C10">
          <w:rPr>
            <w:rStyle w:val="ac"/>
            <w:noProof/>
          </w:rPr>
          <w:t>附录</w:t>
        </w:r>
        <w:r w:rsidRPr="00362C10">
          <w:rPr>
            <w:rStyle w:val="ac"/>
            <w:noProof/>
          </w:rPr>
          <w:t>2.3.2</w:t>
        </w:r>
        <w:r w:rsidRPr="00362C10">
          <w:rPr>
            <w:rStyle w:val="ac"/>
            <w:noProof/>
          </w:rPr>
          <w:t>数据元素</w:t>
        </w:r>
        <w:r>
          <w:rPr>
            <w:noProof/>
            <w:webHidden/>
          </w:rPr>
          <w:tab/>
        </w:r>
        <w:r>
          <w:rPr>
            <w:noProof/>
            <w:webHidden/>
          </w:rPr>
          <w:fldChar w:fldCharType="begin"/>
        </w:r>
        <w:r>
          <w:rPr>
            <w:noProof/>
            <w:webHidden/>
          </w:rPr>
          <w:instrText xml:space="preserve"> PAGEREF _Toc518417087 \h </w:instrText>
        </w:r>
        <w:r>
          <w:rPr>
            <w:noProof/>
            <w:webHidden/>
          </w:rPr>
        </w:r>
        <w:r>
          <w:rPr>
            <w:noProof/>
            <w:webHidden/>
          </w:rPr>
          <w:fldChar w:fldCharType="separate"/>
        </w:r>
        <w:r>
          <w:rPr>
            <w:noProof/>
            <w:webHidden/>
          </w:rPr>
          <w:t>131</w:t>
        </w:r>
        <w:r>
          <w:rPr>
            <w:noProof/>
            <w:webHidden/>
          </w:rPr>
          <w:fldChar w:fldCharType="end"/>
        </w:r>
      </w:hyperlink>
    </w:p>
    <w:p w14:paraId="1AC9B007" w14:textId="77777777" w:rsidR="00B16890" w:rsidRPr="004D50F3" w:rsidRDefault="00B16890" w:rsidP="00B16890">
      <w:pPr>
        <w:pStyle w:val="ad"/>
        <w:tabs>
          <w:tab w:val="right" w:leader="dot" w:pos="8296"/>
        </w:tabs>
        <w:rPr>
          <w:rFonts w:ascii="等线" w:eastAsia="等线" w:hAnsi="等线"/>
          <w:noProof/>
          <w:szCs w:val="22"/>
        </w:rPr>
      </w:pPr>
      <w:hyperlink w:anchor="_Toc518417088" w:history="1">
        <w:r w:rsidRPr="00362C10">
          <w:rPr>
            <w:rStyle w:val="ac"/>
            <w:noProof/>
          </w:rPr>
          <w:t>附录</w:t>
        </w:r>
        <w:r w:rsidRPr="00362C10">
          <w:rPr>
            <w:rStyle w:val="ac"/>
            <w:noProof/>
          </w:rPr>
          <w:t>2.3.3</w:t>
        </w:r>
        <w:r w:rsidRPr="00362C10">
          <w:rPr>
            <w:rStyle w:val="ac"/>
            <w:noProof/>
          </w:rPr>
          <w:t>外部项</w:t>
        </w:r>
        <w:r>
          <w:rPr>
            <w:noProof/>
            <w:webHidden/>
          </w:rPr>
          <w:tab/>
        </w:r>
        <w:r>
          <w:rPr>
            <w:noProof/>
            <w:webHidden/>
          </w:rPr>
          <w:fldChar w:fldCharType="begin"/>
        </w:r>
        <w:r>
          <w:rPr>
            <w:noProof/>
            <w:webHidden/>
          </w:rPr>
          <w:instrText xml:space="preserve"> PAGEREF _Toc518417088 \h </w:instrText>
        </w:r>
        <w:r>
          <w:rPr>
            <w:noProof/>
            <w:webHidden/>
          </w:rPr>
        </w:r>
        <w:r>
          <w:rPr>
            <w:noProof/>
            <w:webHidden/>
          </w:rPr>
          <w:fldChar w:fldCharType="separate"/>
        </w:r>
        <w:r>
          <w:rPr>
            <w:noProof/>
            <w:webHidden/>
          </w:rPr>
          <w:t>132</w:t>
        </w:r>
        <w:r>
          <w:rPr>
            <w:noProof/>
            <w:webHidden/>
          </w:rPr>
          <w:fldChar w:fldCharType="end"/>
        </w:r>
      </w:hyperlink>
    </w:p>
    <w:p w14:paraId="4672B51D" w14:textId="77777777" w:rsidR="00B16890" w:rsidRPr="004D50F3" w:rsidRDefault="00B16890" w:rsidP="00B16890">
      <w:pPr>
        <w:pStyle w:val="ad"/>
        <w:tabs>
          <w:tab w:val="right" w:leader="dot" w:pos="8296"/>
        </w:tabs>
        <w:rPr>
          <w:rFonts w:ascii="等线" w:eastAsia="等线" w:hAnsi="等线"/>
          <w:noProof/>
          <w:szCs w:val="22"/>
        </w:rPr>
      </w:pPr>
      <w:hyperlink w:anchor="_Toc518417089" w:history="1">
        <w:r w:rsidRPr="00362C10">
          <w:rPr>
            <w:rStyle w:val="ac"/>
            <w:noProof/>
          </w:rPr>
          <w:t>附录</w:t>
        </w:r>
        <w:r w:rsidRPr="00362C10">
          <w:rPr>
            <w:rStyle w:val="ac"/>
            <w:noProof/>
          </w:rPr>
          <w:t>2.3.4</w:t>
        </w:r>
        <w:r w:rsidRPr="00362C10">
          <w:rPr>
            <w:rStyle w:val="ac"/>
            <w:noProof/>
          </w:rPr>
          <w:t>数据精度</w:t>
        </w:r>
        <w:r>
          <w:rPr>
            <w:noProof/>
            <w:webHidden/>
          </w:rPr>
          <w:tab/>
        </w:r>
        <w:r>
          <w:rPr>
            <w:noProof/>
            <w:webHidden/>
          </w:rPr>
          <w:fldChar w:fldCharType="begin"/>
        </w:r>
        <w:r>
          <w:rPr>
            <w:noProof/>
            <w:webHidden/>
          </w:rPr>
          <w:instrText xml:space="preserve"> PAGEREF _Toc518417089 \h </w:instrText>
        </w:r>
        <w:r>
          <w:rPr>
            <w:noProof/>
            <w:webHidden/>
          </w:rPr>
        </w:r>
        <w:r>
          <w:rPr>
            <w:noProof/>
            <w:webHidden/>
          </w:rPr>
          <w:fldChar w:fldCharType="separate"/>
        </w:r>
        <w:r>
          <w:rPr>
            <w:noProof/>
            <w:webHidden/>
          </w:rPr>
          <w:t>134</w:t>
        </w:r>
        <w:r>
          <w:rPr>
            <w:noProof/>
            <w:webHidden/>
          </w:rPr>
          <w:fldChar w:fldCharType="end"/>
        </w:r>
      </w:hyperlink>
    </w:p>
    <w:p w14:paraId="399AF8B2" w14:textId="77777777" w:rsidR="00B16890" w:rsidRPr="004D50F3" w:rsidRDefault="00B16890" w:rsidP="00B16890">
      <w:pPr>
        <w:pStyle w:val="ad"/>
        <w:tabs>
          <w:tab w:val="right" w:leader="dot" w:pos="8296"/>
        </w:tabs>
        <w:rPr>
          <w:rFonts w:ascii="等线" w:eastAsia="等线" w:hAnsi="等线"/>
          <w:noProof/>
          <w:szCs w:val="22"/>
        </w:rPr>
      </w:pPr>
      <w:hyperlink w:anchor="_Toc518417090" w:history="1">
        <w:r w:rsidRPr="00362C10">
          <w:rPr>
            <w:rStyle w:val="ac"/>
            <w:noProof/>
          </w:rPr>
          <w:t>附录</w:t>
        </w:r>
        <w:r w:rsidRPr="00362C10">
          <w:rPr>
            <w:rStyle w:val="ac"/>
            <w:noProof/>
          </w:rPr>
          <w:t xml:space="preserve"> 3</w:t>
        </w:r>
        <w:r w:rsidRPr="00362C10">
          <w:rPr>
            <w:rStyle w:val="ac"/>
            <w:noProof/>
          </w:rPr>
          <w:t>待确定的问题列表</w:t>
        </w:r>
        <w:r>
          <w:rPr>
            <w:noProof/>
            <w:webHidden/>
          </w:rPr>
          <w:tab/>
        </w:r>
        <w:r>
          <w:rPr>
            <w:noProof/>
            <w:webHidden/>
          </w:rPr>
          <w:fldChar w:fldCharType="begin"/>
        </w:r>
        <w:r>
          <w:rPr>
            <w:noProof/>
            <w:webHidden/>
          </w:rPr>
          <w:instrText xml:space="preserve"> PAGEREF _Toc518417090 \h </w:instrText>
        </w:r>
        <w:r>
          <w:rPr>
            <w:noProof/>
            <w:webHidden/>
          </w:rPr>
        </w:r>
        <w:r>
          <w:rPr>
            <w:noProof/>
            <w:webHidden/>
          </w:rPr>
          <w:fldChar w:fldCharType="separate"/>
        </w:r>
        <w:r>
          <w:rPr>
            <w:noProof/>
            <w:webHidden/>
          </w:rPr>
          <w:t>135</w:t>
        </w:r>
        <w:r>
          <w:rPr>
            <w:noProof/>
            <w:webHidden/>
          </w:rPr>
          <w:fldChar w:fldCharType="end"/>
        </w:r>
      </w:hyperlink>
    </w:p>
    <w:p w14:paraId="0943925E" w14:textId="77777777" w:rsidR="00B16890" w:rsidRDefault="00B16890" w:rsidP="00B16890">
      <w:pPr>
        <w:spacing w:line="300" w:lineRule="auto"/>
        <w:rPr>
          <w:rFonts w:ascii="宋体" w:hAnsi="宋体"/>
        </w:rPr>
      </w:pPr>
      <w:r>
        <w:rPr>
          <w:rFonts w:ascii="宋体" w:hAnsi="宋体"/>
          <w:b/>
          <w:bCs/>
          <w:sz w:val="24"/>
          <w:lang w:val="zh-CN"/>
        </w:rPr>
        <w:fldChar w:fldCharType="end"/>
      </w:r>
    </w:p>
    <w:p w14:paraId="0052E17D" w14:textId="77777777" w:rsidR="00B16890" w:rsidRDefault="00B16890" w:rsidP="00B16890">
      <w:pPr>
        <w:rPr>
          <w:rFonts w:ascii="宋体" w:hAnsi="宋体" w:cs="黑体" w:hint="eastAsia"/>
          <w:sz w:val="28"/>
          <w:szCs w:val="28"/>
        </w:rPr>
      </w:pPr>
      <w:r>
        <w:rPr>
          <w:rFonts w:ascii="宋体" w:hAnsi="宋体" w:cs="宋体" w:hint="eastAsia"/>
          <w:sz w:val="24"/>
        </w:rPr>
        <w:br w:type="page"/>
      </w:r>
      <w:r>
        <w:rPr>
          <w:rFonts w:ascii="宋体" w:hAnsi="宋体" w:cs="黑体" w:hint="eastAsia"/>
          <w:sz w:val="28"/>
          <w:szCs w:val="28"/>
        </w:rPr>
        <w:lastRenderedPageBreak/>
        <w:t xml:space="preserve"> </w:t>
      </w:r>
    </w:p>
    <w:p w14:paraId="06A13AE0" w14:textId="77777777" w:rsidR="00B16890" w:rsidRDefault="00B16890" w:rsidP="00B16890">
      <w:pPr>
        <w:pStyle w:val="a7"/>
        <w:jc w:val="left"/>
        <w:rPr>
          <w:rFonts w:ascii="宋体" w:hAnsi="宋体" w:hint="eastAsia"/>
          <w:sz w:val="48"/>
          <w:szCs w:val="48"/>
        </w:rPr>
      </w:pPr>
      <w:bookmarkStart w:id="0" w:name="_Toc518417022"/>
      <w:r>
        <w:rPr>
          <w:rFonts w:ascii="宋体" w:hAnsi="宋体" w:hint="eastAsia"/>
          <w:sz w:val="48"/>
          <w:szCs w:val="48"/>
        </w:rPr>
        <w:t>1.</w:t>
      </w:r>
      <w:r>
        <w:rPr>
          <w:rFonts w:ascii="宋体" w:hAnsi="宋体" w:hint="eastAsia"/>
          <w:sz w:val="48"/>
          <w:szCs w:val="48"/>
        </w:rPr>
        <w:t>引言</w:t>
      </w:r>
      <w:bookmarkEnd w:id="0"/>
    </w:p>
    <w:p w14:paraId="725C5B45" w14:textId="77777777" w:rsidR="00B16890" w:rsidRDefault="00B16890" w:rsidP="00B16890">
      <w:pPr>
        <w:spacing w:line="360" w:lineRule="auto"/>
        <w:ind w:firstLine="480"/>
        <w:rPr>
          <w:rFonts w:ascii="宋体" w:hAnsi="宋体" w:cs="宋体"/>
          <w:sz w:val="24"/>
        </w:rPr>
      </w:pPr>
    </w:p>
    <w:p w14:paraId="5C26619C" w14:textId="77777777" w:rsidR="00B16890" w:rsidRDefault="00B16890" w:rsidP="00B16890">
      <w:pPr>
        <w:pStyle w:val="1"/>
        <w:jc w:val="left"/>
        <w:rPr>
          <w:rFonts w:ascii="宋体" w:hAnsi="宋体" w:hint="eastAsia"/>
        </w:rPr>
      </w:pPr>
      <w:bookmarkStart w:id="1" w:name="_Toc518417023"/>
      <w:r>
        <w:rPr>
          <w:rFonts w:ascii="宋体" w:hAnsi="宋体" w:hint="eastAsia"/>
        </w:rPr>
        <w:t>1.1目的</w:t>
      </w:r>
      <w:bookmarkEnd w:id="1"/>
    </w:p>
    <w:p w14:paraId="477B74D0" w14:textId="77777777" w:rsidR="00B16890" w:rsidRDefault="00B16890" w:rsidP="00B16890">
      <w:pPr>
        <w:spacing w:line="360" w:lineRule="auto"/>
        <w:ind w:firstLine="480"/>
        <w:rPr>
          <w:rFonts w:ascii="宋体" w:hAnsi="宋体" w:cs="宋体"/>
          <w:sz w:val="24"/>
        </w:rPr>
      </w:pPr>
      <w:r>
        <w:rPr>
          <w:rFonts w:ascii="宋体" w:hAnsi="宋体" w:cs="宋体" w:hint="eastAsia"/>
          <w:sz w:val="24"/>
        </w:rPr>
        <w:t>本文档的主要目的是定义企业管理辅助系统及其所有子系统的业务需求、接口描述与功能定义等。包括对该文档本身的介绍、系统描述和特性、功能性需求与非功能需求等。同时对完成此系统所必须遵循的标准进行了规定。目的是全面地对系统进行说明以提高开发时的沟通效率，并为日后的系统升级提供参考。</w:t>
      </w:r>
    </w:p>
    <w:p w14:paraId="663D32EA" w14:textId="77777777" w:rsidR="00B16890" w:rsidRDefault="00B16890" w:rsidP="00B16890">
      <w:pPr>
        <w:spacing w:line="360" w:lineRule="auto"/>
        <w:ind w:firstLine="480"/>
        <w:rPr>
          <w:rFonts w:ascii="宋体" w:hAnsi="宋体" w:cs="宋体" w:hint="eastAsia"/>
          <w:sz w:val="24"/>
        </w:rPr>
      </w:pPr>
    </w:p>
    <w:p w14:paraId="54D735AA" w14:textId="77777777" w:rsidR="00B16890" w:rsidRDefault="00B16890" w:rsidP="00B16890">
      <w:pPr>
        <w:pStyle w:val="1"/>
        <w:jc w:val="left"/>
        <w:rPr>
          <w:rFonts w:ascii="宋体" w:hAnsi="宋体" w:hint="eastAsia"/>
        </w:rPr>
      </w:pPr>
      <w:bookmarkStart w:id="2" w:name="_Toc518417024"/>
      <w:r>
        <w:rPr>
          <w:rFonts w:ascii="宋体" w:hAnsi="宋体" w:hint="eastAsia"/>
        </w:rPr>
        <w:t>1.2文档约定</w:t>
      </w:r>
      <w:bookmarkEnd w:id="2"/>
    </w:p>
    <w:p w14:paraId="5F32A1DC"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在阅读该文档时，读者会发现不同的条目使用不同的字体、大小和粗细，这是为了标明不同的含义和规律。用同一种风格的字体显示的是同一类型的内容。</w:t>
      </w:r>
    </w:p>
    <w:p w14:paraId="34784C5D"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本文中出现的字体样式：</w:t>
      </w:r>
    </w:p>
    <w:p w14:paraId="061664A7"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1） 宋体正文：文档正文</w:t>
      </w:r>
    </w:p>
    <w:p w14:paraId="24201E7B"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2） Consolas：代码或伪代码</w:t>
      </w:r>
      <w:ins w:id="3" w:author="geekorange" w:date="2017-06-28T09:28:00Z">
        <w:r>
          <w:rPr>
            <w:rFonts w:ascii="宋体" w:hAnsi="宋体" w:cs="宋体" w:hint="eastAsia"/>
            <w:sz w:val="24"/>
          </w:rPr>
          <w:t xml:space="preserve">/* 需要定义字号 */ </w:t>
        </w:r>
      </w:ins>
    </w:p>
    <w:p w14:paraId="7F3E16EB"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3） 宋体加粗：表示强调是一个要点</w:t>
      </w:r>
    </w:p>
    <w:p w14:paraId="0C022518"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4） 宋体加粗</w:t>
      </w:r>
      <w:proofErr w:type="gramStart"/>
      <w:r>
        <w:rPr>
          <w:rFonts w:ascii="宋体" w:hAnsi="宋体" w:cs="宋体" w:hint="eastAsia"/>
          <w:sz w:val="24"/>
        </w:rPr>
        <w:t>不同大</w:t>
      </w:r>
      <w:proofErr w:type="gramEnd"/>
      <w:r>
        <w:rPr>
          <w:rFonts w:ascii="宋体" w:hAnsi="宋体" w:cs="宋体" w:hint="eastAsia"/>
          <w:sz w:val="24"/>
        </w:rPr>
        <w:t>小字体：要点的层级，越大的字体代表更高层次的要点</w:t>
      </w:r>
    </w:p>
    <w:p w14:paraId="4955B69A" w14:textId="77777777" w:rsidR="00B16890" w:rsidRPr="007E50BA" w:rsidRDefault="00B16890" w:rsidP="00B16890">
      <w:pPr>
        <w:spacing w:line="360" w:lineRule="auto"/>
        <w:ind w:firstLineChars="200" w:firstLine="480"/>
        <w:rPr>
          <w:rFonts w:ascii="宋体" w:hAnsi="宋体" w:cs="宋体"/>
          <w:sz w:val="24"/>
        </w:rPr>
      </w:pPr>
    </w:p>
    <w:p w14:paraId="784B0437" w14:textId="77777777" w:rsidR="00B16890" w:rsidRDefault="00B16890" w:rsidP="00B16890">
      <w:pPr>
        <w:spacing w:line="360" w:lineRule="auto"/>
        <w:rPr>
          <w:rFonts w:ascii="宋体" w:hAnsi="宋体" w:cs="宋体"/>
          <w:sz w:val="24"/>
        </w:rPr>
      </w:pPr>
    </w:p>
    <w:p w14:paraId="70ED9CC0" w14:textId="77777777" w:rsidR="00B16890" w:rsidRDefault="00B16890" w:rsidP="00B16890">
      <w:pPr>
        <w:pStyle w:val="1"/>
        <w:jc w:val="left"/>
        <w:rPr>
          <w:rFonts w:ascii="宋体" w:hAnsi="宋体"/>
        </w:rPr>
      </w:pPr>
      <w:bookmarkStart w:id="4" w:name="_Toc486405050"/>
      <w:bookmarkStart w:id="5" w:name="_Toc518417025"/>
      <w:r>
        <w:rPr>
          <w:rFonts w:ascii="宋体" w:hAnsi="宋体" w:hint="eastAsia"/>
        </w:rPr>
        <w:t>1.3预期的读者和阅读建议</w:t>
      </w:r>
      <w:bookmarkEnd w:id="4"/>
      <w:bookmarkEnd w:id="5"/>
    </w:p>
    <w:p w14:paraId="66A36BCE"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该文档说明针对不同的读者有不同的阅读建议，具体如下：</w:t>
      </w:r>
    </w:p>
    <w:p w14:paraId="266BB9FE"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lastRenderedPageBreak/>
        <w:t>1） 用户（领导、员工、管理员等）：建议阅读本文档的第 2、4章，了解系统的总体情况、具体功能、运行环境、配置以及运行时的要求约束等。</w:t>
      </w:r>
    </w:p>
    <w:p w14:paraId="0DCB1E4B"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2） 开发者：建议阅读整个文档，充分了解文档结构、该系统各方面的需求说明、根据需求来理解系统结构，从而完成系统分析和设计编码，更高效地进行系统开发。</w:t>
      </w:r>
    </w:p>
    <w:p w14:paraId="4455CEA1"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3） 测试人员：建议阅读本文档的第3、5、6、章节以及附录2，了解系统的需求和功能设计，以便在测试中确定系统是否完成所有的功能设计，排除可能的漏洞或者故障。</w:t>
      </w:r>
    </w:p>
    <w:p w14:paraId="2AE4D6D9"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4） 项目经理：建议阅读本文档的第 2、4章节，了解系统总体情况、整体功能设计、可能存在的问题和需求工程中涉及的分析模型。</w:t>
      </w:r>
    </w:p>
    <w:p w14:paraId="28130CF0"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5） 营销人员：建议阅读本文档的第2章，了解系统总体情况和功能、特性和运行环境等信息，方便向用户介绍该系统，并推广该系统的使用。</w:t>
      </w:r>
    </w:p>
    <w:p w14:paraId="7DE41F50" w14:textId="77777777" w:rsidR="00B16890" w:rsidRDefault="00B16890" w:rsidP="00B16890">
      <w:pPr>
        <w:tabs>
          <w:tab w:val="left" w:pos="3286"/>
        </w:tabs>
        <w:spacing w:line="360" w:lineRule="auto"/>
        <w:ind w:firstLineChars="200" w:firstLine="480"/>
        <w:rPr>
          <w:rFonts w:ascii="宋体" w:hAnsi="宋体" w:cs="宋体"/>
          <w:sz w:val="24"/>
        </w:rPr>
      </w:pPr>
      <w:r>
        <w:rPr>
          <w:rFonts w:ascii="宋体" w:hAnsi="宋体" w:cs="宋体"/>
          <w:sz w:val="24"/>
        </w:rPr>
        <w:tab/>
      </w:r>
    </w:p>
    <w:p w14:paraId="33922EE2" w14:textId="77777777" w:rsidR="00B16890" w:rsidRDefault="00B16890" w:rsidP="00B16890">
      <w:pPr>
        <w:spacing w:line="360" w:lineRule="auto"/>
        <w:ind w:firstLineChars="200" w:firstLine="480"/>
        <w:rPr>
          <w:rFonts w:ascii="宋体" w:hAnsi="宋体" w:cs="宋体"/>
          <w:sz w:val="24"/>
        </w:rPr>
      </w:pPr>
    </w:p>
    <w:p w14:paraId="0A1D6075" w14:textId="77777777" w:rsidR="00B16890" w:rsidRDefault="00B16890" w:rsidP="00B16890">
      <w:pPr>
        <w:pStyle w:val="1"/>
        <w:jc w:val="left"/>
        <w:rPr>
          <w:rFonts w:ascii="宋体" w:hAnsi="宋体"/>
        </w:rPr>
      </w:pPr>
      <w:bookmarkStart w:id="6" w:name="_Toc486405051"/>
      <w:bookmarkStart w:id="7" w:name="_Toc518417026"/>
      <w:r>
        <w:rPr>
          <w:rFonts w:ascii="宋体" w:hAnsi="宋体" w:hint="eastAsia"/>
        </w:rPr>
        <w:t>1.4产品的范围</w:t>
      </w:r>
      <w:bookmarkEnd w:id="6"/>
      <w:bookmarkEnd w:id="7"/>
    </w:p>
    <w:p w14:paraId="240A1F81"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本次开发工程在可行性分析阶段提供了《前景与范围》文档，具体的范围可以参考《前景与范围》，该文档中只进行简单的描述。</w:t>
      </w:r>
    </w:p>
    <w:p w14:paraId="336757C7"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用户范围包括了：使用该系统制定研究内容和工作项目的领导、使用该系统辅助管理研究内容与工作项目的秘书、使用该系统参与研究内容和工作项目的员工、管理该系统的系统管理员、来企业参加实习的实习生。</w:t>
      </w:r>
    </w:p>
    <w:p w14:paraId="1E9F44D0"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该项目的功能范围如下：</w:t>
      </w:r>
    </w:p>
    <w:p w14:paraId="5F1F9908"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1） 项目管理：领导发布研究内容和工作项目、员工完成研究内容和工作项目、领导审核项目完成情况。</w:t>
      </w:r>
    </w:p>
    <w:p w14:paraId="5A3EADF5"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2） 资料管理：领导上</w:t>
      </w:r>
      <w:proofErr w:type="gramStart"/>
      <w:r>
        <w:rPr>
          <w:rFonts w:ascii="宋体" w:hAnsi="宋体" w:cs="宋体" w:hint="eastAsia"/>
          <w:sz w:val="24"/>
        </w:rPr>
        <w:t>传项目</w:t>
      </w:r>
      <w:proofErr w:type="gramEnd"/>
      <w:r>
        <w:rPr>
          <w:rFonts w:ascii="宋体" w:hAnsi="宋体" w:cs="宋体" w:hint="eastAsia"/>
          <w:sz w:val="24"/>
        </w:rPr>
        <w:t>资料、领导管理项目资料、员工下载项目资料、实习生预览部分资料。</w:t>
      </w:r>
    </w:p>
    <w:p w14:paraId="31A478FB"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3） 交流论坛：员工可以在论坛中可以讨论研究内容和工作项目的问题，讨论企业相关问题，领导、秘书均可以参与员工的讨论。</w:t>
      </w:r>
    </w:p>
    <w:p w14:paraId="0DC1FB05"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lastRenderedPageBreak/>
        <w:t>4） 信息发布：领导、秘书发布项目通知。</w:t>
      </w:r>
    </w:p>
    <w:p w14:paraId="65C7AD61"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5） 网站维护与管理：管理员管理所有用户信息、维护研究内容和工作项目信息、管理论坛帖子、管理点评。</w:t>
      </w:r>
    </w:p>
    <w:p w14:paraId="385355C7" w14:textId="77777777" w:rsidR="00B16890" w:rsidRDefault="00B16890" w:rsidP="00B16890">
      <w:pPr>
        <w:spacing w:line="360" w:lineRule="auto"/>
        <w:ind w:firstLineChars="200" w:firstLine="480"/>
        <w:rPr>
          <w:rFonts w:ascii="宋体" w:hAnsi="宋体" w:cs="宋体"/>
          <w:sz w:val="24"/>
        </w:rPr>
      </w:pPr>
    </w:p>
    <w:p w14:paraId="700E9093" w14:textId="77777777" w:rsidR="00B16890" w:rsidRDefault="00B16890" w:rsidP="00B16890">
      <w:pPr>
        <w:spacing w:line="360" w:lineRule="auto"/>
        <w:ind w:firstLineChars="200" w:firstLine="480"/>
        <w:rPr>
          <w:rFonts w:ascii="宋体" w:hAnsi="宋体" w:cs="宋体"/>
          <w:sz w:val="24"/>
        </w:rPr>
      </w:pPr>
    </w:p>
    <w:p w14:paraId="79CD5D12" w14:textId="77777777" w:rsidR="00B16890" w:rsidRDefault="00B16890" w:rsidP="00B16890">
      <w:pPr>
        <w:pStyle w:val="1"/>
        <w:jc w:val="left"/>
        <w:rPr>
          <w:rFonts w:ascii="宋体" w:hAnsi="宋体"/>
        </w:rPr>
      </w:pPr>
      <w:bookmarkStart w:id="8" w:name="_Toc486405052"/>
      <w:bookmarkStart w:id="9" w:name="_Toc518417027"/>
      <w:r>
        <w:rPr>
          <w:rFonts w:ascii="宋体" w:hAnsi="宋体" w:hint="eastAsia"/>
        </w:rPr>
        <w:t>1.5参考文献</w:t>
      </w:r>
      <w:bookmarkEnd w:id="8"/>
      <w:bookmarkEnd w:id="9"/>
    </w:p>
    <w:p w14:paraId="56787D8A" w14:textId="77777777" w:rsidR="00B16890" w:rsidRDefault="00B16890" w:rsidP="00B16890">
      <w:pPr>
        <w:ind w:firstLine="420"/>
        <w:rPr>
          <w:rFonts w:ascii="宋体" w:hAnsi="宋体"/>
          <w:sz w:val="24"/>
        </w:rPr>
      </w:pPr>
      <w:r>
        <w:rPr>
          <w:rFonts w:ascii="宋体" w:hAnsi="宋体"/>
          <w:sz w:val="24"/>
        </w:rPr>
        <w:t xml:space="preserve">[1] </w:t>
      </w:r>
      <w:r>
        <w:rPr>
          <w:rFonts w:ascii="宋体" w:hAnsi="宋体" w:hint="eastAsia"/>
          <w:sz w:val="24"/>
        </w:rPr>
        <w:t>刘先锋</w:t>
      </w:r>
      <w:r>
        <w:rPr>
          <w:rFonts w:ascii="宋体" w:hAnsi="宋体"/>
          <w:sz w:val="24"/>
        </w:rPr>
        <w:t>,</w:t>
      </w:r>
      <w:r>
        <w:rPr>
          <w:rFonts w:ascii="宋体" w:hAnsi="宋体" w:hint="eastAsia"/>
          <w:sz w:val="24"/>
        </w:rPr>
        <w:t>数据库系统原理与应用</w:t>
      </w:r>
      <w:r>
        <w:rPr>
          <w:rFonts w:ascii="宋体" w:hAnsi="宋体"/>
          <w:sz w:val="24"/>
        </w:rPr>
        <w:t xml:space="preserve">.   </w:t>
      </w:r>
      <w:r>
        <w:rPr>
          <w:rFonts w:ascii="宋体" w:hAnsi="宋体" w:hint="eastAsia"/>
          <w:sz w:val="24"/>
        </w:rPr>
        <w:t>武汉：华中科技大学出版社</w:t>
      </w:r>
      <w:r>
        <w:rPr>
          <w:rFonts w:ascii="宋体" w:hAnsi="宋体"/>
          <w:sz w:val="24"/>
        </w:rPr>
        <w:t> 2012 </w:t>
      </w:r>
    </w:p>
    <w:p w14:paraId="6774F6AA" w14:textId="77777777" w:rsidR="00B16890" w:rsidRDefault="00B16890" w:rsidP="00B16890">
      <w:pPr>
        <w:ind w:firstLine="420"/>
        <w:rPr>
          <w:rFonts w:ascii="宋体" w:hAnsi="宋体"/>
          <w:sz w:val="24"/>
        </w:rPr>
      </w:pPr>
      <w:r>
        <w:rPr>
          <w:rFonts w:ascii="宋体" w:hAnsi="宋体"/>
          <w:sz w:val="24"/>
        </w:rPr>
        <w:t xml:space="preserve">[2] </w:t>
      </w:r>
      <w:r>
        <w:rPr>
          <w:rFonts w:ascii="宋体" w:hAnsi="宋体" w:hint="eastAsia"/>
          <w:sz w:val="24"/>
        </w:rPr>
        <w:t>谢希仁</w:t>
      </w:r>
      <w:r>
        <w:rPr>
          <w:rFonts w:ascii="宋体" w:hAnsi="宋体"/>
          <w:sz w:val="24"/>
        </w:rPr>
        <w:t>,</w:t>
      </w:r>
      <w:r>
        <w:rPr>
          <w:rFonts w:ascii="宋体" w:hAnsi="宋体" w:hint="eastAsia"/>
          <w:sz w:val="24"/>
        </w:rPr>
        <w:t>计算机网络（第五版）．</w:t>
      </w:r>
      <w:r>
        <w:rPr>
          <w:rFonts w:ascii="宋体" w:hAnsi="宋体"/>
          <w:sz w:val="24"/>
        </w:rPr>
        <w:t xml:space="preserve"> </w:t>
      </w:r>
      <w:r>
        <w:rPr>
          <w:rFonts w:ascii="宋体" w:hAnsi="宋体" w:hint="eastAsia"/>
          <w:sz w:val="24"/>
        </w:rPr>
        <w:t>北京：电子工业出版社</w:t>
      </w:r>
      <w:r>
        <w:rPr>
          <w:rFonts w:ascii="宋体" w:hAnsi="宋体"/>
          <w:sz w:val="24"/>
        </w:rPr>
        <w:t> 2012</w:t>
      </w:r>
    </w:p>
    <w:p w14:paraId="0D27C84E" w14:textId="77777777" w:rsidR="00B16890" w:rsidRDefault="00B16890" w:rsidP="00B16890">
      <w:pPr>
        <w:ind w:firstLine="420"/>
        <w:rPr>
          <w:rFonts w:ascii="宋体" w:hAnsi="宋体"/>
          <w:sz w:val="24"/>
        </w:rPr>
      </w:pPr>
      <w:r>
        <w:rPr>
          <w:rFonts w:ascii="宋体" w:hAnsi="宋体"/>
          <w:sz w:val="24"/>
        </w:rPr>
        <w:t xml:space="preserve">[3] </w:t>
      </w:r>
      <w:r>
        <w:rPr>
          <w:rFonts w:ascii="宋体" w:hAnsi="宋体" w:hint="eastAsia"/>
          <w:sz w:val="24"/>
        </w:rPr>
        <w:t>软件详细设计教程</w:t>
      </w:r>
      <w:r>
        <w:rPr>
          <w:rFonts w:ascii="宋体" w:hAnsi="宋体"/>
          <w:sz w:val="24"/>
        </w:rPr>
        <w:t xml:space="preserve">.  </w:t>
      </w:r>
      <w:r>
        <w:rPr>
          <w:rFonts w:ascii="宋体" w:hAnsi="宋体" w:hint="eastAsia"/>
          <w:sz w:val="24"/>
        </w:rPr>
        <w:t>西安：西安电子科技大学出版社</w:t>
      </w:r>
      <w:r>
        <w:rPr>
          <w:rFonts w:ascii="宋体" w:hAnsi="宋体"/>
          <w:sz w:val="24"/>
        </w:rPr>
        <w:t>2010</w:t>
      </w:r>
    </w:p>
    <w:p w14:paraId="4A3C0511" w14:textId="77777777" w:rsidR="00B16890" w:rsidRDefault="00B16890" w:rsidP="00B16890">
      <w:pPr>
        <w:ind w:firstLine="420"/>
        <w:rPr>
          <w:rFonts w:ascii="宋体" w:hAnsi="宋体"/>
          <w:sz w:val="24"/>
        </w:rPr>
      </w:pPr>
      <w:r>
        <w:rPr>
          <w:rFonts w:ascii="宋体" w:hAnsi="宋体"/>
          <w:sz w:val="24"/>
        </w:rPr>
        <w:t xml:space="preserve">[4] </w:t>
      </w:r>
      <w:r>
        <w:rPr>
          <w:rFonts w:ascii="宋体" w:hAnsi="宋体" w:hint="eastAsia"/>
          <w:sz w:val="24"/>
        </w:rPr>
        <w:t>软件需求（第二版）</w:t>
      </w:r>
      <w:r>
        <w:rPr>
          <w:rFonts w:ascii="宋体" w:hAnsi="宋体"/>
          <w:sz w:val="24"/>
        </w:rPr>
        <w:t xml:space="preserve">  </w:t>
      </w:r>
      <w:r>
        <w:rPr>
          <w:rFonts w:ascii="宋体" w:hAnsi="宋体" w:hint="eastAsia"/>
          <w:sz w:val="24"/>
        </w:rPr>
        <w:t>北京：清华大学出版社</w:t>
      </w:r>
      <w:r>
        <w:rPr>
          <w:rFonts w:ascii="宋体" w:hAnsi="宋体"/>
          <w:sz w:val="24"/>
        </w:rPr>
        <w:t xml:space="preserve"> 2004</w:t>
      </w:r>
    </w:p>
    <w:p w14:paraId="7B9B47DF" w14:textId="77777777" w:rsidR="00B16890" w:rsidRDefault="00B16890" w:rsidP="00B16890">
      <w:pPr>
        <w:ind w:firstLine="420"/>
        <w:rPr>
          <w:rFonts w:ascii="宋体" w:hAnsi="宋体"/>
          <w:sz w:val="24"/>
        </w:rPr>
      </w:pPr>
    </w:p>
    <w:p w14:paraId="0F212908" w14:textId="77777777" w:rsidR="00B16890" w:rsidRDefault="00B16890" w:rsidP="00B16890">
      <w:pPr>
        <w:ind w:firstLine="420"/>
        <w:rPr>
          <w:rFonts w:ascii="宋体" w:hAnsi="宋体" w:hint="eastAsia"/>
        </w:rPr>
      </w:pPr>
    </w:p>
    <w:p w14:paraId="062FC47E" w14:textId="77777777" w:rsidR="00B16890" w:rsidRDefault="00B16890" w:rsidP="00B16890">
      <w:pPr>
        <w:pStyle w:val="a7"/>
        <w:jc w:val="left"/>
        <w:rPr>
          <w:rFonts w:ascii="宋体" w:hAnsi="宋体"/>
          <w:sz w:val="48"/>
          <w:szCs w:val="48"/>
        </w:rPr>
      </w:pPr>
      <w:bookmarkStart w:id="10" w:name="_Toc486405053"/>
      <w:bookmarkStart w:id="11" w:name="_Toc518417028"/>
      <w:r>
        <w:rPr>
          <w:rFonts w:ascii="宋体" w:hAnsi="宋体" w:hint="eastAsia"/>
          <w:sz w:val="48"/>
          <w:szCs w:val="48"/>
        </w:rPr>
        <w:t xml:space="preserve">2. </w:t>
      </w:r>
      <w:r>
        <w:rPr>
          <w:rFonts w:ascii="宋体" w:hAnsi="宋体" w:hint="eastAsia"/>
          <w:sz w:val="48"/>
          <w:szCs w:val="48"/>
        </w:rPr>
        <w:t>综合描述</w:t>
      </w:r>
      <w:bookmarkEnd w:id="10"/>
      <w:bookmarkEnd w:id="11"/>
    </w:p>
    <w:p w14:paraId="7191CC2B" w14:textId="77777777" w:rsidR="00B16890" w:rsidRPr="003046AF" w:rsidRDefault="00B16890" w:rsidP="00B16890">
      <w:pPr>
        <w:widowControl/>
        <w:jc w:val="left"/>
        <w:rPr>
          <w:rFonts w:ascii="宋体" w:hAnsi="宋体" w:cs="宋体"/>
          <w:kern w:val="0"/>
          <w:sz w:val="24"/>
        </w:rPr>
      </w:pPr>
      <w:r>
        <w:rPr>
          <w:rFonts w:ascii="宋体" w:hAnsi="宋体" w:cs="宋体" w:hint="eastAsia"/>
          <w:sz w:val="24"/>
        </w:rPr>
        <w:t>本章节介绍“</w:t>
      </w:r>
      <w:r w:rsidRPr="003046AF">
        <w:rPr>
          <w:rFonts w:ascii="宋体" w:hAnsi="宋体" w:cs="宋体"/>
          <w:kern w:val="0"/>
          <w:sz w:val="24"/>
        </w:rPr>
        <w:t>企业管理辅助系统</w:t>
      </w:r>
      <w:r>
        <w:rPr>
          <w:rFonts w:ascii="宋体" w:hAnsi="宋体" w:cs="宋体" w:hint="eastAsia"/>
          <w:sz w:val="24"/>
        </w:rPr>
        <w:t>”的产品描述、用户类以及用户特征、运行的环境以及设计上的约束与假设与依赖等。主要目的是给读者一个对系统总体的介绍。</w:t>
      </w:r>
    </w:p>
    <w:p w14:paraId="015288E2" w14:textId="77777777" w:rsidR="00B16890" w:rsidRDefault="00B16890" w:rsidP="00B16890">
      <w:pPr>
        <w:spacing w:line="360" w:lineRule="auto"/>
        <w:ind w:firstLineChars="200" w:firstLine="480"/>
        <w:rPr>
          <w:rFonts w:ascii="宋体" w:hAnsi="宋体" w:cs="宋体" w:hint="eastAsia"/>
          <w:sz w:val="24"/>
        </w:rPr>
      </w:pPr>
    </w:p>
    <w:p w14:paraId="5659F1EF" w14:textId="77777777" w:rsidR="00B16890" w:rsidRDefault="00B16890" w:rsidP="00B16890">
      <w:pPr>
        <w:pStyle w:val="1"/>
        <w:jc w:val="left"/>
        <w:rPr>
          <w:rFonts w:ascii="宋体" w:hAnsi="宋体"/>
        </w:rPr>
      </w:pPr>
      <w:bookmarkStart w:id="12" w:name="_Toc486405054"/>
      <w:bookmarkStart w:id="13" w:name="_Toc518417029"/>
      <w:r>
        <w:rPr>
          <w:rFonts w:ascii="宋体" w:hAnsi="宋体" w:hint="eastAsia"/>
        </w:rPr>
        <w:t>2.1 产品的前景</w:t>
      </w:r>
      <w:bookmarkEnd w:id="12"/>
      <w:bookmarkEnd w:id="13"/>
    </w:p>
    <w:p w14:paraId="53A341A1" w14:textId="77777777" w:rsidR="00B16890" w:rsidRDefault="00B16890" w:rsidP="00B16890">
      <w:pPr>
        <w:widowControl/>
        <w:ind w:firstLineChars="200" w:firstLine="480"/>
        <w:jc w:val="left"/>
        <w:rPr>
          <w:rFonts w:ascii="宋体" w:hAnsi="宋体" w:cs="宋体"/>
          <w:sz w:val="24"/>
        </w:rPr>
      </w:pPr>
      <w:r>
        <w:rPr>
          <w:rFonts w:ascii="宋体" w:hAnsi="宋体" w:cs="宋体" w:hint="eastAsia"/>
          <w:sz w:val="24"/>
        </w:rPr>
        <w:t>“</w:t>
      </w:r>
      <w:r w:rsidRPr="00B2022C">
        <w:rPr>
          <w:rFonts w:ascii="宋体" w:hAnsi="宋体" w:cs="宋体"/>
          <w:kern w:val="0"/>
          <w:sz w:val="24"/>
        </w:rPr>
        <w:t>企业管理辅助系统</w:t>
      </w:r>
      <w:r>
        <w:rPr>
          <w:rFonts w:ascii="宋体" w:hAnsi="宋体" w:cs="宋体" w:hint="eastAsia"/>
          <w:sz w:val="24"/>
        </w:rPr>
        <w:t>”是企业项目管理、企业舆论管理的辅助工具。以项目实施环节为核心，以项目</w:t>
      </w:r>
      <w:r w:rsidRPr="00A20E2B">
        <w:rPr>
          <w:rFonts w:ascii="宋体" w:hAnsi="宋体" w:cs="宋体" w:hint="eastAsia"/>
          <w:sz w:val="24"/>
        </w:rPr>
        <w:t>进度控制为出发点，对项目</w:t>
      </w:r>
      <w:r>
        <w:rPr>
          <w:rFonts w:ascii="宋体" w:hAnsi="宋体" w:cs="宋体" w:hint="eastAsia"/>
          <w:sz w:val="24"/>
        </w:rPr>
        <w:t>的确立</w:t>
      </w:r>
      <w:r w:rsidRPr="00A20E2B">
        <w:rPr>
          <w:rFonts w:ascii="宋体" w:hAnsi="宋体" w:cs="宋体" w:hint="eastAsia"/>
          <w:sz w:val="24"/>
        </w:rPr>
        <w:t>、进度</w:t>
      </w:r>
      <w:r>
        <w:rPr>
          <w:rFonts w:ascii="宋体" w:hAnsi="宋体" w:cs="宋体" w:hint="eastAsia"/>
          <w:sz w:val="24"/>
        </w:rPr>
        <w:t>、成本、团队等资源，进行全面跟进和高效管控，项目资料</w:t>
      </w:r>
      <w:r w:rsidRPr="00A20E2B">
        <w:rPr>
          <w:rFonts w:ascii="宋体" w:hAnsi="宋体" w:cs="宋体" w:hint="eastAsia"/>
          <w:sz w:val="24"/>
        </w:rPr>
        <w:t>实时共享，实时掌控项目计划与实际执行的差异</w:t>
      </w:r>
      <w:r>
        <w:rPr>
          <w:rFonts w:ascii="宋体" w:hAnsi="宋体" w:cs="宋体" w:hint="eastAsia"/>
          <w:sz w:val="24"/>
        </w:rPr>
        <w:t>，及时</w:t>
      </w:r>
      <w:proofErr w:type="gramStart"/>
      <w:r>
        <w:rPr>
          <w:rFonts w:ascii="宋体" w:hAnsi="宋体" w:cs="宋体" w:hint="eastAsia"/>
          <w:sz w:val="24"/>
        </w:rPr>
        <w:t>作出</w:t>
      </w:r>
      <w:proofErr w:type="gramEnd"/>
      <w:r>
        <w:rPr>
          <w:rFonts w:ascii="宋体" w:hAnsi="宋体" w:cs="宋体" w:hint="eastAsia"/>
          <w:sz w:val="24"/>
        </w:rPr>
        <w:t>调整</w:t>
      </w:r>
      <w:r w:rsidRPr="00A20E2B">
        <w:rPr>
          <w:rFonts w:ascii="宋体" w:hAnsi="宋体" w:cs="宋体" w:hint="eastAsia"/>
          <w:sz w:val="24"/>
        </w:rPr>
        <w:t>，支持一个或多个项目协同进行，帮助企业合理配置项目资源及资金，最大限度节约成本，降低风险，确保项目目标如期实现。</w:t>
      </w:r>
    </w:p>
    <w:p w14:paraId="3919A0B2" w14:textId="77777777" w:rsidR="00B16890" w:rsidRDefault="00B16890" w:rsidP="00B16890">
      <w:pPr>
        <w:spacing w:line="360" w:lineRule="auto"/>
        <w:rPr>
          <w:rFonts w:ascii="宋体" w:hAnsi="宋体" w:cs="宋体"/>
          <w:sz w:val="24"/>
        </w:rPr>
      </w:pPr>
    </w:p>
    <w:p w14:paraId="27369306" w14:textId="77777777" w:rsidR="00B16890" w:rsidRDefault="00B16890" w:rsidP="00B16890">
      <w:pPr>
        <w:spacing w:line="360" w:lineRule="auto"/>
        <w:rPr>
          <w:rFonts w:ascii="宋体" w:hAnsi="宋体" w:cs="宋体"/>
          <w:sz w:val="24"/>
        </w:rPr>
      </w:pPr>
    </w:p>
    <w:p w14:paraId="73B31628" w14:textId="77777777" w:rsidR="00B16890" w:rsidRDefault="00B16890" w:rsidP="00B16890">
      <w:pPr>
        <w:pStyle w:val="1"/>
        <w:jc w:val="left"/>
        <w:rPr>
          <w:rFonts w:ascii="宋体" w:hAnsi="宋体"/>
        </w:rPr>
      </w:pPr>
      <w:bookmarkStart w:id="14" w:name="_Toc486405055"/>
      <w:bookmarkStart w:id="15" w:name="_Toc518417030"/>
      <w:r>
        <w:rPr>
          <w:rFonts w:ascii="宋体" w:hAnsi="宋体" w:hint="eastAsia"/>
        </w:rPr>
        <w:lastRenderedPageBreak/>
        <w:t>2.2 产品的功能</w:t>
      </w:r>
      <w:bookmarkEnd w:id="14"/>
      <w:bookmarkEnd w:id="15"/>
    </w:p>
    <w:p w14:paraId="3865F996"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 xml:space="preserve">通过本系统，领导可以确定研究内容和工作项目，并管理员工。秘书可以进行辅助管理。员工可以查看项目信息与资料，同时汇报项目完成情况或提交项目。领导、秘书、员工均可通过系统的论坛进行交流与互动，促进企业和谐发展。 </w:t>
      </w:r>
    </w:p>
    <w:p w14:paraId="3B24CF7A" w14:textId="77777777" w:rsidR="00B16890" w:rsidRDefault="00B16890" w:rsidP="00B16890">
      <w:pPr>
        <w:spacing w:line="360" w:lineRule="auto"/>
        <w:ind w:firstLineChars="200" w:firstLine="480"/>
        <w:rPr>
          <w:rFonts w:ascii="宋体" w:hAnsi="宋体" w:cs="宋体" w:hint="eastAsia"/>
          <w:sz w:val="24"/>
        </w:rPr>
      </w:pPr>
    </w:p>
    <w:p w14:paraId="0E3848F3" w14:textId="77777777" w:rsidR="00B16890" w:rsidRPr="007B2132" w:rsidDel="0089557D" w:rsidRDefault="00B16890" w:rsidP="00B16890">
      <w:pPr>
        <w:pStyle w:val="1"/>
        <w:jc w:val="left"/>
        <w:rPr>
          <w:del w:id="16" w:author="祝歆韵" w:date="2017-07-03T01:54:00Z"/>
          <w:rFonts w:ascii="宋体" w:hAnsi="宋体"/>
          <w:b w:val="0"/>
        </w:rPr>
      </w:pPr>
      <w:bookmarkStart w:id="17" w:name="_Toc518417031"/>
      <w:r w:rsidRPr="007B2132">
        <w:rPr>
          <w:rFonts w:ascii="宋体" w:hAnsi="宋体" w:hint="eastAsia"/>
          <w:b w:val="0"/>
        </w:rPr>
        <w:t>2.3 用户类和特征</w:t>
      </w:r>
      <w:bookmarkEnd w:id="17"/>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959"/>
        <w:gridCol w:w="7563"/>
      </w:tblGrid>
      <w:tr w:rsidR="00B16890" w14:paraId="2302DC5A" w14:textId="77777777" w:rsidTr="00B16890">
        <w:tc>
          <w:tcPr>
            <w:tcW w:w="959" w:type="dxa"/>
            <w:tcBorders>
              <w:top w:val="single" w:sz="4" w:space="0" w:color="4472C4"/>
              <w:left w:val="single" w:sz="4" w:space="0" w:color="4472C4"/>
              <w:bottom w:val="single" w:sz="4" w:space="0" w:color="4472C4"/>
              <w:right w:val="nil"/>
            </w:tcBorders>
            <w:shd w:val="clear" w:color="auto" w:fill="4472C4"/>
          </w:tcPr>
          <w:p w14:paraId="20534CA6" w14:textId="77777777" w:rsidR="00B16890" w:rsidRDefault="00B16890" w:rsidP="00B16890">
            <w:pPr>
              <w:jc w:val="left"/>
              <w:rPr>
                <w:rFonts w:ascii="宋体" w:hAnsi="宋体" w:hint="eastAsia"/>
                <w:b/>
                <w:bCs/>
                <w:color w:val="FFFFFF"/>
                <w:sz w:val="24"/>
              </w:rPr>
            </w:pPr>
            <w:r>
              <w:rPr>
                <w:rFonts w:ascii="宋体" w:hAnsi="宋体" w:hint="eastAsia"/>
                <w:b/>
                <w:bCs/>
                <w:color w:val="FFFFFF"/>
                <w:sz w:val="24"/>
              </w:rPr>
              <w:t>用户类</w:t>
            </w:r>
          </w:p>
        </w:tc>
        <w:tc>
          <w:tcPr>
            <w:tcW w:w="7563" w:type="dxa"/>
            <w:tcBorders>
              <w:top w:val="single" w:sz="4" w:space="0" w:color="4472C4"/>
              <w:left w:val="nil"/>
              <w:bottom w:val="single" w:sz="4" w:space="0" w:color="4472C4"/>
              <w:right w:val="single" w:sz="4" w:space="0" w:color="4472C4"/>
            </w:tcBorders>
            <w:shd w:val="clear" w:color="auto" w:fill="4472C4"/>
          </w:tcPr>
          <w:p w14:paraId="36B042E3" w14:textId="77777777" w:rsidR="00B16890" w:rsidRDefault="00B16890" w:rsidP="00B16890">
            <w:pPr>
              <w:jc w:val="center"/>
              <w:rPr>
                <w:rFonts w:ascii="宋体" w:hAnsi="宋体" w:hint="eastAsia"/>
                <w:b/>
                <w:bCs/>
                <w:color w:val="FFFFFF"/>
                <w:sz w:val="24"/>
              </w:rPr>
            </w:pPr>
            <w:r>
              <w:rPr>
                <w:rFonts w:ascii="宋体" w:hAnsi="宋体" w:hint="eastAsia"/>
                <w:b/>
                <w:bCs/>
                <w:color w:val="FFFFFF"/>
                <w:sz w:val="24"/>
              </w:rPr>
              <w:t>特征</w:t>
            </w:r>
          </w:p>
        </w:tc>
      </w:tr>
      <w:tr w:rsidR="00B16890" w14:paraId="65C01034" w14:textId="77777777" w:rsidTr="00B16890">
        <w:tc>
          <w:tcPr>
            <w:tcW w:w="959" w:type="dxa"/>
            <w:shd w:val="clear" w:color="auto" w:fill="D9E2F3"/>
          </w:tcPr>
          <w:p w14:paraId="3FCC3306" w14:textId="77777777" w:rsidR="00B16890" w:rsidRDefault="00B16890" w:rsidP="00B16890">
            <w:pPr>
              <w:rPr>
                <w:rFonts w:ascii="宋体" w:hAnsi="宋体" w:hint="eastAsia"/>
                <w:b/>
                <w:bCs/>
                <w:sz w:val="24"/>
              </w:rPr>
            </w:pPr>
            <w:bookmarkStart w:id="18" w:name="OLE_LINK13" w:colFirst="1" w:colLast="1"/>
            <w:bookmarkStart w:id="19" w:name="OLE_LINK14" w:colFirst="1" w:colLast="1"/>
            <w:bookmarkStart w:id="20" w:name="_Hlk486347436"/>
            <w:r>
              <w:rPr>
                <w:rFonts w:ascii="宋体" w:hAnsi="宋体" w:hint="eastAsia"/>
                <w:b/>
                <w:bCs/>
                <w:sz w:val="24"/>
              </w:rPr>
              <w:t>领导</w:t>
            </w:r>
          </w:p>
        </w:tc>
        <w:tc>
          <w:tcPr>
            <w:tcW w:w="7563" w:type="dxa"/>
            <w:shd w:val="clear" w:color="auto" w:fill="D9E2F3"/>
          </w:tcPr>
          <w:p w14:paraId="17CE4E37" w14:textId="77777777" w:rsidR="00B16890" w:rsidRDefault="00B16890" w:rsidP="00B16890">
            <w:pPr>
              <w:numPr>
                <w:ilvl w:val="0"/>
                <w:numId w:val="1"/>
              </w:numPr>
              <w:rPr>
                <w:rFonts w:ascii="宋体" w:hAnsi="宋体" w:hint="eastAsia"/>
                <w:sz w:val="24"/>
              </w:rPr>
            </w:pPr>
            <w:r>
              <w:rPr>
                <w:rFonts w:ascii="宋体" w:hAnsi="宋体" w:hint="eastAsia"/>
                <w:sz w:val="24"/>
              </w:rPr>
              <w:t>领导是系统的主要使用者。</w:t>
            </w:r>
          </w:p>
          <w:p w14:paraId="609B5012" w14:textId="77777777" w:rsidR="00B16890" w:rsidRDefault="00B16890" w:rsidP="00B16890">
            <w:pPr>
              <w:numPr>
                <w:ilvl w:val="0"/>
                <w:numId w:val="1"/>
              </w:numPr>
              <w:rPr>
                <w:rFonts w:ascii="宋体" w:hAnsi="宋体" w:hint="eastAsia"/>
                <w:sz w:val="24"/>
              </w:rPr>
            </w:pPr>
            <w:r>
              <w:rPr>
                <w:rFonts w:ascii="宋体" w:hAnsi="宋体" w:hint="eastAsia"/>
                <w:sz w:val="24"/>
              </w:rPr>
              <w:t>领导的数量不多，每位领导对应大量员工。领导系统需要方便地管理大量员工的信息、工作项目相关的接口。</w:t>
            </w:r>
          </w:p>
          <w:p w14:paraId="415BB64E" w14:textId="77777777" w:rsidR="00B16890" w:rsidRDefault="00B16890" w:rsidP="00B16890">
            <w:pPr>
              <w:numPr>
                <w:ilvl w:val="0"/>
                <w:numId w:val="1"/>
              </w:numPr>
              <w:rPr>
                <w:rFonts w:ascii="宋体" w:hAnsi="宋体" w:hint="eastAsia"/>
                <w:sz w:val="24"/>
              </w:rPr>
            </w:pPr>
            <w:r>
              <w:rPr>
                <w:rFonts w:ascii="宋体" w:hAnsi="宋体" w:hint="eastAsia"/>
                <w:sz w:val="24"/>
              </w:rPr>
              <w:t>一门研究内容的一个小组有一至多名领导。一名领导可以属于多门研究内容之下。</w:t>
            </w:r>
          </w:p>
          <w:p w14:paraId="766D9A29" w14:textId="77777777" w:rsidR="00B16890" w:rsidRPr="00EB7ECD" w:rsidRDefault="00B16890" w:rsidP="00B16890">
            <w:pPr>
              <w:numPr>
                <w:ilvl w:val="0"/>
                <w:numId w:val="1"/>
              </w:numPr>
              <w:rPr>
                <w:rFonts w:ascii="宋体" w:hAnsi="宋体" w:hint="eastAsia"/>
                <w:sz w:val="24"/>
              </w:rPr>
            </w:pPr>
            <w:r>
              <w:rPr>
                <w:rFonts w:ascii="宋体" w:hAnsi="宋体" w:hint="eastAsia"/>
                <w:sz w:val="24"/>
              </w:rPr>
              <w:t>领导可能管理多个研究内容，对多个研究内容分别进行管理。</w:t>
            </w:r>
          </w:p>
        </w:tc>
      </w:tr>
      <w:bookmarkEnd w:id="18"/>
      <w:bookmarkEnd w:id="19"/>
      <w:bookmarkEnd w:id="20"/>
      <w:tr w:rsidR="00B16890" w14:paraId="2F067F21" w14:textId="77777777" w:rsidTr="00B16890">
        <w:tc>
          <w:tcPr>
            <w:tcW w:w="959" w:type="dxa"/>
          </w:tcPr>
          <w:p w14:paraId="143A77BB" w14:textId="77777777" w:rsidR="00B16890" w:rsidRDefault="00B16890" w:rsidP="00B16890">
            <w:pPr>
              <w:rPr>
                <w:rFonts w:ascii="宋体" w:hAnsi="宋体" w:hint="eastAsia"/>
                <w:b/>
                <w:bCs/>
                <w:sz w:val="24"/>
              </w:rPr>
            </w:pPr>
            <w:r>
              <w:rPr>
                <w:rFonts w:ascii="宋体" w:hAnsi="宋体" w:hint="eastAsia"/>
                <w:b/>
                <w:bCs/>
                <w:sz w:val="24"/>
              </w:rPr>
              <w:t>秘书</w:t>
            </w:r>
          </w:p>
        </w:tc>
        <w:tc>
          <w:tcPr>
            <w:tcW w:w="7563" w:type="dxa"/>
          </w:tcPr>
          <w:p w14:paraId="220FF66F" w14:textId="77777777" w:rsidR="00B16890" w:rsidRDefault="00B16890" w:rsidP="00B16890">
            <w:pPr>
              <w:numPr>
                <w:ilvl w:val="0"/>
                <w:numId w:val="2"/>
              </w:numPr>
              <w:rPr>
                <w:rFonts w:ascii="宋体" w:hAnsi="宋体" w:hint="eastAsia"/>
                <w:sz w:val="24"/>
              </w:rPr>
            </w:pPr>
            <w:r>
              <w:rPr>
                <w:rFonts w:ascii="宋体" w:hAnsi="宋体" w:hint="eastAsia"/>
                <w:sz w:val="24"/>
              </w:rPr>
              <w:t>秘书能够快速及时地和员工进行沟通，包括私信、论坛上的沟通等。</w:t>
            </w:r>
          </w:p>
          <w:p w14:paraId="596DCE53" w14:textId="77777777" w:rsidR="00B16890" w:rsidRDefault="00B16890" w:rsidP="00B16890">
            <w:pPr>
              <w:numPr>
                <w:ilvl w:val="0"/>
                <w:numId w:val="2"/>
              </w:numPr>
              <w:rPr>
                <w:rFonts w:ascii="宋体" w:hAnsi="宋体" w:hint="eastAsia"/>
                <w:sz w:val="24"/>
              </w:rPr>
            </w:pPr>
            <w:r>
              <w:rPr>
                <w:rFonts w:ascii="宋体" w:hAnsi="宋体" w:hint="eastAsia"/>
                <w:sz w:val="24"/>
              </w:rPr>
              <w:t>秘书能对员工信息、员工工作项目进行有效管理，能跟踪员工工作项目情况。</w:t>
            </w:r>
          </w:p>
          <w:p w14:paraId="6491235C" w14:textId="77777777" w:rsidR="00B16890" w:rsidRPr="00EB7ECD" w:rsidRDefault="00B16890" w:rsidP="00B16890">
            <w:pPr>
              <w:numPr>
                <w:ilvl w:val="0"/>
                <w:numId w:val="2"/>
              </w:numPr>
              <w:rPr>
                <w:rFonts w:ascii="宋体" w:hAnsi="宋体" w:hint="eastAsia"/>
                <w:sz w:val="24"/>
              </w:rPr>
            </w:pPr>
            <w:r>
              <w:rPr>
                <w:rFonts w:ascii="宋体" w:hAnsi="宋体" w:hint="eastAsia"/>
                <w:sz w:val="24"/>
              </w:rPr>
              <w:t>秘书使用系统频率不高，但会有集中时间的使用，如批改工作项目的时候，需要保障该时间段里系统的稳定性与安全性。</w:t>
            </w:r>
          </w:p>
        </w:tc>
      </w:tr>
      <w:tr w:rsidR="00B16890" w14:paraId="417894C9" w14:textId="77777777" w:rsidTr="00B16890">
        <w:tc>
          <w:tcPr>
            <w:tcW w:w="959" w:type="dxa"/>
            <w:shd w:val="clear" w:color="auto" w:fill="D9E2F3"/>
          </w:tcPr>
          <w:p w14:paraId="2747CE63" w14:textId="77777777" w:rsidR="00B16890" w:rsidRDefault="00B16890" w:rsidP="00B16890">
            <w:pPr>
              <w:rPr>
                <w:rFonts w:ascii="宋体" w:hAnsi="宋体" w:hint="eastAsia"/>
                <w:b/>
                <w:bCs/>
                <w:sz w:val="24"/>
              </w:rPr>
            </w:pPr>
            <w:r>
              <w:rPr>
                <w:rFonts w:ascii="宋体" w:hAnsi="宋体" w:hint="eastAsia"/>
                <w:b/>
                <w:bCs/>
                <w:sz w:val="24"/>
              </w:rPr>
              <w:t>员工</w:t>
            </w:r>
          </w:p>
        </w:tc>
        <w:tc>
          <w:tcPr>
            <w:tcW w:w="7563" w:type="dxa"/>
            <w:shd w:val="clear" w:color="auto" w:fill="D9E2F3"/>
          </w:tcPr>
          <w:p w14:paraId="08C564B0" w14:textId="77777777" w:rsidR="00B16890" w:rsidRDefault="00B16890" w:rsidP="00B16890">
            <w:pPr>
              <w:numPr>
                <w:ilvl w:val="0"/>
                <w:numId w:val="3"/>
              </w:numPr>
              <w:rPr>
                <w:rFonts w:ascii="宋体" w:hAnsi="宋体" w:hint="eastAsia"/>
                <w:sz w:val="24"/>
              </w:rPr>
            </w:pPr>
            <w:r>
              <w:rPr>
                <w:rFonts w:ascii="宋体" w:hAnsi="宋体" w:hint="eastAsia"/>
                <w:sz w:val="24"/>
              </w:rPr>
              <w:t>员工是系统的主要使用者</w:t>
            </w:r>
          </w:p>
          <w:p w14:paraId="17B47AAC" w14:textId="77777777" w:rsidR="00B16890" w:rsidRDefault="00B16890" w:rsidP="00B16890">
            <w:pPr>
              <w:numPr>
                <w:ilvl w:val="0"/>
                <w:numId w:val="3"/>
              </w:numPr>
              <w:rPr>
                <w:rFonts w:ascii="宋体" w:hAnsi="宋体" w:hint="eastAsia"/>
                <w:sz w:val="24"/>
              </w:rPr>
            </w:pPr>
            <w:r>
              <w:rPr>
                <w:rFonts w:ascii="宋体" w:hAnsi="宋体" w:hint="eastAsia"/>
                <w:sz w:val="24"/>
              </w:rPr>
              <w:t>员工数量众多，除了均衡的使用系统外，还会有集中的系统使用，如工作项目 DDL 来临的时候，所以需要保证这个时候系统的稳定性和安全性。</w:t>
            </w:r>
          </w:p>
          <w:p w14:paraId="01D2DDF2" w14:textId="77777777" w:rsidR="00B16890" w:rsidRDefault="00B16890" w:rsidP="00B16890">
            <w:pPr>
              <w:numPr>
                <w:ilvl w:val="0"/>
                <w:numId w:val="3"/>
              </w:numPr>
              <w:rPr>
                <w:rFonts w:ascii="宋体" w:hAnsi="宋体" w:hint="eastAsia"/>
                <w:sz w:val="24"/>
              </w:rPr>
            </w:pPr>
            <w:r>
              <w:rPr>
                <w:rFonts w:ascii="宋体" w:hAnsi="宋体" w:hint="eastAsia"/>
                <w:sz w:val="24"/>
              </w:rPr>
              <w:t>员工对系统的性能要求主要是研究内容资源的下载要稳定，信息发布要及时快速，资源要能及时更新，系统使用的安全性上。</w:t>
            </w:r>
          </w:p>
          <w:p w14:paraId="11994F01" w14:textId="77777777" w:rsidR="00B16890" w:rsidRDefault="00B16890" w:rsidP="00B16890">
            <w:pPr>
              <w:numPr>
                <w:ilvl w:val="0"/>
                <w:numId w:val="3"/>
              </w:numPr>
              <w:rPr>
                <w:rFonts w:ascii="宋体" w:hAnsi="宋体" w:hint="eastAsia"/>
                <w:sz w:val="24"/>
              </w:rPr>
            </w:pPr>
            <w:r>
              <w:rPr>
                <w:rFonts w:ascii="宋体" w:hAnsi="宋体" w:hint="eastAsia"/>
                <w:sz w:val="24"/>
              </w:rPr>
              <w:t>员工有着比较现代化的审美，需要系统比较贴合当下的审美，有着简洁但是美观优雅的 UI 外观，并且使用时有恰当的响应。</w:t>
            </w:r>
          </w:p>
        </w:tc>
      </w:tr>
      <w:tr w:rsidR="00B16890" w14:paraId="3FC0366A" w14:textId="77777777" w:rsidTr="00B16890">
        <w:tc>
          <w:tcPr>
            <w:tcW w:w="959" w:type="dxa"/>
          </w:tcPr>
          <w:p w14:paraId="49F0AF12" w14:textId="77777777" w:rsidR="00B16890" w:rsidRDefault="00B16890" w:rsidP="00B16890">
            <w:pPr>
              <w:rPr>
                <w:rFonts w:ascii="宋体" w:hAnsi="宋体" w:hint="eastAsia"/>
                <w:b/>
                <w:bCs/>
                <w:sz w:val="24"/>
              </w:rPr>
            </w:pPr>
            <w:r>
              <w:rPr>
                <w:rFonts w:ascii="宋体" w:hAnsi="宋体" w:hint="eastAsia"/>
                <w:b/>
                <w:bCs/>
                <w:sz w:val="24"/>
              </w:rPr>
              <w:t>管理员</w:t>
            </w:r>
          </w:p>
        </w:tc>
        <w:tc>
          <w:tcPr>
            <w:tcW w:w="7563" w:type="dxa"/>
          </w:tcPr>
          <w:p w14:paraId="31792D64" w14:textId="77777777" w:rsidR="00B16890" w:rsidRDefault="00B16890" w:rsidP="00B16890">
            <w:pPr>
              <w:numPr>
                <w:ilvl w:val="0"/>
                <w:numId w:val="4"/>
              </w:numPr>
              <w:rPr>
                <w:rFonts w:ascii="宋体" w:hAnsi="宋体" w:hint="eastAsia"/>
                <w:sz w:val="24"/>
              </w:rPr>
            </w:pPr>
            <w:r>
              <w:rPr>
                <w:rFonts w:ascii="宋体" w:hAnsi="宋体" w:hint="eastAsia"/>
                <w:sz w:val="24"/>
              </w:rPr>
              <w:t>管理员拥有系统最高的权限，领导仅次之。可以管理系统所有的用户信息，管理系统所有的数据信息。</w:t>
            </w:r>
          </w:p>
          <w:p w14:paraId="10CF25BB" w14:textId="77777777" w:rsidR="00B16890" w:rsidRDefault="00B16890" w:rsidP="00B16890">
            <w:pPr>
              <w:numPr>
                <w:ilvl w:val="0"/>
                <w:numId w:val="4"/>
              </w:numPr>
              <w:rPr>
                <w:rFonts w:ascii="宋体" w:hAnsi="宋体" w:hint="eastAsia"/>
                <w:sz w:val="24"/>
              </w:rPr>
            </w:pPr>
            <w:r>
              <w:rPr>
                <w:rFonts w:ascii="宋体" w:hAnsi="宋体" w:hint="eastAsia"/>
                <w:sz w:val="24"/>
              </w:rPr>
              <w:t>面向所有的用户类别，所以需要进行划分，进行方便快速的管理。</w:t>
            </w:r>
          </w:p>
          <w:p w14:paraId="75E72696" w14:textId="77777777" w:rsidR="00B16890" w:rsidRPr="00EF5262" w:rsidRDefault="00B16890" w:rsidP="00B16890">
            <w:pPr>
              <w:numPr>
                <w:ilvl w:val="0"/>
                <w:numId w:val="4"/>
              </w:numPr>
              <w:rPr>
                <w:rFonts w:ascii="宋体" w:hAnsi="宋体" w:hint="eastAsia"/>
                <w:sz w:val="24"/>
              </w:rPr>
            </w:pPr>
            <w:r>
              <w:rPr>
                <w:rFonts w:ascii="宋体" w:hAnsi="宋体" w:hint="eastAsia"/>
                <w:sz w:val="24"/>
              </w:rPr>
              <w:t>操作频率低，但是操作会对系统造成较大影响，需要对管理员的功能的结果进行系统稳定的保证，避免管理员使得系统出现预期之外的结果</w:t>
            </w:r>
            <w:r w:rsidRPr="00EF5262">
              <w:rPr>
                <w:rFonts w:ascii="宋体" w:hAnsi="宋体" w:hint="eastAsia"/>
                <w:sz w:val="24"/>
              </w:rPr>
              <w:t>。</w:t>
            </w:r>
          </w:p>
        </w:tc>
      </w:tr>
      <w:tr w:rsidR="00B16890" w14:paraId="37E9EBDD" w14:textId="77777777" w:rsidTr="00B16890">
        <w:tc>
          <w:tcPr>
            <w:tcW w:w="959" w:type="dxa"/>
            <w:shd w:val="clear" w:color="auto" w:fill="D9E2F3"/>
          </w:tcPr>
          <w:p w14:paraId="4BF445F7" w14:textId="77777777" w:rsidR="00B16890" w:rsidRDefault="00B16890" w:rsidP="00B16890">
            <w:pPr>
              <w:rPr>
                <w:rFonts w:ascii="宋体" w:hAnsi="宋体" w:hint="eastAsia"/>
                <w:b/>
                <w:bCs/>
                <w:sz w:val="24"/>
              </w:rPr>
            </w:pPr>
            <w:r>
              <w:rPr>
                <w:rFonts w:ascii="宋体" w:hAnsi="宋体" w:hint="eastAsia"/>
                <w:b/>
                <w:bCs/>
                <w:sz w:val="24"/>
              </w:rPr>
              <w:t>实习生</w:t>
            </w:r>
          </w:p>
        </w:tc>
        <w:tc>
          <w:tcPr>
            <w:tcW w:w="7563" w:type="dxa"/>
            <w:shd w:val="clear" w:color="auto" w:fill="D9E2F3"/>
          </w:tcPr>
          <w:p w14:paraId="752CFD2D" w14:textId="77777777" w:rsidR="00B16890" w:rsidRDefault="00B16890" w:rsidP="00B16890">
            <w:pPr>
              <w:numPr>
                <w:ilvl w:val="0"/>
                <w:numId w:val="5"/>
              </w:numPr>
              <w:rPr>
                <w:rFonts w:ascii="宋体" w:hAnsi="宋体" w:hint="eastAsia"/>
                <w:sz w:val="24"/>
              </w:rPr>
            </w:pPr>
            <w:r>
              <w:rPr>
                <w:rFonts w:ascii="宋体" w:hAnsi="宋体" w:hint="eastAsia"/>
                <w:sz w:val="24"/>
              </w:rPr>
              <w:t>权限最低。只可以访问系统的最外层，查看一些研究内容和领导信息，并查看一些研究内容相关的帖子。</w:t>
            </w:r>
          </w:p>
          <w:p w14:paraId="59F9AF7E" w14:textId="77777777" w:rsidR="00B16890" w:rsidRDefault="00B16890" w:rsidP="00B16890">
            <w:pPr>
              <w:numPr>
                <w:ilvl w:val="0"/>
                <w:numId w:val="5"/>
              </w:numPr>
              <w:rPr>
                <w:rFonts w:ascii="宋体" w:hAnsi="宋体" w:hint="eastAsia"/>
                <w:sz w:val="24"/>
              </w:rPr>
            </w:pPr>
            <w:r>
              <w:rPr>
                <w:rFonts w:ascii="宋体" w:hAnsi="宋体" w:hint="eastAsia"/>
                <w:sz w:val="24"/>
              </w:rPr>
              <w:t>可能存在比较多的实习生使用，但是使用频率往往很低。</w:t>
            </w:r>
          </w:p>
          <w:p w14:paraId="5ACE5042" w14:textId="77777777" w:rsidR="00B16890" w:rsidRDefault="00B16890" w:rsidP="00B16890">
            <w:pPr>
              <w:keepNext/>
              <w:numPr>
                <w:ilvl w:val="0"/>
                <w:numId w:val="5"/>
              </w:numPr>
              <w:rPr>
                <w:rFonts w:ascii="宋体" w:hAnsi="宋体" w:hint="eastAsia"/>
                <w:sz w:val="24"/>
              </w:rPr>
            </w:pPr>
            <w:r>
              <w:rPr>
                <w:rFonts w:ascii="宋体" w:hAnsi="宋体" w:hint="eastAsia"/>
                <w:sz w:val="24"/>
              </w:rPr>
              <w:t>实习生能看到的内容是无需验证的内容，所有人（只要在内网）都可以访问。</w:t>
            </w:r>
          </w:p>
        </w:tc>
      </w:tr>
    </w:tbl>
    <w:p w14:paraId="240A48BD" w14:textId="77777777" w:rsidR="00B16890" w:rsidRDefault="00B16890" w:rsidP="00B16890">
      <w:pPr>
        <w:pStyle w:val="1"/>
        <w:jc w:val="left"/>
        <w:rPr>
          <w:rFonts w:ascii="宋体" w:hAnsi="宋体" w:hint="eastAsia"/>
        </w:rPr>
      </w:pPr>
      <w:bookmarkStart w:id="21" w:name="_Toc518417032"/>
      <w:r>
        <w:rPr>
          <w:rFonts w:ascii="宋体" w:hAnsi="宋体" w:hint="eastAsia"/>
        </w:rPr>
        <w:lastRenderedPageBreak/>
        <w:t>2.4 运行环境</w:t>
      </w:r>
      <w:bookmarkEnd w:id="21"/>
    </w:p>
    <w:p w14:paraId="39955121"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1）终端环境</w:t>
      </w:r>
    </w:p>
    <w:p w14:paraId="305629FE"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 xml:space="preserve">此系统的运行终端为员工和领导的个人电脑，操作系统为 Windows7/8/10、 Mac OS X、Linux，浏览器仅支持主流的浏览器： IE8 以上、 IE Edge、 Chrome 44 以上、 </w:t>
      </w:r>
      <w:proofErr w:type="spellStart"/>
      <w:r>
        <w:rPr>
          <w:rFonts w:ascii="宋体" w:hAnsi="宋体" w:cs="宋体" w:hint="eastAsia"/>
          <w:sz w:val="24"/>
        </w:rPr>
        <w:t>FireFox</w:t>
      </w:r>
      <w:proofErr w:type="spellEnd"/>
      <w:r>
        <w:rPr>
          <w:rFonts w:ascii="宋体" w:hAnsi="宋体" w:cs="宋体" w:hint="eastAsia"/>
          <w:sz w:val="24"/>
        </w:rPr>
        <w:t xml:space="preserve"> 40 以上、Safari 等。</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3131C8FA" w14:textId="77777777" w:rsidTr="00B16890">
        <w:trPr>
          <w:trHeight w:hRule="exact" w:val="482"/>
        </w:trPr>
        <w:tc>
          <w:tcPr>
            <w:tcW w:w="8299" w:type="dxa"/>
            <w:gridSpan w:val="2"/>
            <w:tcBorders>
              <w:top w:val="nil"/>
              <w:left w:val="nil"/>
              <w:bottom w:val="nil"/>
              <w:right w:val="nil"/>
            </w:tcBorders>
            <w:shd w:val="clear" w:color="auto" w:fill="4471C4"/>
          </w:tcPr>
          <w:p w14:paraId="7495C84B" w14:textId="77777777" w:rsidR="00B16890" w:rsidRDefault="00B16890" w:rsidP="00B16890">
            <w:pPr>
              <w:pStyle w:val="TableParagraph"/>
              <w:spacing w:before="64"/>
              <w:ind w:left="107"/>
              <w:rPr>
                <w:b/>
              </w:rPr>
            </w:pPr>
            <w:proofErr w:type="spellStart"/>
            <w:r>
              <w:rPr>
                <w:b/>
                <w:color w:val="FFFFFF"/>
              </w:rPr>
              <w:t>服务器设备要求</w:t>
            </w:r>
            <w:proofErr w:type="spellEnd"/>
          </w:p>
        </w:tc>
      </w:tr>
      <w:tr w:rsidR="00B16890" w14:paraId="5230EBAF" w14:textId="77777777" w:rsidTr="00B16890">
        <w:trPr>
          <w:trHeight w:hRule="exact" w:val="478"/>
        </w:trPr>
        <w:tc>
          <w:tcPr>
            <w:tcW w:w="4148" w:type="dxa"/>
            <w:tcBorders>
              <w:top w:val="single" w:sz="4" w:space="0" w:color="FFFFFF"/>
            </w:tcBorders>
            <w:shd w:val="clear" w:color="auto" w:fill="D9E1F3"/>
          </w:tcPr>
          <w:p w14:paraId="5DF7EFAB" w14:textId="77777777" w:rsidR="00B16890" w:rsidRDefault="00B16890" w:rsidP="00B16890">
            <w:pPr>
              <w:pStyle w:val="TableParagraph"/>
              <w:spacing w:before="100"/>
            </w:pPr>
            <w:r>
              <w:t>CPU</w:t>
            </w:r>
          </w:p>
        </w:tc>
        <w:tc>
          <w:tcPr>
            <w:tcW w:w="4151" w:type="dxa"/>
            <w:tcBorders>
              <w:top w:val="single" w:sz="4" w:space="0" w:color="FFFFFF"/>
            </w:tcBorders>
            <w:shd w:val="clear" w:color="auto" w:fill="D9E1F3"/>
          </w:tcPr>
          <w:p w14:paraId="0BB24C97" w14:textId="77777777" w:rsidR="00B16890" w:rsidRDefault="00B16890" w:rsidP="00B16890">
            <w:pPr>
              <w:pStyle w:val="TableParagraph"/>
            </w:pPr>
            <w:r>
              <w:t>≥ 1.0 GHz</w:t>
            </w:r>
          </w:p>
        </w:tc>
      </w:tr>
      <w:tr w:rsidR="00B16890" w14:paraId="7277E8B0" w14:textId="77777777" w:rsidTr="00B16890">
        <w:trPr>
          <w:trHeight w:hRule="exact" w:val="478"/>
        </w:trPr>
        <w:tc>
          <w:tcPr>
            <w:tcW w:w="4148" w:type="dxa"/>
          </w:tcPr>
          <w:p w14:paraId="39CE8692" w14:textId="77777777" w:rsidR="00B16890" w:rsidRDefault="00B16890" w:rsidP="00B16890">
            <w:pPr>
              <w:pStyle w:val="TableParagraph"/>
            </w:pPr>
            <w:proofErr w:type="spellStart"/>
            <w:r>
              <w:t>内存</w:t>
            </w:r>
            <w:proofErr w:type="spellEnd"/>
          </w:p>
        </w:tc>
        <w:tc>
          <w:tcPr>
            <w:tcW w:w="4151" w:type="dxa"/>
          </w:tcPr>
          <w:p w14:paraId="430D5B64" w14:textId="77777777" w:rsidR="00B16890" w:rsidRDefault="00B16890" w:rsidP="00B16890">
            <w:pPr>
              <w:pStyle w:val="TableParagraph"/>
            </w:pPr>
            <w:r>
              <w:t>≥ 4 GB</w:t>
            </w:r>
          </w:p>
        </w:tc>
      </w:tr>
      <w:tr w:rsidR="00B16890" w14:paraId="3F04E6EA" w14:textId="77777777" w:rsidTr="00B16890">
        <w:trPr>
          <w:trHeight w:hRule="exact" w:val="478"/>
        </w:trPr>
        <w:tc>
          <w:tcPr>
            <w:tcW w:w="4148" w:type="dxa"/>
            <w:shd w:val="clear" w:color="auto" w:fill="D9E1F3"/>
          </w:tcPr>
          <w:p w14:paraId="7D268E36" w14:textId="77777777" w:rsidR="00B16890" w:rsidRDefault="00B16890" w:rsidP="00B16890">
            <w:pPr>
              <w:pStyle w:val="TableParagraph"/>
            </w:pPr>
            <w:proofErr w:type="spellStart"/>
            <w:r>
              <w:t>硬盘</w:t>
            </w:r>
            <w:proofErr w:type="spellEnd"/>
          </w:p>
        </w:tc>
        <w:tc>
          <w:tcPr>
            <w:tcW w:w="4151" w:type="dxa"/>
            <w:shd w:val="clear" w:color="auto" w:fill="D9E1F3"/>
          </w:tcPr>
          <w:p w14:paraId="4B2AAB92" w14:textId="77777777" w:rsidR="00B16890" w:rsidRDefault="00B16890" w:rsidP="00B16890">
            <w:pPr>
              <w:pStyle w:val="TableParagraph"/>
            </w:pPr>
            <w:r>
              <w:t>≥ 1 TB</w:t>
            </w:r>
          </w:p>
        </w:tc>
      </w:tr>
      <w:tr w:rsidR="00B16890" w14:paraId="4D39B482" w14:textId="77777777" w:rsidTr="00B16890">
        <w:trPr>
          <w:trHeight w:hRule="exact" w:val="479"/>
        </w:trPr>
        <w:tc>
          <w:tcPr>
            <w:tcW w:w="8299" w:type="dxa"/>
            <w:gridSpan w:val="2"/>
          </w:tcPr>
          <w:p w14:paraId="3A1B87E8" w14:textId="77777777" w:rsidR="00B16890" w:rsidRDefault="00B16890" w:rsidP="00B16890">
            <w:pPr>
              <w:pStyle w:val="TableParagraph"/>
            </w:pPr>
            <w:proofErr w:type="spellStart"/>
            <w:r>
              <w:t>外设</w:t>
            </w:r>
            <w:proofErr w:type="spellEnd"/>
          </w:p>
        </w:tc>
      </w:tr>
      <w:tr w:rsidR="00B16890" w14:paraId="324A6007" w14:textId="77777777" w:rsidTr="00B16890">
        <w:trPr>
          <w:trHeight w:hRule="exact" w:val="479"/>
        </w:trPr>
        <w:tc>
          <w:tcPr>
            <w:tcW w:w="4148" w:type="dxa"/>
            <w:shd w:val="clear" w:color="auto" w:fill="D9E1F3"/>
          </w:tcPr>
          <w:p w14:paraId="39CEC847" w14:textId="77777777" w:rsidR="00B16890" w:rsidRDefault="00B16890" w:rsidP="00B16890">
            <w:pPr>
              <w:pStyle w:val="TableParagraph"/>
              <w:spacing w:before="56"/>
            </w:pPr>
            <w:proofErr w:type="spellStart"/>
            <w:r>
              <w:t>键盘</w:t>
            </w:r>
            <w:proofErr w:type="spellEnd"/>
          </w:p>
        </w:tc>
        <w:tc>
          <w:tcPr>
            <w:tcW w:w="4151" w:type="dxa"/>
            <w:shd w:val="clear" w:color="auto" w:fill="D9E1F3"/>
          </w:tcPr>
          <w:p w14:paraId="4CE61898" w14:textId="77777777" w:rsidR="00B16890" w:rsidRDefault="00B16890" w:rsidP="00B16890">
            <w:pPr>
              <w:pStyle w:val="TableParagraph"/>
              <w:spacing w:before="56"/>
            </w:pPr>
            <w:proofErr w:type="spellStart"/>
            <w:r>
              <w:t>可用</w:t>
            </w:r>
            <w:proofErr w:type="spellEnd"/>
          </w:p>
        </w:tc>
      </w:tr>
      <w:tr w:rsidR="00B16890" w14:paraId="354AD3C0" w14:textId="77777777" w:rsidTr="00B16890">
        <w:trPr>
          <w:trHeight w:hRule="exact" w:val="478"/>
        </w:trPr>
        <w:tc>
          <w:tcPr>
            <w:tcW w:w="4148" w:type="dxa"/>
          </w:tcPr>
          <w:p w14:paraId="6A52BA17" w14:textId="77777777" w:rsidR="00B16890" w:rsidRDefault="00B16890" w:rsidP="00B16890">
            <w:pPr>
              <w:pStyle w:val="TableParagraph"/>
            </w:pPr>
            <w:proofErr w:type="spellStart"/>
            <w:r>
              <w:t>鼠标</w:t>
            </w:r>
            <w:proofErr w:type="spellEnd"/>
          </w:p>
        </w:tc>
        <w:tc>
          <w:tcPr>
            <w:tcW w:w="4151" w:type="dxa"/>
          </w:tcPr>
          <w:p w14:paraId="02BA047D" w14:textId="77777777" w:rsidR="00B16890" w:rsidRDefault="00B16890" w:rsidP="00B16890">
            <w:pPr>
              <w:pStyle w:val="TableParagraph"/>
            </w:pPr>
            <w:proofErr w:type="spellStart"/>
            <w:r>
              <w:t>可用</w:t>
            </w:r>
            <w:proofErr w:type="spellEnd"/>
          </w:p>
        </w:tc>
      </w:tr>
      <w:tr w:rsidR="00B16890" w14:paraId="7039315F" w14:textId="77777777" w:rsidTr="00B16890">
        <w:trPr>
          <w:trHeight w:hRule="exact" w:val="478"/>
        </w:trPr>
        <w:tc>
          <w:tcPr>
            <w:tcW w:w="4148" w:type="dxa"/>
            <w:shd w:val="clear" w:color="auto" w:fill="D9E1F3"/>
          </w:tcPr>
          <w:p w14:paraId="12AA4A44" w14:textId="77777777" w:rsidR="00B16890" w:rsidRDefault="00B16890" w:rsidP="00B16890">
            <w:pPr>
              <w:pStyle w:val="TableParagraph"/>
            </w:pPr>
            <w:proofErr w:type="spellStart"/>
            <w:r>
              <w:t>显示器</w:t>
            </w:r>
            <w:proofErr w:type="spellEnd"/>
          </w:p>
        </w:tc>
        <w:tc>
          <w:tcPr>
            <w:tcW w:w="4151" w:type="dxa"/>
            <w:shd w:val="clear" w:color="auto" w:fill="D9E1F3"/>
          </w:tcPr>
          <w:p w14:paraId="29EFD132" w14:textId="77777777" w:rsidR="00B16890" w:rsidRDefault="00B16890" w:rsidP="00B16890">
            <w:pPr>
              <w:pStyle w:val="TableParagraph"/>
            </w:pPr>
            <w:proofErr w:type="spellStart"/>
            <w:r>
              <w:t>可用</w:t>
            </w:r>
            <w:proofErr w:type="spellEnd"/>
          </w:p>
        </w:tc>
      </w:tr>
      <w:tr w:rsidR="00B16890" w14:paraId="5F6C184E" w14:textId="77777777" w:rsidTr="00B16890">
        <w:trPr>
          <w:trHeight w:hRule="exact" w:val="478"/>
        </w:trPr>
        <w:tc>
          <w:tcPr>
            <w:tcW w:w="8299" w:type="dxa"/>
            <w:gridSpan w:val="2"/>
          </w:tcPr>
          <w:p w14:paraId="5D27EAEB" w14:textId="77777777" w:rsidR="00B16890" w:rsidRDefault="00B16890" w:rsidP="00B16890">
            <w:pPr>
              <w:pStyle w:val="TableParagraph"/>
            </w:pPr>
            <w:proofErr w:type="spellStart"/>
            <w:r>
              <w:t>通讯设备</w:t>
            </w:r>
            <w:proofErr w:type="spellEnd"/>
          </w:p>
        </w:tc>
      </w:tr>
      <w:tr w:rsidR="00B16890" w14:paraId="60131971" w14:textId="77777777" w:rsidTr="00B16890">
        <w:trPr>
          <w:trHeight w:hRule="exact" w:val="478"/>
        </w:trPr>
        <w:tc>
          <w:tcPr>
            <w:tcW w:w="4148" w:type="dxa"/>
            <w:shd w:val="clear" w:color="auto" w:fill="D9E1F3"/>
          </w:tcPr>
          <w:p w14:paraId="50ED477F" w14:textId="77777777" w:rsidR="00B16890" w:rsidRDefault="00B16890" w:rsidP="00B16890">
            <w:pPr>
              <w:pStyle w:val="TableParagraph"/>
            </w:pPr>
            <w:proofErr w:type="spellStart"/>
            <w:r>
              <w:t>有线网口</w:t>
            </w:r>
            <w:proofErr w:type="spellEnd"/>
          </w:p>
        </w:tc>
        <w:tc>
          <w:tcPr>
            <w:tcW w:w="4151" w:type="dxa"/>
            <w:shd w:val="clear" w:color="auto" w:fill="D9E1F3"/>
          </w:tcPr>
          <w:p w14:paraId="39DCA0D7" w14:textId="77777777" w:rsidR="00B16890" w:rsidRDefault="00B16890" w:rsidP="00B16890">
            <w:pPr>
              <w:pStyle w:val="TableParagraph"/>
            </w:pPr>
            <w:proofErr w:type="spellStart"/>
            <w:r>
              <w:t>良好的数据传输带宽</w:t>
            </w:r>
            <w:proofErr w:type="spellEnd"/>
          </w:p>
        </w:tc>
      </w:tr>
      <w:tr w:rsidR="00B16890" w14:paraId="018DD307" w14:textId="77777777" w:rsidTr="00B16890">
        <w:trPr>
          <w:trHeight w:hRule="exact" w:val="480"/>
        </w:trPr>
        <w:tc>
          <w:tcPr>
            <w:tcW w:w="4148" w:type="dxa"/>
          </w:tcPr>
          <w:p w14:paraId="57C3ECE0" w14:textId="77777777" w:rsidR="00B16890" w:rsidRDefault="00B16890" w:rsidP="00B16890">
            <w:pPr>
              <w:pStyle w:val="TableParagraph"/>
            </w:pPr>
            <w:proofErr w:type="spellStart"/>
            <w:r>
              <w:t>无线网卡</w:t>
            </w:r>
            <w:proofErr w:type="spellEnd"/>
          </w:p>
        </w:tc>
        <w:tc>
          <w:tcPr>
            <w:tcW w:w="4151" w:type="dxa"/>
          </w:tcPr>
          <w:p w14:paraId="12632BA3" w14:textId="77777777" w:rsidR="00B16890" w:rsidRDefault="00B16890" w:rsidP="00B16890">
            <w:pPr>
              <w:pStyle w:val="TableParagraph"/>
              <w:keepNext/>
            </w:pPr>
            <w:r>
              <w:t xml:space="preserve">100 M </w:t>
            </w:r>
            <w:proofErr w:type="spellStart"/>
            <w:r>
              <w:t>及以上</w:t>
            </w:r>
            <w:proofErr w:type="spellEnd"/>
          </w:p>
        </w:tc>
      </w:tr>
    </w:tbl>
    <w:p w14:paraId="38E5599B" w14:textId="77777777" w:rsidR="00B16890" w:rsidRDefault="00B16890" w:rsidP="00B16890">
      <w:pPr>
        <w:pStyle w:val="af3"/>
      </w:pPr>
    </w:p>
    <w:tbl>
      <w:tblPr>
        <w:tblW w:w="0" w:type="auto"/>
        <w:tblCellSpacing w:w="4" w:type="dxa"/>
        <w:tblInd w:w="140" w:type="dxa"/>
        <w:tblLayout w:type="fixed"/>
        <w:tblCellMar>
          <w:left w:w="0" w:type="dxa"/>
          <w:right w:w="0" w:type="dxa"/>
        </w:tblCellMar>
        <w:tblLook w:val="0000" w:firstRow="0" w:lastRow="0" w:firstColumn="0" w:lastColumn="0" w:noHBand="0" w:noVBand="0"/>
      </w:tblPr>
      <w:tblGrid>
        <w:gridCol w:w="8314"/>
      </w:tblGrid>
      <w:tr w:rsidR="00B16890" w14:paraId="398021D6" w14:textId="77777777" w:rsidTr="00B16890">
        <w:trPr>
          <w:trHeight w:hRule="exact" w:val="473"/>
          <w:tblCellSpacing w:w="4" w:type="dxa"/>
        </w:trPr>
        <w:tc>
          <w:tcPr>
            <w:tcW w:w="8298" w:type="dxa"/>
            <w:tcBorders>
              <w:bottom w:val="nil"/>
            </w:tcBorders>
            <w:shd w:val="clear" w:color="auto" w:fill="4471C4"/>
          </w:tcPr>
          <w:p w14:paraId="51AB73A3" w14:textId="77777777" w:rsidR="00B16890" w:rsidRDefault="00B16890" w:rsidP="00B16890">
            <w:pPr>
              <w:pStyle w:val="TableParagraph"/>
              <w:spacing w:before="64"/>
              <w:ind w:left="107"/>
              <w:rPr>
                <w:b/>
              </w:rPr>
            </w:pPr>
            <w:proofErr w:type="spellStart"/>
            <w:r>
              <w:rPr>
                <w:b/>
                <w:color w:val="FFFFFF"/>
              </w:rPr>
              <w:t>客户端设备要求</w:t>
            </w:r>
            <w:proofErr w:type="spellEnd"/>
          </w:p>
        </w:tc>
      </w:tr>
      <w:tr w:rsidR="00B16890" w14:paraId="00CF1F01" w14:textId="77777777" w:rsidTr="00B16890">
        <w:trPr>
          <w:trHeight w:hRule="exact" w:val="468"/>
          <w:tblCellSpacing w:w="4" w:type="dxa"/>
        </w:trPr>
        <w:tc>
          <w:tcPr>
            <w:tcW w:w="8298" w:type="dxa"/>
            <w:tcBorders>
              <w:top w:val="nil"/>
              <w:left w:val="single" w:sz="4" w:space="0" w:color="8EAADB"/>
              <w:bottom w:val="single" w:sz="4" w:space="0" w:color="8EAADB"/>
              <w:right w:val="single" w:sz="4" w:space="0" w:color="8EAADB"/>
            </w:tcBorders>
            <w:shd w:val="clear" w:color="auto" w:fill="D9E1F3"/>
          </w:tcPr>
          <w:p w14:paraId="039EDE9F" w14:textId="77777777" w:rsidR="00B16890" w:rsidRDefault="00B16890" w:rsidP="00B16890">
            <w:pPr>
              <w:pStyle w:val="TableParagraph"/>
              <w:keepNext/>
              <w:rPr>
                <w:lang w:eastAsia="zh-CN"/>
              </w:rPr>
            </w:pPr>
            <w:r>
              <w:rPr>
                <w:lang w:eastAsia="zh-CN"/>
              </w:rPr>
              <w:t>能上网的笔记本、台式机、手机等，浏览器为主流较新版本</w:t>
            </w:r>
          </w:p>
        </w:tc>
      </w:tr>
    </w:tbl>
    <w:p w14:paraId="24E52768" w14:textId="77777777" w:rsidR="00B16890" w:rsidRDefault="00B16890" w:rsidP="00B16890">
      <w:pPr>
        <w:spacing w:line="360" w:lineRule="auto"/>
        <w:ind w:firstLineChars="200" w:firstLine="480"/>
        <w:rPr>
          <w:rFonts w:ascii="宋体" w:hAnsi="宋体" w:cs="宋体"/>
          <w:sz w:val="24"/>
        </w:rPr>
      </w:pPr>
    </w:p>
    <w:p w14:paraId="0625838C"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2）支持软件</w:t>
      </w:r>
    </w:p>
    <w:p w14:paraId="68344AC4"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操作系统：Windows 7/Windows 8/Windows 10/Mac OS/Ubuntu</w:t>
      </w:r>
    </w:p>
    <w:p w14:paraId="39252C8A"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PHP 版本：PHP 5.4 及以上前段框架：</w:t>
      </w:r>
      <w:proofErr w:type="spellStart"/>
      <w:r>
        <w:rPr>
          <w:rFonts w:ascii="宋体" w:hAnsi="宋体" w:cs="宋体" w:hint="eastAsia"/>
          <w:sz w:val="24"/>
        </w:rPr>
        <w:t>BootStrap</w:t>
      </w:r>
      <w:proofErr w:type="spellEnd"/>
      <w:r>
        <w:rPr>
          <w:rFonts w:ascii="宋体" w:hAnsi="宋体" w:cs="宋体" w:hint="eastAsia"/>
          <w:sz w:val="24"/>
        </w:rPr>
        <w:t xml:space="preserve"> v3.3.0数据库：MySQL 5.5 及以上</w:t>
      </w:r>
    </w:p>
    <w:p w14:paraId="622A7882"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Web 服务器：Nginx 1.10、Apache 2.4</w:t>
      </w:r>
    </w:p>
    <w:p w14:paraId="125DECEB"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MySQL 管理工具：</w:t>
      </w:r>
      <w:proofErr w:type="spellStart"/>
      <w:r>
        <w:rPr>
          <w:rFonts w:ascii="宋体" w:hAnsi="宋体" w:cs="宋体" w:hint="eastAsia"/>
          <w:sz w:val="24"/>
        </w:rPr>
        <w:t>PHPMyAdmin</w:t>
      </w:r>
      <w:proofErr w:type="spellEnd"/>
      <w:r>
        <w:rPr>
          <w:rFonts w:ascii="宋体" w:hAnsi="宋体" w:cs="宋体" w:hint="eastAsia"/>
          <w:sz w:val="24"/>
        </w:rPr>
        <w:t>、</w:t>
      </w:r>
      <w:proofErr w:type="spellStart"/>
      <w:r>
        <w:rPr>
          <w:rFonts w:ascii="宋体" w:hAnsi="宋体" w:cs="宋体" w:hint="eastAsia"/>
          <w:sz w:val="24"/>
        </w:rPr>
        <w:t>WorkBench</w:t>
      </w:r>
      <w:proofErr w:type="spellEnd"/>
      <w:r>
        <w:rPr>
          <w:rFonts w:ascii="宋体" w:hAnsi="宋体" w:cs="宋体" w:hint="eastAsia"/>
          <w:sz w:val="24"/>
        </w:rPr>
        <w:t xml:space="preserve"> 或其他</w:t>
      </w:r>
    </w:p>
    <w:p w14:paraId="3856B71B"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开发工具：</w:t>
      </w:r>
      <w:proofErr w:type="spellStart"/>
      <w:r>
        <w:rPr>
          <w:rFonts w:ascii="宋体" w:hAnsi="宋体" w:cs="宋体" w:hint="eastAsia"/>
          <w:sz w:val="24"/>
        </w:rPr>
        <w:t>PHPStorm</w:t>
      </w:r>
      <w:proofErr w:type="spellEnd"/>
      <w:r>
        <w:rPr>
          <w:rFonts w:ascii="宋体" w:hAnsi="宋体" w:cs="宋体" w:hint="eastAsia"/>
          <w:sz w:val="24"/>
        </w:rPr>
        <w:t xml:space="preserve">、Sublime Text 3、WAMP 平台或其他支持 php web 开发的工具测试工具：请测试人员自行选择，推荐使用 </w:t>
      </w:r>
      <w:proofErr w:type="spellStart"/>
      <w:r>
        <w:rPr>
          <w:rFonts w:ascii="宋体" w:hAnsi="宋体" w:cs="宋体" w:hint="eastAsia"/>
          <w:sz w:val="24"/>
        </w:rPr>
        <w:t>loadRunner</w:t>
      </w:r>
      <w:proofErr w:type="spellEnd"/>
    </w:p>
    <w:p w14:paraId="71BB6870"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lastRenderedPageBreak/>
        <w:t>建模工具：</w:t>
      </w:r>
      <w:proofErr w:type="spellStart"/>
      <w:r>
        <w:rPr>
          <w:rFonts w:ascii="宋体" w:hAnsi="宋体" w:cs="宋体" w:hint="eastAsia"/>
          <w:sz w:val="24"/>
        </w:rPr>
        <w:t>MagicDraw</w:t>
      </w:r>
      <w:proofErr w:type="spellEnd"/>
      <w:r>
        <w:rPr>
          <w:rFonts w:ascii="宋体" w:hAnsi="宋体" w:cs="宋体" w:hint="eastAsia"/>
          <w:sz w:val="24"/>
        </w:rPr>
        <w:t>、</w:t>
      </w:r>
      <w:proofErr w:type="spellStart"/>
      <w:r>
        <w:rPr>
          <w:rFonts w:ascii="宋体" w:hAnsi="宋体" w:cs="宋体" w:hint="eastAsia"/>
          <w:sz w:val="24"/>
        </w:rPr>
        <w:t>ProcessOn</w:t>
      </w:r>
      <w:proofErr w:type="spellEnd"/>
      <w:r>
        <w:rPr>
          <w:rFonts w:ascii="宋体" w:hAnsi="宋体" w:cs="宋体" w:hint="eastAsia"/>
          <w:sz w:val="24"/>
        </w:rPr>
        <w:t>（在线 UML 绘图工具）原型开发工具：Axure Pro 8</w:t>
      </w:r>
    </w:p>
    <w:p w14:paraId="3DA28487"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办公工具：Microsoft Office 2013/2015</w:t>
      </w:r>
    </w:p>
    <w:p w14:paraId="1EC301FE" w14:textId="77777777" w:rsidR="00B16890" w:rsidRDefault="00B16890" w:rsidP="00B16890">
      <w:pPr>
        <w:spacing w:line="360" w:lineRule="auto"/>
        <w:ind w:firstLineChars="200" w:firstLine="480"/>
        <w:rPr>
          <w:ins w:id="22" w:author="geekorange" w:date="2017-06-28T09:37:00Z"/>
          <w:rFonts w:ascii="宋体" w:hAnsi="宋体" w:cs="宋体" w:hint="eastAsia"/>
          <w:sz w:val="24"/>
        </w:rPr>
      </w:pPr>
      <w:r>
        <w:rPr>
          <w:rFonts w:ascii="宋体" w:hAnsi="宋体" w:cs="宋体" w:hint="eastAsia"/>
          <w:sz w:val="24"/>
        </w:rPr>
        <w:t>浏览器：Chrome 44 以上、</w:t>
      </w:r>
      <w:proofErr w:type="spellStart"/>
      <w:r>
        <w:rPr>
          <w:rFonts w:ascii="宋体" w:hAnsi="宋体" w:cs="宋体" w:hint="eastAsia"/>
          <w:sz w:val="24"/>
        </w:rPr>
        <w:t>FireFox</w:t>
      </w:r>
      <w:proofErr w:type="spellEnd"/>
      <w:r>
        <w:rPr>
          <w:rFonts w:ascii="宋体" w:hAnsi="宋体" w:cs="宋体" w:hint="eastAsia"/>
          <w:sz w:val="24"/>
        </w:rPr>
        <w:t xml:space="preserve"> 40 以上、IE 11、Safari 等主流浏览</w:t>
      </w:r>
    </w:p>
    <w:p w14:paraId="3A3023AC"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版本控制：git/</w:t>
      </w:r>
      <w:proofErr w:type="spellStart"/>
      <w:r>
        <w:rPr>
          <w:rFonts w:ascii="宋体" w:hAnsi="宋体" w:cs="宋体" w:hint="eastAsia"/>
          <w:sz w:val="24"/>
        </w:rPr>
        <w:t>github</w:t>
      </w:r>
      <w:proofErr w:type="spellEnd"/>
    </w:p>
    <w:p w14:paraId="63D55260"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3）网络环境</w:t>
      </w:r>
    </w:p>
    <w:p w14:paraId="09C6255D"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用户使用该系统时的地点往往为办公室， 偶尔有外网通过RVPN 访问系统。需要保证至少 300 名员工、领导同时使用系统的需求，包括数据存储能力，网络服务吞吐能力，数据安全特性等。</w:t>
      </w:r>
    </w:p>
    <w:p w14:paraId="11941743" w14:textId="77777777" w:rsidR="00B16890" w:rsidRDefault="00B16890" w:rsidP="00B16890">
      <w:pPr>
        <w:spacing w:line="360" w:lineRule="auto"/>
        <w:ind w:firstLineChars="200" w:firstLine="480"/>
        <w:rPr>
          <w:rFonts w:ascii="宋体" w:hAnsi="宋体" w:cs="宋体" w:hint="eastAsia"/>
          <w:sz w:val="24"/>
        </w:rPr>
      </w:pPr>
    </w:p>
    <w:p w14:paraId="794D1AD6" w14:textId="77777777" w:rsidR="00B16890" w:rsidRDefault="00B16890" w:rsidP="00B16890">
      <w:pPr>
        <w:pStyle w:val="1"/>
        <w:jc w:val="left"/>
        <w:rPr>
          <w:rFonts w:ascii="宋体" w:hAnsi="宋体" w:hint="eastAsia"/>
        </w:rPr>
      </w:pPr>
      <w:bookmarkStart w:id="23" w:name="_Toc518417033"/>
      <w:r>
        <w:rPr>
          <w:rFonts w:ascii="宋体" w:hAnsi="宋体" w:hint="eastAsia"/>
        </w:rPr>
        <w:t>2.5设计和实现上的限制</w:t>
      </w:r>
      <w:bookmarkEnd w:id="23"/>
    </w:p>
    <w:p w14:paraId="1E0B781C" w14:textId="77777777" w:rsidR="00B16890" w:rsidRDefault="00B16890" w:rsidP="00B16890">
      <w:pPr>
        <w:numPr>
          <w:ilvl w:val="0"/>
          <w:numId w:val="6"/>
        </w:numPr>
        <w:spacing w:line="360" w:lineRule="auto"/>
        <w:rPr>
          <w:rFonts w:ascii="宋体" w:hAnsi="宋体" w:hint="eastAsia"/>
          <w:sz w:val="24"/>
        </w:rPr>
      </w:pPr>
      <w:r>
        <w:rPr>
          <w:rFonts w:ascii="宋体" w:hAnsi="宋体" w:hint="eastAsia"/>
          <w:sz w:val="24"/>
        </w:rPr>
        <w:t>LI-1：用户功能联系做到松耦合：除了秘书系统可以复用领导的系统功能，且管理员可以直接使用所有的操作数据的接口，员工、领导（秘书）、实习生之间不应相互影响，不能直接使用对方的功能，彼此之间有绝对的权限区分。领导只能做领导的功能，员工只能完成员工的功能范围内的工作，实习生只能看到没有权限的公开内容。</w:t>
      </w:r>
    </w:p>
    <w:p w14:paraId="390B8118" w14:textId="77777777" w:rsidR="00B16890" w:rsidRDefault="00B16890" w:rsidP="00B16890">
      <w:pPr>
        <w:numPr>
          <w:ilvl w:val="0"/>
          <w:numId w:val="6"/>
        </w:numPr>
        <w:spacing w:line="360" w:lineRule="auto"/>
        <w:rPr>
          <w:rFonts w:ascii="宋体" w:hAnsi="宋体" w:hint="eastAsia"/>
          <w:sz w:val="24"/>
        </w:rPr>
      </w:pPr>
      <w:r>
        <w:rPr>
          <w:rFonts w:ascii="宋体" w:hAnsi="宋体" w:hint="eastAsia"/>
          <w:sz w:val="24"/>
        </w:rPr>
        <w:t>LI-2：“企业辅助管理系统”只能由有合法账号的员工或者领导或者管理员，以及在内网里（或者能接触到内网）的实习生使用。</w:t>
      </w:r>
    </w:p>
    <w:p w14:paraId="09645508" w14:textId="77777777" w:rsidR="00B16890" w:rsidRDefault="00B16890" w:rsidP="00B16890">
      <w:pPr>
        <w:numPr>
          <w:ilvl w:val="0"/>
          <w:numId w:val="6"/>
        </w:numPr>
        <w:spacing w:line="360" w:lineRule="auto"/>
        <w:rPr>
          <w:rFonts w:ascii="宋体" w:hAnsi="宋体" w:hint="eastAsia"/>
          <w:sz w:val="24"/>
        </w:rPr>
      </w:pPr>
      <w:r>
        <w:rPr>
          <w:rFonts w:ascii="宋体" w:hAnsi="宋体" w:hint="eastAsia"/>
          <w:sz w:val="24"/>
        </w:rPr>
        <w:t>LI-3：资料的分享只能限制在具有这门研究内容的资格的员工和领导之间使用。</w:t>
      </w:r>
    </w:p>
    <w:p w14:paraId="691EC92E" w14:textId="77777777" w:rsidR="00B16890" w:rsidRDefault="00B16890" w:rsidP="00B16890">
      <w:pPr>
        <w:numPr>
          <w:ilvl w:val="0"/>
          <w:numId w:val="6"/>
        </w:numPr>
        <w:spacing w:line="360" w:lineRule="auto"/>
        <w:rPr>
          <w:rFonts w:ascii="宋体" w:hAnsi="宋体" w:hint="eastAsia"/>
          <w:sz w:val="24"/>
        </w:rPr>
      </w:pPr>
      <w:r>
        <w:rPr>
          <w:rFonts w:ascii="宋体" w:hAnsi="宋体" w:hint="eastAsia"/>
          <w:sz w:val="24"/>
        </w:rPr>
        <w:t>LI-4：员工只有在领导批改工作项目完成后才能进行工作项目板块的讨论。</w:t>
      </w:r>
    </w:p>
    <w:p w14:paraId="5D18C92B" w14:textId="77777777" w:rsidR="00B16890" w:rsidRDefault="00B16890" w:rsidP="00B16890">
      <w:pPr>
        <w:numPr>
          <w:ilvl w:val="0"/>
          <w:numId w:val="6"/>
        </w:numPr>
        <w:spacing w:line="360" w:lineRule="auto"/>
        <w:rPr>
          <w:rFonts w:ascii="宋体" w:hAnsi="宋体" w:hint="eastAsia"/>
          <w:sz w:val="24"/>
        </w:rPr>
      </w:pPr>
      <w:r>
        <w:rPr>
          <w:rFonts w:ascii="宋体" w:hAnsi="宋体" w:hint="eastAsia"/>
          <w:sz w:val="24"/>
        </w:rPr>
        <w:t>LI-5：领导可以在工作项目布置后跟踪员工的工作项目完成情况。</w:t>
      </w:r>
    </w:p>
    <w:p w14:paraId="1AEA6033" w14:textId="77777777" w:rsidR="00B16890" w:rsidRPr="00EF5262" w:rsidRDefault="00B16890" w:rsidP="00B16890">
      <w:pPr>
        <w:numPr>
          <w:ilvl w:val="0"/>
          <w:numId w:val="6"/>
        </w:numPr>
        <w:spacing w:line="360" w:lineRule="auto"/>
        <w:rPr>
          <w:rFonts w:ascii="宋体" w:hAnsi="宋体" w:hint="eastAsia"/>
          <w:sz w:val="24"/>
        </w:rPr>
      </w:pPr>
      <w:r>
        <w:rPr>
          <w:rFonts w:ascii="宋体" w:hAnsi="宋体" w:hint="eastAsia"/>
          <w:sz w:val="24"/>
        </w:rPr>
        <w:t>LI-6：其他研究内容小组无法看到某个小组在论坛中的专</w:t>
      </w:r>
      <w:proofErr w:type="gramStart"/>
      <w:r>
        <w:rPr>
          <w:rFonts w:ascii="宋体" w:hAnsi="宋体" w:hint="eastAsia"/>
          <w:sz w:val="24"/>
        </w:rPr>
        <w:t>属研究</w:t>
      </w:r>
      <w:proofErr w:type="gramEnd"/>
      <w:r>
        <w:rPr>
          <w:rFonts w:ascii="宋体" w:hAnsi="宋体" w:hint="eastAsia"/>
          <w:sz w:val="24"/>
        </w:rPr>
        <w:t>内容学习答疑板块内容，而领导可以看到所有板块的内容。</w:t>
      </w:r>
    </w:p>
    <w:p w14:paraId="2C793562" w14:textId="77777777" w:rsidR="00B16890" w:rsidRDefault="00B16890" w:rsidP="00B16890">
      <w:pPr>
        <w:pStyle w:val="1"/>
        <w:jc w:val="left"/>
        <w:rPr>
          <w:rFonts w:ascii="宋体" w:hAnsi="宋体" w:hint="eastAsia"/>
        </w:rPr>
      </w:pPr>
      <w:bookmarkStart w:id="24" w:name="_Toc518417034"/>
      <w:r>
        <w:rPr>
          <w:rFonts w:ascii="宋体" w:hAnsi="宋体" w:hint="eastAsia"/>
        </w:rPr>
        <w:lastRenderedPageBreak/>
        <w:t>2.6 假设和依赖</w:t>
      </w:r>
      <w:bookmarkEnd w:id="24"/>
    </w:p>
    <w:p w14:paraId="4101B490" w14:textId="77777777" w:rsidR="00B16890" w:rsidRDefault="00B16890" w:rsidP="00B16890">
      <w:pPr>
        <w:spacing w:line="360" w:lineRule="auto"/>
        <w:ind w:firstLineChars="200" w:firstLine="480"/>
        <w:jc w:val="left"/>
        <w:rPr>
          <w:rFonts w:ascii="宋体" w:hAnsi="宋体" w:hint="eastAsia"/>
          <w:sz w:val="24"/>
        </w:rPr>
      </w:pPr>
      <w:r>
        <w:rPr>
          <w:rFonts w:ascii="宋体" w:hAnsi="宋体" w:hint="eastAsia"/>
          <w:sz w:val="24"/>
        </w:rPr>
        <w:t xml:space="preserve">为了成功地开发本系统，在涉众方面，我们首先要得到学校和学院的支持和认可，还需要领导、员工的高度配合。在物力资源方面，需要用到： A1ure RP 8、 </w:t>
      </w:r>
      <w:proofErr w:type="spellStart"/>
      <w:r>
        <w:rPr>
          <w:rFonts w:ascii="宋体" w:hAnsi="宋体" w:hint="eastAsia"/>
          <w:sz w:val="24"/>
        </w:rPr>
        <w:t>MagicDraw</w:t>
      </w:r>
      <w:proofErr w:type="spellEnd"/>
      <w:r>
        <w:rPr>
          <w:rFonts w:ascii="宋体" w:hAnsi="宋体" w:hint="eastAsia"/>
          <w:sz w:val="24"/>
        </w:rPr>
        <w:t xml:space="preserve">、 </w:t>
      </w:r>
      <w:proofErr w:type="spellStart"/>
      <w:r>
        <w:rPr>
          <w:rFonts w:ascii="宋体" w:hAnsi="宋体" w:hint="eastAsia"/>
          <w:sz w:val="24"/>
        </w:rPr>
        <w:t>Microsoftoffice</w:t>
      </w:r>
      <w:proofErr w:type="spellEnd"/>
      <w:r>
        <w:rPr>
          <w:rFonts w:ascii="宋体" w:hAnsi="宋体" w:hint="eastAsia"/>
          <w:sz w:val="24"/>
        </w:rPr>
        <w:t>、开发 PHP 网站对应的 IDE 和合适的编辑器，测试用的本地服务器或者云服务器，可以联网的电脑。在人力资源上，需要团队的紧密合作和高度配合，每个成员具有良好的工作能力和技能知识，以及充裕的开发时间。现说明假设如下：</w:t>
      </w:r>
    </w:p>
    <w:p w14:paraId="7978C87C" w14:textId="77777777" w:rsidR="00B16890" w:rsidRDefault="00B16890" w:rsidP="00B16890">
      <w:pPr>
        <w:numPr>
          <w:ilvl w:val="0"/>
          <w:numId w:val="7"/>
        </w:numPr>
        <w:spacing w:line="360" w:lineRule="auto"/>
        <w:jc w:val="left"/>
        <w:rPr>
          <w:rFonts w:ascii="宋体" w:hAnsi="宋体"/>
          <w:sz w:val="24"/>
        </w:rPr>
      </w:pPr>
      <w:r>
        <w:rPr>
          <w:rFonts w:ascii="宋体" w:hAnsi="宋体"/>
          <w:sz w:val="24"/>
        </w:rPr>
        <w:t>AS-1</w:t>
      </w:r>
      <w:r>
        <w:rPr>
          <w:rFonts w:ascii="宋体" w:hAnsi="宋体" w:hint="eastAsia"/>
          <w:sz w:val="24"/>
        </w:rPr>
        <w:t>：已经收集好了用户的需求期望，根据用户需求，调整出最好的解决方案。</w:t>
      </w:r>
    </w:p>
    <w:p w14:paraId="29B02486" w14:textId="77777777" w:rsidR="00B16890" w:rsidRDefault="00B16890" w:rsidP="00B16890">
      <w:pPr>
        <w:numPr>
          <w:ilvl w:val="0"/>
          <w:numId w:val="7"/>
        </w:numPr>
        <w:spacing w:line="360" w:lineRule="auto"/>
        <w:jc w:val="left"/>
        <w:rPr>
          <w:rFonts w:ascii="宋体" w:hAnsi="宋体"/>
          <w:sz w:val="24"/>
        </w:rPr>
      </w:pPr>
      <w:r>
        <w:rPr>
          <w:rFonts w:ascii="宋体" w:hAnsi="宋体"/>
          <w:sz w:val="24"/>
        </w:rPr>
        <w:t>AS-2</w:t>
      </w:r>
      <w:r>
        <w:rPr>
          <w:rFonts w:ascii="宋体" w:hAnsi="宋体" w:hint="eastAsia"/>
          <w:sz w:val="24"/>
        </w:rPr>
        <w:t>：可以和管理员进行联系，进行系统改动。</w:t>
      </w:r>
    </w:p>
    <w:p w14:paraId="6575FCAC" w14:textId="77777777" w:rsidR="00B16890" w:rsidRDefault="00B16890" w:rsidP="00B16890">
      <w:pPr>
        <w:numPr>
          <w:ilvl w:val="0"/>
          <w:numId w:val="7"/>
        </w:numPr>
        <w:spacing w:line="360" w:lineRule="auto"/>
        <w:jc w:val="left"/>
        <w:rPr>
          <w:rFonts w:ascii="宋体" w:hAnsi="宋体"/>
          <w:sz w:val="24"/>
        </w:rPr>
      </w:pPr>
      <w:r>
        <w:rPr>
          <w:rFonts w:ascii="宋体" w:hAnsi="宋体"/>
          <w:sz w:val="24"/>
        </w:rPr>
        <w:t>AS-3</w:t>
      </w:r>
      <w:r>
        <w:rPr>
          <w:rFonts w:ascii="宋体" w:hAnsi="宋体" w:hint="eastAsia"/>
          <w:sz w:val="24"/>
        </w:rPr>
        <w:t>：用户会比较熟练地使用电脑并用电脑联网浏览网页。</w:t>
      </w:r>
    </w:p>
    <w:p w14:paraId="7A6B4413" w14:textId="77777777" w:rsidR="00B16890" w:rsidRDefault="00B16890" w:rsidP="00B16890">
      <w:pPr>
        <w:numPr>
          <w:ilvl w:val="0"/>
          <w:numId w:val="7"/>
        </w:numPr>
        <w:spacing w:line="360" w:lineRule="auto"/>
        <w:jc w:val="left"/>
        <w:rPr>
          <w:rFonts w:ascii="宋体" w:hAnsi="宋体"/>
          <w:sz w:val="24"/>
        </w:rPr>
      </w:pPr>
      <w:r>
        <w:rPr>
          <w:rFonts w:ascii="宋体" w:hAnsi="宋体"/>
          <w:sz w:val="24"/>
        </w:rPr>
        <w:t>AS-4</w:t>
      </w:r>
      <w:r>
        <w:rPr>
          <w:rFonts w:ascii="宋体" w:hAnsi="宋体" w:hint="eastAsia"/>
          <w:sz w:val="24"/>
        </w:rPr>
        <w:t>：用户的数量有上限，可以供使用的数据存储空间有上限。</w:t>
      </w:r>
    </w:p>
    <w:p w14:paraId="001F74D5" w14:textId="77777777" w:rsidR="00B16890" w:rsidRDefault="00B16890" w:rsidP="00B16890">
      <w:pPr>
        <w:numPr>
          <w:ilvl w:val="0"/>
          <w:numId w:val="7"/>
        </w:numPr>
        <w:spacing w:line="360" w:lineRule="auto"/>
        <w:jc w:val="left"/>
        <w:rPr>
          <w:rFonts w:ascii="宋体" w:hAnsi="宋体"/>
          <w:sz w:val="24"/>
        </w:rPr>
      </w:pPr>
      <w:r>
        <w:rPr>
          <w:rFonts w:ascii="宋体" w:hAnsi="宋体"/>
          <w:sz w:val="24"/>
        </w:rPr>
        <w:t>AS-5</w:t>
      </w:r>
      <w:r>
        <w:rPr>
          <w:rFonts w:ascii="宋体" w:hAnsi="宋体" w:hint="eastAsia"/>
          <w:sz w:val="24"/>
        </w:rPr>
        <w:t>：大部分用户愿意提供反馈。</w:t>
      </w:r>
    </w:p>
    <w:p w14:paraId="51D1C075" w14:textId="77777777" w:rsidR="00B16890" w:rsidRDefault="00B16890" w:rsidP="00B16890">
      <w:pPr>
        <w:numPr>
          <w:ilvl w:val="0"/>
          <w:numId w:val="7"/>
        </w:numPr>
        <w:spacing w:line="360" w:lineRule="auto"/>
        <w:jc w:val="left"/>
        <w:rPr>
          <w:rFonts w:ascii="宋体" w:hAnsi="宋体" w:hint="eastAsia"/>
          <w:sz w:val="24"/>
        </w:rPr>
      </w:pPr>
      <w:r>
        <w:rPr>
          <w:rFonts w:ascii="宋体" w:hAnsi="宋体" w:hint="eastAsia"/>
          <w:sz w:val="24"/>
        </w:rPr>
        <w:t>依赖如下：</w:t>
      </w:r>
    </w:p>
    <w:p w14:paraId="76D1215E" w14:textId="77777777" w:rsidR="00B16890" w:rsidRDefault="00B16890" w:rsidP="00B16890">
      <w:pPr>
        <w:numPr>
          <w:ilvl w:val="0"/>
          <w:numId w:val="7"/>
        </w:numPr>
        <w:spacing w:line="360" w:lineRule="auto"/>
        <w:jc w:val="left"/>
        <w:rPr>
          <w:rFonts w:ascii="宋体" w:hAnsi="宋体"/>
          <w:sz w:val="24"/>
        </w:rPr>
      </w:pPr>
      <w:r>
        <w:rPr>
          <w:rFonts w:ascii="宋体" w:hAnsi="宋体"/>
          <w:sz w:val="24"/>
        </w:rPr>
        <w:t>DE-1</w:t>
      </w:r>
      <w:r>
        <w:rPr>
          <w:rFonts w:ascii="宋体" w:hAnsi="宋体" w:hint="eastAsia"/>
          <w:sz w:val="24"/>
        </w:rPr>
        <w:t>：当用户使用系统时，已经连上服务器，并且服务器处于正常的工作状态。</w:t>
      </w:r>
    </w:p>
    <w:p w14:paraId="4FFA0BB5" w14:textId="77777777" w:rsidR="00B16890" w:rsidRDefault="00B16890" w:rsidP="00B16890">
      <w:pPr>
        <w:numPr>
          <w:ilvl w:val="0"/>
          <w:numId w:val="7"/>
        </w:numPr>
        <w:spacing w:line="360" w:lineRule="auto"/>
        <w:jc w:val="left"/>
        <w:rPr>
          <w:rFonts w:ascii="宋体" w:hAnsi="宋体"/>
          <w:sz w:val="24"/>
        </w:rPr>
      </w:pPr>
      <w:r>
        <w:rPr>
          <w:rFonts w:ascii="宋体" w:hAnsi="宋体"/>
          <w:sz w:val="24"/>
        </w:rPr>
        <w:t>DE-2</w:t>
      </w:r>
      <w:r>
        <w:rPr>
          <w:rFonts w:ascii="宋体" w:hAnsi="宋体" w:hint="eastAsia"/>
          <w:sz w:val="24"/>
        </w:rPr>
        <w:t>：用户使用系统前，已经具有合法的账号权限。</w:t>
      </w:r>
    </w:p>
    <w:p w14:paraId="46A002A2" w14:textId="77777777" w:rsidR="00B16890" w:rsidRPr="00EF5262" w:rsidRDefault="00B16890" w:rsidP="00B16890">
      <w:pPr>
        <w:numPr>
          <w:ilvl w:val="0"/>
          <w:numId w:val="7"/>
        </w:numPr>
        <w:spacing w:line="360" w:lineRule="auto"/>
        <w:jc w:val="left"/>
        <w:rPr>
          <w:rFonts w:ascii="宋体" w:hAnsi="宋体" w:hint="eastAsia"/>
          <w:sz w:val="24"/>
        </w:rPr>
      </w:pPr>
      <w:r>
        <w:rPr>
          <w:rFonts w:ascii="宋体" w:hAnsi="宋体"/>
          <w:sz w:val="24"/>
        </w:rPr>
        <w:t>DE-3</w:t>
      </w:r>
      <w:r>
        <w:rPr>
          <w:rFonts w:ascii="宋体" w:hAnsi="宋体" w:hint="eastAsia"/>
          <w:sz w:val="24"/>
        </w:rPr>
        <w:t>：研究内容的最新调整，管理员（或者领导）会更新到网上。</w:t>
      </w:r>
    </w:p>
    <w:p w14:paraId="0391DF91" w14:textId="77777777" w:rsidR="00B16890" w:rsidRDefault="00B16890" w:rsidP="00B16890">
      <w:pPr>
        <w:pStyle w:val="a7"/>
        <w:jc w:val="left"/>
        <w:rPr>
          <w:rFonts w:ascii="宋体" w:hAnsi="宋体" w:hint="eastAsia"/>
          <w:sz w:val="48"/>
          <w:szCs w:val="48"/>
        </w:rPr>
      </w:pPr>
      <w:bookmarkStart w:id="25" w:name="_Toc518417035"/>
      <w:r>
        <w:rPr>
          <w:rFonts w:ascii="宋体" w:hAnsi="宋体" w:hint="eastAsia"/>
          <w:sz w:val="48"/>
          <w:szCs w:val="48"/>
        </w:rPr>
        <w:t>3.</w:t>
      </w:r>
      <w:r>
        <w:rPr>
          <w:rFonts w:ascii="宋体" w:hAnsi="宋体" w:hint="eastAsia"/>
          <w:sz w:val="48"/>
          <w:szCs w:val="48"/>
        </w:rPr>
        <w:t>外部接口需求</w:t>
      </w:r>
      <w:bookmarkEnd w:id="25"/>
    </w:p>
    <w:p w14:paraId="0E3A6192" w14:textId="77777777" w:rsidR="00B16890" w:rsidRDefault="00B16890" w:rsidP="00B16890">
      <w:pPr>
        <w:spacing w:line="360" w:lineRule="auto"/>
        <w:ind w:firstLineChars="200" w:firstLine="480"/>
        <w:rPr>
          <w:rFonts w:ascii="宋体" w:hAnsi="宋体" w:cs="宋体" w:hint="eastAsia"/>
          <w:sz w:val="24"/>
        </w:rPr>
      </w:pPr>
    </w:p>
    <w:p w14:paraId="70BDD1BD" w14:textId="77777777" w:rsidR="00B16890" w:rsidRDefault="00B16890" w:rsidP="00B16890">
      <w:pPr>
        <w:pStyle w:val="1"/>
        <w:jc w:val="left"/>
        <w:rPr>
          <w:rFonts w:ascii="宋体" w:hAnsi="宋体" w:hint="eastAsia"/>
        </w:rPr>
      </w:pPr>
      <w:bookmarkStart w:id="26" w:name="_Toc518417036"/>
      <w:r>
        <w:rPr>
          <w:rFonts w:ascii="宋体" w:hAnsi="宋体" w:hint="eastAsia"/>
        </w:rPr>
        <w:t>3.1 用户界面</w:t>
      </w:r>
      <w:bookmarkEnd w:id="26"/>
    </w:p>
    <w:p w14:paraId="3D24263D" w14:textId="77777777" w:rsidR="00B16890" w:rsidRDefault="00B16890" w:rsidP="00B16890">
      <w:pPr>
        <w:numPr>
          <w:ilvl w:val="0"/>
          <w:numId w:val="8"/>
        </w:numPr>
        <w:spacing w:line="360" w:lineRule="auto"/>
        <w:rPr>
          <w:rFonts w:ascii="宋体" w:hAnsi="宋体" w:cs="宋体" w:hint="eastAsia"/>
          <w:sz w:val="24"/>
        </w:rPr>
      </w:pPr>
      <w:r>
        <w:rPr>
          <w:rFonts w:ascii="宋体" w:hAnsi="宋体" w:cs="宋体" w:hint="eastAsia"/>
          <w:sz w:val="24"/>
        </w:rPr>
        <w:t>所有界面均采用 WEB 页面的形式；</w:t>
      </w:r>
    </w:p>
    <w:p w14:paraId="2EDBBF43" w14:textId="77777777" w:rsidR="00B16890" w:rsidRDefault="00B16890" w:rsidP="00B16890">
      <w:pPr>
        <w:numPr>
          <w:ilvl w:val="0"/>
          <w:numId w:val="8"/>
        </w:numPr>
        <w:spacing w:line="360" w:lineRule="auto"/>
        <w:rPr>
          <w:rFonts w:ascii="宋体" w:hAnsi="宋体" w:cs="宋体" w:hint="eastAsia"/>
          <w:sz w:val="24"/>
        </w:rPr>
      </w:pPr>
      <w:r>
        <w:rPr>
          <w:rFonts w:ascii="宋体" w:hAnsi="宋体" w:cs="宋体" w:hint="eastAsia"/>
          <w:sz w:val="24"/>
        </w:rPr>
        <w:t>界面简洁美观，功能方便用户的使用，并且有操作指导；</w:t>
      </w:r>
    </w:p>
    <w:p w14:paraId="3F4543A8" w14:textId="77777777" w:rsidR="00B16890" w:rsidRDefault="00B16890" w:rsidP="00B16890">
      <w:pPr>
        <w:numPr>
          <w:ilvl w:val="0"/>
          <w:numId w:val="8"/>
        </w:numPr>
        <w:spacing w:line="360" w:lineRule="auto"/>
        <w:rPr>
          <w:rFonts w:ascii="宋体" w:hAnsi="宋体" w:cs="宋体" w:hint="eastAsia"/>
          <w:sz w:val="24"/>
        </w:rPr>
      </w:pPr>
      <w:r>
        <w:rPr>
          <w:rFonts w:ascii="宋体" w:hAnsi="宋体" w:cs="宋体" w:hint="eastAsia"/>
          <w:sz w:val="24"/>
        </w:rPr>
        <w:t>用户界面的具体细节将在软件概要设计说明书中描述；</w:t>
      </w:r>
    </w:p>
    <w:p w14:paraId="5F416776" w14:textId="77777777" w:rsidR="00B16890" w:rsidRDefault="00B16890" w:rsidP="00B16890">
      <w:pPr>
        <w:pStyle w:val="1"/>
        <w:jc w:val="left"/>
        <w:rPr>
          <w:rFonts w:ascii="宋体" w:hAnsi="宋体" w:hint="eastAsia"/>
        </w:rPr>
      </w:pPr>
      <w:bookmarkStart w:id="27" w:name="_Toc518417037"/>
      <w:r>
        <w:rPr>
          <w:rFonts w:ascii="宋体" w:hAnsi="宋体" w:hint="eastAsia"/>
        </w:rPr>
        <w:lastRenderedPageBreak/>
        <w:t>3.2 硬件接口</w:t>
      </w:r>
      <w:bookmarkEnd w:id="27"/>
    </w:p>
    <w:p w14:paraId="6B2AF521"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 xml:space="preserve">服务器使用云服务器或者专用的本地服务器。    </w:t>
      </w:r>
    </w:p>
    <w:p w14:paraId="6A0AD5F7" w14:textId="77777777" w:rsidR="00B16890" w:rsidRDefault="00B16890" w:rsidP="00B16890">
      <w:pPr>
        <w:pStyle w:val="1"/>
        <w:jc w:val="left"/>
        <w:rPr>
          <w:rFonts w:ascii="宋体" w:hAnsi="宋体" w:hint="eastAsia"/>
        </w:rPr>
      </w:pPr>
      <w:bookmarkStart w:id="28" w:name="_Toc518417038"/>
      <w:r>
        <w:rPr>
          <w:rFonts w:ascii="宋体" w:hAnsi="宋体" w:hint="eastAsia"/>
        </w:rPr>
        <w:t>3.3 软件接口</w:t>
      </w:r>
      <w:bookmarkEnd w:id="28"/>
    </w:p>
    <w:p w14:paraId="3CBF62FC" w14:textId="77777777" w:rsidR="00B16890" w:rsidRDefault="00B16890" w:rsidP="00B16890">
      <w:pPr>
        <w:numPr>
          <w:ilvl w:val="0"/>
          <w:numId w:val="9"/>
        </w:numPr>
        <w:spacing w:line="360" w:lineRule="auto"/>
        <w:ind w:left="0" w:firstLineChars="200" w:firstLine="480"/>
        <w:jc w:val="left"/>
        <w:rPr>
          <w:rFonts w:ascii="宋体" w:hAnsi="宋体"/>
          <w:sz w:val="24"/>
        </w:rPr>
      </w:pPr>
      <w:r>
        <w:rPr>
          <w:rFonts w:ascii="宋体" w:hAnsi="宋体" w:hint="eastAsia"/>
          <w:sz w:val="24"/>
        </w:rPr>
        <w:t>数据库接口：</w:t>
      </w:r>
      <w:r>
        <w:rPr>
          <w:rFonts w:ascii="宋体" w:hAnsi="宋体"/>
          <w:sz w:val="24"/>
        </w:rPr>
        <w:t xml:space="preserve"> </w:t>
      </w:r>
      <w:r>
        <w:rPr>
          <w:rFonts w:ascii="宋体" w:hAnsi="宋体" w:hint="eastAsia"/>
          <w:sz w:val="24"/>
        </w:rPr>
        <w:t>实现数据库和服务器之间数据的交换和存取；</w:t>
      </w:r>
    </w:p>
    <w:p w14:paraId="154539DD" w14:textId="77777777" w:rsidR="00B16890" w:rsidRDefault="00B16890" w:rsidP="00B16890">
      <w:pPr>
        <w:numPr>
          <w:ilvl w:val="0"/>
          <w:numId w:val="9"/>
        </w:numPr>
        <w:spacing w:line="360" w:lineRule="auto"/>
        <w:ind w:left="0" w:firstLineChars="200" w:firstLine="480"/>
        <w:jc w:val="left"/>
        <w:rPr>
          <w:rFonts w:ascii="宋体" w:hAnsi="宋体"/>
          <w:sz w:val="24"/>
        </w:rPr>
      </w:pPr>
      <w:r>
        <w:rPr>
          <w:rFonts w:ascii="宋体" w:hAnsi="宋体" w:hint="eastAsia"/>
          <w:sz w:val="24"/>
        </w:rPr>
        <w:t>客户端接口：实现客户端</w:t>
      </w:r>
      <w:r>
        <w:rPr>
          <w:rFonts w:ascii="宋体" w:hAnsi="宋体"/>
          <w:sz w:val="24"/>
        </w:rPr>
        <w:t xml:space="preserve"> web </w:t>
      </w:r>
      <w:r>
        <w:rPr>
          <w:rFonts w:ascii="宋体" w:hAnsi="宋体" w:hint="eastAsia"/>
          <w:sz w:val="24"/>
        </w:rPr>
        <w:t>页面和服务器之间的数据交换和存取；</w:t>
      </w:r>
    </w:p>
    <w:p w14:paraId="1BC97E5F" w14:textId="77777777" w:rsidR="00B16890" w:rsidRDefault="00B16890" w:rsidP="00B16890">
      <w:pPr>
        <w:numPr>
          <w:ilvl w:val="0"/>
          <w:numId w:val="9"/>
        </w:numPr>
        <w:spacing w:line="360" w:lineRule="auto"/>
        <w:ind w:left="0" w:firstLineChars="200" w:firstLine="480"/>
        <w:jc w:val="left"/>
        <w:rPr>
          <w:rFonts w:ascii="宋体" w:hAnsi="宋体" w:hint="eastAsia"/>
          <w:sz w:val="24"/>
        </w:rPr>
      </w:pPr>
      <w:r>
        <w:rPr>
          <w:rFonts w:ascii="宋体" w:hAnsi="宋体" w:hint="eastAsia"/>
          <w:sz w:val="24"/>
        </w:rPr>
        <w:t>操作系统接口：</w:t>
      </w:r>
      <w:r>
        <w:rPr>
          <w:rFonts w:ascii="宋体" w:hAnsi="宋体"/>
          <w:sz w:val="24"/>
        </w:rPr>
        <w:t xml:space="preserve"> </w:t>
      </w:r>
      <w:r>
        <w:rPr>
          <w:rFonts w:ascii="宋体" w:hAnsi="宋体" w:hint="eastAsia"/>
          <w:sz w:val="24"/>
        </w:rPr>
        <w:t>实现服务器所储存的资料和文件的上传和下载；</w:t>
      </w:r>
    </w:p>
    <w:p w14:paraId="1C01C700" w14:textId="77777777" w:rsidR="00B16890" w:rsidRDefault="00B16890" w:rsidP="00B16890">
      <w:pPr>
        <w:pStyle w:val="1"/>
        <w:jc w:val="left"/>
        <w:rPr>
          <w:rFonts w:ascii="宋体" w:hAnsi="宋体" w:hint="eastAsia"/>
        </w:rPr>
      </w:pPr>
      <w:bookmarkStart w:id="29" w:name="_Toc518417039"/>
      <w:r>
        <w:rPr>
          <w:rFonts w:ascii="宋体" w:hAnsi="宋体" w:hint="eastAsia"/>
        </w:rPr>
        <w:t>3.4 通信接口</w:t>
      </w:r>
      <w:bookmarkEnd w:id="29"/>
    </w:p>
    <w:p w14:paraId="0B3BFF3B" w14:textId="77777777" w:rsidR="00B16890" w:rsidRDefault="00B16890" w:rsidP="00B16890">
      <w:pPr>
        <w:spacing w:line="360" w:lineRule="auto"/>
        <w:ind w:firstLineChars="200" w:firstLine="480"/>
        <w:rPr>
          <w:rFonts w:ascii="宋体" w:hAnsi="宋体" w:hint="eastAsia"/>
          <w:sz w:val="24"/>
        </w:rPr>
      </w:pPr>
      <w:r>
        <w:rPr>
          <w:rFonts w:ascii="宋体" w:hAnsi="宋体" w:hint="eastAsia"/>
          <w:sz w:val="24"/>
        </w:rPr>
        <w:t>使用的通信功能需求：</w:t>
      </w:r>
    </w:p>
    <w:p w14:paraId="17BB1EB4" w14:textId="77777777" w:rsidR="00B16890" w:rsidRDefault="00B16890" w:rsidP="00B16890">
      <w:pPr>
        <w:numPr>
          <w:ilvl w:val="0"/>
          <w:numId w:val="10"/>
        </w:numPr>
        <w:spacing w:line="360" w:lineRule="auto"/>
        <w:rPr>
          <w:rFonts w:ascii="宋体" w:hAnsi="宋体"/>
          <w:sz w:val="24"/>
        </w:rPr>
      </w:pPr>
      <w:r>
        <w:rPr>
          <w:rFonts w:ascii="宋体" w:hAnsi="宋体"/>
          <w:sz w:val="24"/>
        </w:rPr>
        <w:t xml:space="preserve">Web </w:t>
      </w:r>
      <w:r>
        <w:rPr>
          <w:rFonts w:ascii="宋体" w:hAnsi="宋体" w:hint="eastAsia"/>
          <w:sz w:val="24"/>
        </w:rPr>
        <w:t>浏览器；</w:t>
      </w:r>
    </w:p>
    <w:p w14:paraId="00958F93" w14:textId="77777777" w:rsidR="00B16890" w:rsidRDefault="00B16890" w:rsidP="00B16890">
      <w:pPr>
        <w:numPr>
          <w:ilvl w:val="0"/>
          <w:numId w:val="10"/>
        </w:numPr>
        <w:spacing w:line="360" w:lineRule="auto"/>
        <w:rPr>
          <w:rFonts w:ascii="宋体" w:hAnsi="宋体"/>
          <w:sz w:val="24"/>
        </w:rPr>
      </w:pPr>
      <w:r>
        <w:rPr>
          <w:rFonts w:ascii="宋体" w:hAnsi="宋体"/>
          <w:sz w:val="24"/>
        </w:rPr>
        <w:t xml:space="preserve">HTTP </w:t>
      </w:r>
      <w:r>
        <w:rPr>
          <w:rFonts w:ascii="宋体" w:hAnsi="宋体" w:hint="eastAsia"/>
          <w:sz w:val="24"/>
        </w:rPr>
        <w:t>协议</w:t>
      </w:r>
    </w:p>
    <w:p w14:paraId="04B1A604" w14:textId="77777777" w:rsidR="00B16890" w:rsidRDefault="00B16890" w:rsidP="00B16890">
      <w:pPr>
        <w:numPr>
          <w:ilvl w:val="0"/>
          <w:numId w:val="10"/>
        </w:numPr>
        <w:spacing w:line="360" w:lineRule="auto"/>
        <w:rPr>
          <w:rFonts w:ascii="宋体" w:hAnsi="宋体"/>
          <w:sz w:val="24"/>
        </w:rPr>
      </w:pPr>
      <w:r>
        <w:rPr>
          <w:rFonts w:ascii="宋体" w:hAnsi="宋体"/>
          <w:sz w:val="24"/>
        </w:rPr>
        <w:t xml:space="preserve">TCP/IP </w:t>
      </w:r>
      <w:r>
        <w:rPr>
          <w:rFonts w:ascii="宋体" w:hAnsi="宋体" w:hint="eastAsia"/>
          <w:sz w:val="24"/>
        </w:rPr>
        <w:t>协议</w:t>
      </w:r>
    </w:p>
    <w:p w14:paraId="2E3A8FFE" w14:textId="77777777" w:rsidR="00B16890" w:rsidRDefault="00B16890" w:rsidP="00B16890">
      <w:pPr>
        <w:numPr>
          <w:ilvl w:val="0"/>
          <w:numId w:val="10"/>
        </w:numPr>
        <w:spacing w:line="360" w:lineRule="auto"/>
        <w:rPr>
          <w:rFonts w:ascii="宋体" w:hAnsi="宋体"/>
          <w:sz w:val="24"/>
        </w:rPr>
      </w:pPr>
      <w:r>
        <w:rPr>
          <w:rFonts w:ascii="宋体" w:hAnsi="宋体"/>
          <w:sz w:val="24"/>
        </w:rPr>
        <w:t xml:space="preserve">FTP </w:t>
      </w:r>
      <w:r>
        <w:rPr>
          <w:rFonts w:ascii="宋体" w:hAnsi="宋体" w:hint="eastAsia"/>
          <w:sz w:val="24"/>
        </w:rPr>
        <w:t>协议</w:t>
      </w:r>
    </w:p>
    <w:p w14:paraId="17B2CC84" w14:textId="77777777" w:rsidR="00B16890" w:rsidRDefault="00B16890" w:rsidP="00B16890">
      <w:pPr>
        <w:numPr>
          <w:ilvl w:val="0"/>
          <w:numId w:val="10"/>
        </w:numPr>
        <w:spacing w:line="360" w:lineRule="auto"/>
        <w:rPr>
          <w:rFonts w:ascii="宋体" w:hAnsi="宋体" w:hint="eastAsia"/>
          <w:sz w:val="24"/>
        </w:rPr>
      </w:pPr>
      <w:r>
        <w:rPr>
          <w:rFonts w:ascii="宋体" w:hAnsi="宋体" w:hint="eastAsia"/>
          <w:sz w:val="24"/>
        </w:rPr>
        <w:t>数据传输速率达</w:t>
      </w:r>
      <w:r>
        <w:rPr>
          <w:rFonts w:ascii="宋体" w:hAnsi="宋体"/>
          <w:sz w:val="24"/>
        </w:rPr>
        <w:t xml:space="preserve"> 50kb/s </w:t>
      </w:r>
      <w:r>
        <w:rPr>
          <w:rFonts w:ascii="宋体" w:hAnsi="宋体" w:hint="eastAsia"/>
          <w:sz w:val="24"/>
        </w:rPr>
        <w:t>以上</w:t>
      </w:r>
    </w:p>
    <w:p w14:paraId="415C91D9" w14:textId="77777777" w:rsidR="00B16890" w:rsidRDefault="00B16890" w:rsidP="00B16890">
      <w:pPr>
        <w:pStyle w:val="a7"/>
        <w:jc w:val="left"/>
        <w:rPr>
          <w:rFonts w:ascii="宋体" w:hAnsi="宋体" w:hint="eastAsia"/>
          <w:sz w:val="48"/>
          <w:szCs w:val="48"/>
        </w:rPr>
      </w:pPr>
      <w:bookmarkStart w:id="30" w:name="_Toc518417040"/>
      <w:r>
        <w:rPr>
          <w:rFonts w:ascii="宋体" w:hAnsi="宋体" w:hint="eastAsia"/>
          <w:sz w:val="48"/>
          <w:szCs w:val="48"/>
        </w:rPr>
        <w:t>4.</w:t>
      </w:r>
      <w:r>
        <w:rPr>
          <w:rFonts w:ascii="宋体" w:hAnsi="宋体" w:hint="eastAsia"/>
          <w:sz w:val="48"/>
          <w:szCs w:val="48"/>
        </w:rPr>
        <w:t>系统特性</w:t>
      </w:r>
      <w:bookmarkEnd w:id="30"/>
    </w:p>
    <w:p w14:paraId="17540245" w14:textId="77777777" w:rsidR="00B16890" w:rsidRPr="007E50BA" w:rsidRDefault="00B16890" w:rsidP="00B16890">
      <w:pPr>
        <w:pStyle w:val="1"/>
        <w:jc w:val="left"/>
        <w:rPr>
          <w:rFonts w:ascii="宋体" w:hAnsi="宋体" w:hint="eastAsia"/>
        </w:rPr>
      </w:pPr>
      <w:bookmarkStart w:id="31" w:name="_Toc518417041"/>
      <w:r>
        <w:rPr>
          <w:rFonts w:ascii="宋体" w:hAnsi="宋体" w:hint="eastAsia"/>
        </w:rPr>
        <w:t>4.1领导子系统</w:t>
      </w:r>
      <w:bookmarkEnd w:id="31"/>
    </w:p>
    <w:p w14:paraId="0CE7D75A" w14:textId="77777777" w:rsidR="00B16890" w:rsidRDefault="00B16890" w:rsidP="00B16890">
      <w:pPr>
        <w:pStyle w:val="1"/>
        <w:rPr>
          <w:rFonts w:ascii="宋体" w:hAnsi="宋体" w:hint="eastAsia"/>
          <w:sz w:val="36"/>
          <w:szCs w:val="36"/>
        </w:rPr>
      </w:pPr>
      <w:bookmarkStart w:id="32" w:name="_Toc518417042"/>
      <w:r>
        <w:rPr>
          <w:rFonts w:ascii="宋体" w:hAnsi="宋体" w:hint="eastAsia"/>
          <w:sz w:val="36"/>
          <w:szCs w:val="36"/>
        </w:rPr>
        <w:t>4.1.1 说明和优先级</w:t>
      </w:r>
      <w:bookmarkEnd w:id="32"/>
    </w:p>
    <w:p w14:paraId="353D59B5" w14:textId="77777777" w:rsidR="00B16890" w:rsidRPr="007E50BA" w:rsidRDefault="00B16890" w:rsidP="00B16890">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hint="eastAsia"/>
          <w:color w:val="000000"/>
          <w:kern w:val="0"/>
          <w:sz w:val="24"/>
        </w:rPr>
        <w:t>该子系统用于领导进行日常的操作。领导进行研究内容管理、论坛管理、工作项目管理、个人中心的编辑以及对秘书的工作进行管理。</w:t>
      </w:r>
    </w:p>
    <w:p w14:paraId="0DA74F92" w14:textId="77777777" w:rsidR="00B16890" w:rsidRPr="007E50BA" w:rsidRDefault="00B16890" w:rsidP="00B16890">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lastRenderedPageBreak/>
        <w:t>研究内容管理包括</w:t>
      </w:r>
      <w:r w:rsidRPr="007E50BA">
        <w:rPr>
          <w:rFonts w:ascii="宋体" w:hAnsi="宋体" w:hint="eastAsia"/>
          <w:color w:val="000000"/>
          <w:kern w:val="0"/>
          <w:sz w:val="24"/>
        </w:rPr>
        <w:t>：</w:t>
      </w:r>
      <w:r w:rsidRPr="007E50BA">
        <w:rPr>
          <w:rFonts w:ascii="宋体" w:hAnsi="宋体"/>
          <w:color w:val="000000"/>
          <w:kern w:val="0"/>
          <w:sz w:val="24"/>
        </w:rPr>
        <w:t>研究内容规则设置</w:t>
      </w:r>
      <w:r w:rsidRPr="007E50BA">
        <w:rPr>
          <w:rFonts w:ascii="宋体" w:hAnsi="宋体" w:hint="eastAsia"/>
          <w:color w:val="000000"/>
          <w:kern w:val="0"/>
          <w:sz w:val="24"/>
        </w:rPr>
        <w:t>，</w:t>
      </w:r>
      <w:r w:rsidRPr="007E50BA">
        <w:rPr>
          <w:rFonts w:ascii="宋体" w:hAnsi="宋体"/>
          <w:color w:val="000000"/>
          <w:kern w:val="0"/>
          <w:sz w:val="24"/>
        </w:rPr>
        <w:t>查看研究内容</w:t>
      </w:r>
      <w:r w:rsidRPr="007E50BA">
        <w:rPr>
          <w:rFonts w:ascii="宋体" w:hAnsi="宋体" w:hint="eastAsia"/>
          <w:color w:val="000000"/>
          <w:kern w:val="0"/>
          <w:sz w:val="24"/>
        </w:rPr>
        <w:t>，</w:t>
      </w:r>
      <w:r w:rsidRPr="007E50BA">
        <w:rPr>
          <w:rFonts w:ascii="宋体" w:hAnsi="宋体"/>
          <w:color w:val="000000"/>
          <w:kern w:val="0"/>
          <w:sz w:val="24"/>
        </w:rPr>
        <w:t>研究内容参与管理</w:t>
      </w:r>
      <w:r w:rsidRPr="007E50BA">
        <w:rPr>
          <w:rFonts w:ascii="宋体" w:hAnsi="宋体" w:hint="eastAsia"/>
          <w:color w:val="000000"/>
          <w:kern w:val="0"/>
          <w:sz w:val="24"/>
        </w:rPr>
        <w:t>，</w:t>
      </w:r>
      <w:r w:rsidRPr="007E50BA">
        <w:rPr>
          <w:rFonts w:ascii="宋体" w:hAnsi="宋体"/>
          <w:color w:val="000000"/>
          <w:kern w:val="0"/>
          <w:sz w:val="24"/>
        </w:rPr>
        <w:t>研究内容信息发布</w:t>
      </w:r>
      <w:r w:rsidRPr="007E50BA">
        <w:rPr>
          <w:rFonts w:ascii="宋体" w:hAnsi="宋体" w:hint="eastAsia"/>
          <w:color w:val="000000"/>
          <w:kern w:val="0"/>
          <w:sz w:val="24"/>
        </w:rPr>
        <w:t>，</w:t>
      </w:r>
      <w:r w:rsidRPr="007E50BA">
        <w:rPr>
          <w:rFonts w:ascii="宋体" w:hAnsi="宋体"/>
          <w:color w:val="000000"/>
          <w:kern w:val="0"/>
          <w:sz w:val="24"/>
        </w:rPr>
        <w:t>管理研究内容资料</w:t>
      </w:r>
      <w:r w:rsidRPr="007E50BA">
        <w:rPr>
          <w:rFonts w:ascii="宋体" w:hAnsi="宋体" w:hint="eastAsia"/>
          <w:color w:val="000000"/>
          <w:kern w:val="0"/>
          <w:sz w:val="24"/>
        </w:rPr>
        <w:t>，</w:t>
      </w:r>
      <w:r w:rsidRPr="007E50BA">
        <w:rPr>
          <w:rFonts w:ascii="宋体" w:hAnsi="宋体"/>
          <w:color w:val="000000"/>
          <w:kern w:val="0"/>
          <w:sz w:val="24"/>
        </w:rPr>
        <w:t>上</w:t>
      </w:r>
      <w:proofErr w:type="gramStart"/>
      <w:r w:rsidRPr="007E50BA">
        <w:rPr>
          <w:rFonts w:ascii="宋体" w:hAnsi="宋体"/>
          <w:color w:val="000000"/>
          <w:kern w:val="0"/>
          <w:sz w:val="24"/>
        </w:rPr>
        <w:t>传研究</w:t>
      </w:r>
      <w:proofErr w:type="gramEnd"/>
      <w:r w:rsidRPr="007E50BA">
        <w:rPr>
          <w:rFonts w:ascii="宋体" w:hAnsi="宋体"/>
          <w:color w:val="000000"/>
          <w:kern w:val="0"/>
          <w:sz w:val="24"/>
        </w:rPr>
        <w:t>内容资料</w:t>
      </w:r>
      <w:r w:rsidRPr="007E50BA">
        <w:rPr>
          <w:rFonts w:ascii="宋体" w:hAnsi="宋体" w:hint="eastAsia"/>
          <w:color w:val="000000"/>
          <w:kern w:val="0"/>
          <w:sz w:val="24"/>
        </w:rPr>
        <w:t>。</w:t>
      </w:r>
    </w:p>
    <w:p w14:paraId="66A44D35" w14:textId="77777777" w:rsidR="00B16890" w:rsidRPr="007E50BA" w:rsidRDefault="00B16890" w:rsidP="00B16890">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论坛</w:t>
      </w:r>
      <w:r w:rsidRPr="007E50BA">
        <w:rPr>
          <w:rFonts w:ascii="宋体" w:hAnsi="宋体" w:hint="eastAsia"/>
          <w:color w:val="000000"/>
          <w:kern w:val="0"/>
          <w:sz w:val="24"/>
        </w:rPr>
        <w:t>：</w:t>
      </w:r>
      <w:r w:rsidRPr="007E50BA">
        <w:rPr>
          <w:rFonts w:ascii="宋体" w:hAnsi="宋体"/>
          <w:color w:val="000000"/>
          <w:kern w:val="0"/>
          <w:sz w:val="24"/>
        </w:rPr>
        <w:t>回复帖子</w:t>
      </w:r>
      <w:r w:rsidRPr="007E50BA">
        <w:rPr>
          <w:rFonts w:ascii="宋体" w:hAnsi="宋体" w:hint="eastAsia"/>
          <w:color w:val="000000"/>
          <w:kern w:val="0"/>
          <w:sz w:val="24"/>
        </w:rPr>
        <w:t>，</w:t>
      </w:r>
      <w:r w:rsidRPr="007E50BA">
        <w:rPr>
          <w:rFonts w:ascii="宋体" w:hAnsi="宋体"/>
          <w:color w:val="000000"/>
          <w:kern w:val="0"/>
          <w:sz w:val="24"/>
        </w:rPr>
        <w:t>查看帖子回复</w:t>
      </w:r>
      <w:r w:rsidRPr="007E50BA">
        <w:rPr>
          <w:rFonts w:ascii="宋体" w:hAnsi="宋体" w:hint="eastAsia"/>
          <w:color w:val="000000"/>
          <w:kern w:val="0"/>
          <w:sz w:val="24"/>
        </w:rPr>
        <w:t>，</w:t>
      </w:r>
      <w:r w:rsidRPr="007E50BA">
        <w:rPr>
          <w:rFonts w:ascii="宋体" w:hAnsi="宋体"/>
          <w:color w:val="000000"/>
          <w:kern w:val="0"/>
          <w:sz w:val="24"/>
        </w:rPr>
        <w:t>发帖</w:t>
      </w:r>
      <w:r w:rsidRPr="007E50BA">
        <w:rPr>
          <w:rFonts w:ascii="宋体" w:hAnsi="宋体" w:hint="eastAsia"/>
          <w:color w:val="000000"/>
          <w:kern w:val="0"/>
          <w:sz w:val="24"/>
        </w:rPr>
        <w:t>，</w:t>
      </w:r>
      <w:r w:rsidRPr="007E50BA">
        <w:rPr>
          <w:rFonts w:ascii="宋体" w:hAnsi="宋体"/>
          <w:color w:val="000000"/>
          <w:kern w:val="0"/>
          <w:sz w:val="24"/>
        </w:rPr>
        <w:t>删除帖子</w:t>
      </w:r>
      <w:r w:rsidRPr="007E50BA">
        <w:rPr>
          <w:rFonts w:ascii="宋体" w:hAnsi="宋体" w:hint="eastAsia"/>
          <w:color w:val="000000"/>
          <w:kern w:val="0"/>
          <w:sz w:val="24"/>
        </w:rPr>
        <w:t>，</w:t>
      </w:r>
      <w:r w:rsidRPr="007E50BA">
        <w:rPr>
          <w:rFonts w:ascii="宋体" w:hAnsi="宋体"/>
          <w:color w:val="000000"/>
          <w:kern w:val="0"/>
          <w:sz w:val="24"/>
        </w:rPr>
        <w:t>进入帖子</w:t>
      </w:r>
      <w:r w:rsidRPr="007E50BA">
        <w:rPr>
          <w:rFonts w:ascii="宋体" w:hAnsi="宋体" w:hint="eastAsia"/>
          <w:color w:val="000000"/>
          <w:kern w:val="0"/>
          <w:sz w:val="24"/>
        </w:rPr>
        <w:t>。</w:t>
      </w:r>
    </w:p>
    <w:p w14:paraId="4832DACC" w14:textId="77777777" w:rsidR="00B16890" w:rsidRPr="007E50BA" w:rsidRDefault="00B16890" w:rsidP="00B16890">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工作项目管理</w:t>
      </w:r>
      <w:r w:rsidRPr="007E50BA">
        <w:rPr>
          <w:rFonts w:ascii="宋体" w:hAnsi="宋体" w:hint="eastAsia"/>
          <w:color w:val="000000"/>
          <w:kern w:val="0"/>
          <w:sz w:val="24"/>
        </w:rPr>
        <w:t>：</w:t>
      </w:r>
      <w:r w:rsidRPr="007E50BA">
        <w:rPr>
          <w:rFonts w:ascii="宋体" w:hAnsi="宋体"/>
          <w:color w:val="000000"/>
          <w:kern w:val="0"/>
          <w:sz w:val="24"/>
        </w:rPr>
        <w:t>个人或小组工作项目审阅</w:t>
      </w:r>
      <w:r w:rsidRPr="007E50BA">
        <w:rPr>
          <w:rFonts w:ascii="宋体" w:hAnsi="宋体" w:hint="eastAsia"/>
          <w:color w:val="000000"/>
          <w:kern w:val="0"/>
          <w:sz w:val="24"/>
        </w:rPr>
        <w:t>，</w:t>
      </w:r>
      <w:r w:rsidRPr="007E50BA">
        <w:rPr>
          <w:rFonts w:ascii="宋体" w:hAnsi="宋体"/>
          <w:color w:val="000000"/>
          <w:kern w:val="0"/>
          <w:sz w:val="24"/>
        </w:rPr>
        <w:t>个人或小组工作项目修改</w:t>
      </w:r>
      <w:r w:rsidRPr="007E50BA">
        <w:rPr>
          <w:rFonts w:ascii="宋体" w:hAnsi="宋体" w:hint="eastAsia"/>
          <w:color w:val="000000"/>
          <w:kern w:val="0"/>
          <w:sz w:val="24"/>
        </w:rPr>
        <w:t>，</w:t>
      </w:r>
      <w:r w:rsidRPr="007E50BA">
        <w:rPr>
          <w:rFonts w:ascii="宋体" w:hAnsi="宋体"/>
          <w:color w:val="000000"/>
          <w:kern w:val="0"/>
          <w:sz w:val="24"/>
        </w:rPr>
        <w:t>个人或小组工作项目发布</w:t>
      </w:r>
      <w:r w:rsidRPr="007E50BA">
        <w:rPr>
          <w:rFonts w:ascii="宋体" w:hAnsi="宋体" w:hint="eastAsia"/>
          <w:color w:val="000000"/>
          <w:kern w:val="0"/>
          <w:sz w:val="24"/>
        </w:rPr>
        <w:t>。</w:t>
      </w:r>
    </w:p>
    <w:p w14:paraId="62009734" w14:textId="77777777" w:rsidR="00B16890" w:rsidRPr="007E50BA" w:rsidRDefault="00B16890" w:rsidP="00B16890">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个人中心</w:t>
      </w:r>
      <w:r w:rsidRPr="007E50BA">
        <w:rPr>
          <w:rFonts w:ascii="宋体" w:hAnsi="宋体" w:hint="eastAsia"/>
          <w:color w:val="000000"/>
          <w:kern w:val="0"/>
          <w:sz w:val="24"/>
        </w:rPr>
        <w:t>：修改密码，修改个人信息，绑定手机和邮箱。</w:t>
      </w:r>
    </w:p>
    <w:p w14:paraId="4BB59097" w14:textId="77777777" w:rsidR="00B16890" w:rsidRPr="007E50BA" w:rsidRDefault="00B16890" w:rsidP="00B16890">
      <w:pPr>
        <w:widowControl/>
        <w:shd w:val="clear" w:color="auto" w:fill="FFFFFF"/>
        <w:spacing w:before="100" w:beforeAutospacing="1" w:after="100" w:afterAutospacing="1" w:line="360" w:lineRule="atLeast"/>
        <w:ind w:firstLine="420"/>
        <w:rPr>
          <w:rFonts w:ascii="Times New Roman" w:hAnsi="Times New Roman"/>
          <w:color w:val="000000"/>
          <w:kern w:val="0"/>
          <w:sz w:val="27"/>
          <w:szCs w:val="27"/>
        </w:rPr>
      </w:pPr>
      <w:r w:rsidRPr="007E50BA">
        <w:rPr>
          <w:rFonts w:ascii="宋体" w:hAnsi="宋体"/>
          <w:color w:val="000000"/>
          <w:kern w:val="0"/>
          <w:sz w:val="24"/>
        </w:rPr>
        <w:t>秘书管理</w:t>
      </w:r>
      <w:r w:rsidRPr="007E50BA">
        <w:rPr>
          <w:rFonts w:ascii="宋体" w:hAnsi="宋体" w:hint="eastAsia"/>
          <w:color w:val="000000"/>
          <w:kern w:val="0"/>
          <w:sz w:val="24"/>
        </w:rPr>
        <w:t>:联系秘书，添加秘书，修改秘书信息，分配秘书任务，分配秘书账号。</w:t>
      </w:r>
    </w:p>
    <w:p w14:paraId="0F78BD83" w14:textId="77777777" w:rsidR="00B16890" w:rsidRPr="007E50BA" w:rsidRDefault="00B16890" w:rsidP="00B16890">
      <w:pPr>
        <w:widowControl/>
        <w:shd w:val="clear" w:color="auto" w:fill="FFFFFF"/>
        <w:spacing w:before="100" w:beforeAutospacing="1" w:after="100" w:afterAutospacing="1" w:line="360" w:lineRule="atLeast"/>
        <w:ind w:firstLine="480"/>
        <w:rPr>
          <w:rFonts w:ascii="Times New Roman" w:hAnsi="Times New Roman"/>
          <w:color w:val="000000"/>
          <w:kern w:val="0"/>
          <w:sz w:val="27"/>
          <w:szCs w:val="27"/>
        </w:rPr>
      </w:pPr>
      <w:r w:rsidRPr="007E50BA">
        <w:rPr>
          <w:rFonts w:ascii="宋体" w:hAnsi="宋体" w:hint="eastAsia"/>
          <w:color w:val="000000"/>
          <w:kern w:val="0"/>
          <w:sz w:val="24"/>
        </w:rPr>
        <w:t>本模块的优先级：高。</w:t>
      </w:r>
    </w:p>
    <w:p w14:paraId="260AF719" w14:textId="77777777" w:rsidR="00B16890" w:rsidRDefault="00B16890" w:rsidP="00B16890">
      <w:pPr>
        <w:pStyle w:val="1"/>
        <w:rPr>
          <w:rFonts w:ascii="宋体" w:hAnsi="宋体" w:hint="eastAsia"/>
          <w:sz w:val="36"/>
          <w:szCs w:val="36"/>
        </w:rPr>
      </w:pPr>
    </w:p>
    <w:p w14:paraId="0DB64FE1" w14:textId="77777777" w:rsidR="00B16890" w:rsidRDefault="00B16890" w:rsidP="00B16890">
      <w:pPr>
        <w:pStyle w:val="1"/>
        <w:rPr>
          <w:rFonts w:ascii="宋体" w:hAnsi="宋体"/>
          <w:sz w:val="36"/>
          <w:szCs w:val="36"/>
        </w:rPr>
      </w:pPr>
      <w:bookmarkStart w:id="33" w:name="_Toc518417043"/>
      <w:r>
        <w:rPr>
          <w:rFonts w:ascii="宋体" w:hAnsi="宋体" w:hint="eastAsia"/>
          <w:sz w:val="36"/>
          <w:szCs w:val="36"/>
        </w:rPr>
        <w:t>4.1.2激励/响应序列</w:t>
      </w:r>
      <w:bookmarkEnd w:id="33"/>
    </w:p>
    <w:p w14:paraId="26231D64" w14:textId="77777777" w:rsidR="00B16890" w:rsidRDefault="00B16890" w:rsidP="00B16890">
      <w:pPr>
        <w:rPr>
          <w:rFonts w:ascii="宋体" w:hAnsi="宋体"/>
          <w:sz w:val="24"/>
        </w:rPr>
      </w:pPr>
      <w:bookmarkStart w:id="34" w:name="OLE_LINK106"/>
      <w:bookmarkStart w:id="35" w:name="OLE_LINK107"/>
    </w:p>
    <w:p w14:paraId="2C2B5714" w14:textId="77777777" w:rsidR="00B16890" w:rsidRDefault="00B16890" w:rsidP="00B16890">
      <w:pPr>
        <w:rPr>
          <w:rFonts w:ascii="宋体" w:hAnsi="宋体"/>
          <w:sz w:val="24"/>
        </w:rPr>
      </w:pPr>
      <w:r>
        <w:rPr>
          <w:rFonts w:ascii="宋体" w:hAnsi="宋体" w:hint="eastAsia"/>
          <w:sz w:val="24"/>
        </w:rPr>
        <w:t>注册</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259ED98B"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5B85443" w14:textId="77777777" w:rsidR="00B16890" w:rsidRDefault="00B16890" w:rsidP="00B16890">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B855871" w14:textId="77777777" w:rsidR="00B16890" w:rsidRDefault="00B16890" w:rsidP="00B16890">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响应</w:t>
            </w:r>
          </w:p>
        </w:tc>
      </w:tr>
      <w:tr w:rsidR="00B16890" w14:paraId="01F832C4"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5A0C71F3"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注册为领导（秘书）</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A7C69E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进入注册界面</w:t>
            </w:r>
          </w:p>
        </w:tc>
      </w:tr>
      <w:tr w:rsidR="00B16890" w14:paraId="692C2854"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9C04D3D"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15FF44E"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5E14101B" w14:textId="77777777" w:rsidR="00B16890" w:rsidRDefault="00B16890" w:rsidP="00B16890">
      <w:pPr>
        <w:spacing w:line="360" w:lineRule="auto"/>
        <w:rPr>
          <w:rFonts w:ascii="宋体" w:hAnsi="宋体" w:cs="宋体"/>
          <w:sz w:val="24"/>
        </w:rPr>
      </w:pPr>
    </w:p>
    <w:p w14:paraId="42BAC3BC" w14:textId="77777777" w:rsidR="00B16890" w:rsidRDefault="00B16890" w:rsidP="00B16890">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6D995DF6"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1F3DAA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3187DA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771BCE6B"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FB68E98"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登录为领导</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09892A2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进入领导主界面</w:t>
            </w:r>
          </w:p>
          <w:p w14:paraId="6E23A25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p>
          <w:p w14:paraId="6818B57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p>
          <w:p w14:paraId="16F6241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p>
          <w:p w14:paraId="7BD3775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p>
          <w:p w14:paraId="7A9667DF"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p>
        </w:tc>
      </w:tr>
    </w:tbl>
    <w:p w14:paraId="00CADB2E" w14:textId="77777777" w:rsidR="00B16890" w:rsidRDefault="00B16890" w:rsidP="00B16890">
      <w:pPr>
        <w:spacing w:line="360" w:lineRule="auto"/>
        <w:rPr>
          <w:rFonts w:ascii="宋体" w:hAnsi="宋体" w:cs="宋体"/>
          <w:sz w:val="24"/>
        </w:rPr>
      </w:pPr>
    </w:p>
    <w:p w14:paraId="01473461" w14:textId="77777777" w:rsidR="00B16890" w:rsidRDefault="00B16890" w:rsidP="00B16890">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45EEC85F"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3B1175A"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BD999D1"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11E12108"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7489B3C8" w14:textId="77777777" w:rsidR="00B16890" w:rsidRDefault="00B16890" w:rsidP="00B16890">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找回密码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1C3069A"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进入找回密码界面</w:t>
            </w:r>
          </w:p>
        </w:tc>
      </w:tr>
      <w:tr w:rsidR="00B16890" w14:paraId="46D0BCB8"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04BCF6A4"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填写账号信息并提交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604EB709"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50E4C0A0" w14:textId="77777777" w:rsidR="00B16890" w:rsidRDefault="00B16890" w:rsidP="00B16890">
      <w:pPr>
        <w:spacing w:line="360" w:lineRule="auto"/>
        <w:rPr>
          <w:rFonts w:ascii="宋体" w:hAnsi="宋体" w:cs="宋体"/>
          <w:sz w:val="24"/>
        </w:rPr>
      </w:pPr>
    </w:p>
    <w:p w14:paraId="72BE9589" w14:textId="77777777" w:rsidR="00B16890" w:rsidRDefault="00B16890" w:rsidP="00B16890">
      <w:pPr>
        <w:spacing w:line="360" w:lineRule="auto"/>
        <w:rPr>
          <w:rFonts w:ascii="宋体" w:hAnsi="宋体" w:cs="宋体"/>
          <w:sz w:val="24"/>
        </w:rPr>
      </w:pPr>
    </w:p>
    <w:p w14:paraId="147B99B1" w14:textId="77777777" w:rsidR="00B16890" w:rsidRDefault="00B16890" w:rsidP="00B16890">
      <w:pPr>
        <w:spacing w:line="360" w:lineRule="auto"/>
        <w:rPr>
          <w:rFonts w:ascii="宋体" w:hAnsi="宋体" w:cs="宋体"/>
          <w:sz w:val="24"/>
        </w:rPr>
      </w:pPr>
      <w:r>
        <w:rPr>
          <w:rFonts w:ascii="宋体" w:hAnsi="宋体" w:cs="宋体" w:hint="eastAsia"/>
          <w:sz w:val="24"/>
        </w:rPr>
        <w:t>修改个人信息</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174B90FE"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4C3C49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5598B8E"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0E6AFBF6"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90621E9"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在主界面单击修改个人信息</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0B4FC5F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进入修改个人信息界面</w:t>
            </w:r>
          </w:p>
        </w:tc>
      </w:tr>
      <w:tr w:rsidR="00B16890" w14:paraId="0E7CA313"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3950D4AC"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修改个人信息并提交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6CFBAF30"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5E88D343" w14:textId="77777777" w:rsidR="00B16890" w:rsidRDefault="00B16890" w:rsidP="00B16890">
      <w:pPr>
        <w:spacing w:line="360" w:lineRule="auto"/>
        <w:rPr>
          <w:rFonts w:ascii="宋体" w:hAnsi="宋体" w:cs="宋体"/>
          <w:sz w:val="24"/>
        </w:rPr>
      </w:pPr>
    </w:p>
    <w:p w14:paraId="421D967E" w14:textId="77777777" w:rsidR="00B16890" w:rsidRDefault="00B16890" w:rsidP="00B16890">
      <w:pPr>
        <w:spacing w:line="360" w:lineRule="auto"/>
        <w:rPr>
          <w:rFonts w:ascii="宋体" w:hAnsi="宋体" w:cs="宋体"/>
          <w:sz w:val="24"/>
        </w:rPr>
      </w:pPr>
    </w:p>
    <w:p w14:paraId="042341DC" w14:textId="77777777" w:rsidR="00B16890" w:rsidRDefault="00B16890" w:rsidP="00B16890">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331179F9"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7A23F7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66A321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1F8EC992"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0810D77"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31EE571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进入修改密码界面</w:t>
            </w:r>
          </w:p>
        </w:tc>
      </w:tr>
      <w:tr w:rsidR="00B16890" w14:paraId="2A778AA2"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3D7A7D4"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填写原密码和新密码</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34E35ED"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470E31E8" w14:textId="77777777" w:rsidR="00B16890" w:rsidRDefault="00B16890" w:rsidP="00B16890">
      <w:pPr>
        <w:spacing w:line="360" w:lineRule="auto"/>
        <w:rPr>
          <w:rFonts w:ascii="宋体" w:hAnsi="宋体" w:cs="宋体"/>
          <w:sz w:val="24"/>
        </w:rPr>
      </w:pPr>
    </w:p>
    <w:p w14:paraId="069D6EF2" w14:textId="77777777" w:rsidR="00B16890" w:rsidRDefault="00B16890" w:rsidP="00B16890">
      <w:pPr>
        <w:spacing w:line="360" w:lineRule="auto"/>
        <w:rPr>
          <w:rFonts w:ascii="宋体" w:hAnsi="宋体" w:cs="宋体"/>
          <w:sz w:val="24"/>
        </w:rPr>
      </w:pPr>
      <w:r>
        <w:rPr>
          <w:rFonts w:ascii="宋体" w:hAnsi="宋体" w:cs="宋体" w:hint="eastAsia"/>
          <w:sz w:val="24"/>
        </w:rPr>
        <w:t>绑定手机和邮箱</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1878F627"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59B1858C"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0B5EF5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3EABA3A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0A5D23D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323438E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5DF4C735"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7387FB06"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在主界面单击即时消息设置</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42B6129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进入即时消息设置界面</w:t>
            </w:r>
          </w:p>
        </w:tc>
      </w:tr>
      <w:tr w:rsidR="00B16890" w14:paraId="782FB175"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128B229C"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填写手机号</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7EBB72C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发送验证码</w:t>
            </w:r>
          </w:p>
        </w:tc>
      </w:tr>
      <w:tr w:rsidR="00B16890" w14:paraId="03618E79"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58B7BBEE"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1BB17EF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手机绑定成功</w:t>
            </w:r>
          </w:p>
        </w:tc>
      </w:tr>
      <w:tr w:rsidR="00B16890" w14:paraId="73BAA91F"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0A37446"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填写邮箱</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9B083B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发送验证码</w:t>
            </w:r>
          </w:p>
        </w:tc>
      </w:tr>
      <w:tr w:rsidR="00B16890" w14:paraId="1B268578"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5AF704B1"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填写邮箱验证码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517BF302"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邮箱绑定成功</w:t>
            </w:r>
          </w:p>
        </w:tc>
      </w:tr>
    </w:tbl>
    <w:p w14:paraId="2FDB1C18" w14:textId="77777777" w:rsidR="00B16890" w:rsidRDefault="00B16890" w:rsidP="00B16890">
      <w:pPr>
        <w:spacing w:line="360" w:lineRule="auto"/>
        <w:rPr>
          <w:rFonts w:ascii="宋体" w:hAnsi="宋体" w:cs="宋体"/>
          <w:sz w:val="24"/>
        </w:rPr>
      </w:pPr>
      <w:r>
        <w:rPr>
          <w:rFonts w:ascii="宋体" w:hAnsi="宋体" w:cs="宋体" w:hint="eastAsia"/>
          <w:sz w:val="24"/>
        </w:rPr>
        <w:t>查看研究内容</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15D577CA"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3D193D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A21981E"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79EF63C4"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9613F66" w14:textId="77777777" w:rsidR="00B16890" w:rsidRDefault="00B16890" w:rsidP="00B16890">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在主界面单击查看我的研究内容</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2C9FCAD"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进入我的研究内容界面</w:t>
            </w:r>
          </w:p>
        </w:tc>
      </w:tr>
      <w:tr w:rsidR="00B16890" w14:paraId="07808717"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6FD35E1F"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在我的研究内容列表中选择研究内容</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ACEB849"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进入某一研究内容界面</w:t>
            </w:r>
          </w:p>
        </w:tc>
      </w:tr>
    </w:tbl>
    <w:p w14:paraId="68CB242B" w14:textId="77777777" w:rsidR="00B16890" w:rsidRDefault="00B16890" w:rsidP="00B16890">
      <w:pPr>
        <w:spacing w:line="360" w:lineRule="auto"/>
        <w:rPr>
          <w:rFonts w:ascii="宋体" w:hAnsi="宋体" w:cs="宋体"/>
          <w:sz w:val="24"/>
        </w:rPr>
      </w:pPr>
    </w:p>
    <w:p w14:paraId="543762E8" w14:textId="77777777" w:rsidR="00B16890" w:rsidRDefault="00B16890" w:rsidP="00B16890">
      <w:pPr>
        <w:spacing w:line="360" w:lineRule="auto"/>
        <w:rPr>
          <w:rFonts w:ascii="宋体" w:hAnsi="宋体" w:cs="宋体"/>
          <w:sz w:val="24"/>
        </w:rPr>
      </w:pPr>
    </w:p>
    <w:p w14:paraId="6BDA3D96" w14:textId="77777777" w:rsidR="00B16890" w:rsidRDefault="00B16890" w:rsidP="00B16890">
      <w:pPr>
        <w:spacing w:line="360" w:lineRule="auto"/>
        <w:rPr>
          <w:rFonts w:ascii="宋体" w:hAnsi="宋体" w:cs="宋体"/>
          <w:sz w:val="24"/>
        </w:rPr>
      </w:pPr>
      <w:r>
        <w:rPr>
          <w:rFonts w:ascii="宋体" w:hAnsi="宋体" w:cs="宋体" w:hint="eastAsia"/>
          <w:sz w:val="24"/>
        </w:rPr>
        <w:t>上</w:t>
      </w:r>
      <w:proofErr w:type="gramStart"/>
      <w:r>
        <w:rPr>
          <w:rFonts w:ascii="宋体" w:hAnsi="宋体" w:cs="宋体" w:hint="eastAsia"/>
          <w:sz w:val="24"/>
        </w:rPr>
        <w:t>传研究</w:t>
      </w:r>
      <w:proofErr w:type="gramEnd"/>
      <w:r>
        <w:rPr>
          <w:rFonts w:ascii="宋体" w:hAnsi="宋体" w:cs="宋体" w:hint="eastAsia"/>
          <w:sz w:val="24"/>
        </w:rPr>
        <w:t>内容资料</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139B4AE2" w14:textId="77777777" w:rsidTr="00B16890">
        <w:trPr>
          <w:trHeight w:hRule="exact" w:val="480"/>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E79A57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BCEB24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7D6255EA" w14:textId="77777777" w:rsidTr="00B16890">
        <w:trPr>
          <w:trHeight w:hRule="exact" w:val="807"/>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7946CD5"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在研究内容界面中单击上</w:t>
            </w:r>
            <w:proofErr w:type="gramStart"/>
            <w:r>
              <w:rPr>
                <w:rFonts w:ascii="宋体" w:hAnsi="宋体" w:cs="宋体" w:hint="eastAsia"/>
                <w:color w:val="000000"/>
                <w:kern w:val="0"/>
                <w:sz w:val="22"/>
              </w:rPr>
              <w:t>传研究</w:t>
            </w:r>
            <w:proofErr w:type="gramEnd"/>
            <w:r>
              <w:rPr>
                <w:rFonts w:ascii="宋体" w:hAnsi="宋体" w:cs="宋体" w:hint="eastAsia"/>
                <w:color w:val="000000"/>
                <w:kern w:val="0"/>
                <w:sz w:val="22"/>
              </w:rPr>
              <w:t>内容资料</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420121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进入上</w:t>
            </w:r>
            <w:proofErr w:type="gramStart"/>
            <w:r>
              <w:rPr>
                <w:rFonts w:ascii="宋体" w:hAnsi="宋体" w:cs="宋体" w:hint="eastAsia"/>
                <w:color w:val="000000"/>
                <w:kern w:val="0"/>
                <w:sz w:val="22"/>
              </w:rPr>
              <w:t>传研究</w:t>
            </w:r>
            <w:proofErr w:type="gramEnd"/>
            <w:r>
              <w:rPr>
                <w:rFonts w:ascii="宋体" w:hAnsi="宋体" w:cs="宋体" w:hint="eastAsia"/>
                <w:color w:val="000000"/>
                <w:kern w:val="0"/>
                <w:sz w:val="22"/>
              </w:rPr>
              <w:t>内容资料界面</w:t>
            </w:r>
          </w:p>
        </w:tc>
      </w:tr>
      <w:tr w:rsidR="00B16890" w14:paraId="5555DF2E"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086EB3E"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lastRenderedPageBreak/>
              <w:t>选择资料并提交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2FB7F78"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文件保存在服务器</w:t>
            </w:r>
          </w:p>
        </w:tc>
      </w:tr>
    </w:tbl>
    <w:p w14:paraId="5A5FD794" w14:textId="77777777" w:rsidR="00B16890" w:rsidRDefault="00B16890" w:rsidP="00B16890">
      <w:pPr>
        <w:spacing w:line="360" w:lineRule="auto"/>
        <w:rPr>
          <w:rFonts w:ascii="宋体" w:hAnsi="宋体" w:cs="宋体"/>
          <w:sz w:val="24"/>
        </w:rPr>
      </w:pPr>
    </w:p>
    <w:p w14:paraId="29DE29E0" w14:textId="77777777" w:rsidR="00B16890" w:rsidRDefault="00B16890" w:rsidP="00B16890">
      <w:pPr>
        <w:spacing w:line="360" w:lineRule="auto"/>
        <w:rPr>
          <w:rFonts w:ascii="宋体" w:hAnsi="宋体" w:cs="宋体"/>
          <w:sz w:val="24"/>
        </w:rPr>
      </w:pPr>
      <w:r>
        <w:rPr>
          <w:rFonts w:ascii="宋体" w:hAnsi="宋体" w:cs="宋体" w:hint="eastAsia"/>
          <w:sz w:val="24"/>
        </w:rPr>
        <w:t>管理研究内容资料</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3C38644C"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AF9396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61D46F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6006285D" w14:textId="77777777" w:rsidTr="00B16890">
        <w:trPr>
          <w:trHeight w:hRule="exact" w:val="826"/>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5A6C8708" w14:textId="77777777" w:rsidR="00B16890" w:rsidRDefault="00B16890" w:rsidP="00B16890">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在研究内容界面中单击管理研究内容资料</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0852C6E"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进入管理研究内容资料界面</w:t>
            </w:r>
          </w:p>
        </w:tc>
      </w:tr>
      <w:tr w:rsidR="00B16890" w14:paraId="0E52BC7A" w14:textId="77777777" w:rsidTr="00B16890">
        <w:trPr>
          <w:trHeight w:hRule="exact" w:val="776"/>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67475EA9"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删除资料</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3807624C"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服务器同步删除</w:t>
            </w:r>
          </w:p>
        </w:tc>
      </w:tr>
      <w:tr w:rsidR="00B16890" w14:paraId="2A957FDA" w14:textId="77777777" w:rsidTr="00B16890">
        <w:trPr>
          <w:trHeight w:hRule="exact" w:val="867"/>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17155702"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重命名资料</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28B7B488"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服务器同步更新文件名</w:t>
            </w:r>
          </w:p>
        </w:tc>
      </w:tr>
    </w:tbl>
    <w:p w14:paraId="44569BBF" w14:textId="77777777" w:rsidR="00B16890" w:rsidRDefault="00B16890" w:rsidP="00B16890">
      <w:pPr>
        <w:spacing w:line="360" w:lineRule="auto"/>
        <w:rPr>
          <w:rFonts w:ascii="宋体" w:hAnsi="宋体" w:cs="宋体"/>
          <w:sz w:val="24"/>
        </w:rPr>
      </w:pPr>
    </w:p>
    <w:p w14:paraId="49A1C827" w14:textId="77777777" w:rsidR="00B16890" w:rsidRDefault="00B16890" w:rsidP="00B16890">
      <w:pPr>
        <w:spacing w:line="360" w:lineRule="auto"/>
        <w:rPr>
          <w:rFonts w:ascii="宋体" w:hAnsi="宋体" w:cs="宋体"/>
          <w:sz w:val="24"/>
        </w:rPr>
      </w:pPr>
    </w:p>
    <w:p w14:paraId="5E884ADF" w14:textId="77777777" w:rsidR="00B16890" w:rsidRDefault="00B16890" w:rsidP="00B16890">
      <w:pPr>
        <w:spacing w:line="360" w:lineRule="auto"/>
        <w:rPr>
          <w:rFonts w:ascii="宋体" w:hAnsi="宋体" w:cs="宋体"/>
          <w:sz w:val="24"/>
        </w:rPr>
      </w:pPr>
    </w:p>
    <w:p w14:paraId="2DAD2A86" w14:textId="77777777" w:rsidR="00B16890" w:rsidRDefault="00B16890" w:rsidP="00B16890">
      <w:pPr>
        <w:spacing w:line="360" w:lineRule="auto"/>
        <w:rPr>
          <w:rFonts w:ascii="宋体" w:hAnsi="宋体" w:cs="宋体"/>
          <w:sz w:val="24"/>
        </w:rPr>
      </w:pPr>
    </w:p>
    <w:p w14:paraId="67452487" w14:textId="77777777" w:rsidR="00B16890" w:rsidRDefault="00B16890" w:rsidP="00B16890">
      <w:pPr>
        <w:spacing w:line="360" w:lineRule="auto"/>
        <w:rPr>
          <w:rFonts w:ascii="宋体" w:hAnsi="宋体" w:cs="宋体"/>
          <w:sz w:val="24"/>
        </w:rPr>
      </w:pPr>
      <w:r>
        <w:rPr>
          <w:rFonts w:ascii="宋体" w:hAnsi="宋体" w:cs="宋体" w:hint="eastAsia"/>
          <w:sz w:val="24"/>
        </w:rPr>
        <w:t>研究内容参与管理</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125BF5C2" w14:textId="77777777" w:rsidTr="00B16890">
        <w:trPr>
          <w:trHeight w:hRule="exact" w:val="393"/>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29744AE"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032A7C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3D21BCAC" w14:textId="77777777" w:rsidTr="00B16890">
        <w:trPr>
          <w:trHeight w:hRule="exact" w:val="845"/>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6CEFD33D"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在研究内容界面中单击研究内容参与管理</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4787BB1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进入研究内容参与界面</w:t>
            </w:r>
          </w:p>
        </w:tc>
      </w:tr>
      <w:tr w:rsidR="00B16890" w14:paraId="6365D1F5"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24FDF5C"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审批实习生加入研究内容（领导被动）</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D38B43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通知实习生，更新实习生和研究内容关系表</w:t>
            </w:r>
          </w:p>
        </w:tc>
      </w:tr>
      <w:tr w:rsidR="00B16890" w14:paraId="09357B09"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54347E24"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审批员工加入研究内容（领导被动）</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7CD8189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通知员工，更新员工和研究内容关系表</w:t>
            </w:r>
          </w:p>
        </w:tc>
      </w:tr>
      <w:tr w:rsidR="00B16890" w14:paraId="4F0E8B7D"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63BDB1B4"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批量录入员工（领导主动）</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7F57316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通知员工，更新员工和研究内容关系表</w:t>
            </w:r>
          </w:p>
        </w:tc>
      </w:tr>
      <w:tr w:rsidR="00B16890" w14:paraId="2D746D68"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7C0A233B"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审批秘书加入研究内容（领导被动）</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2BF6930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通知秘书，更新秘书和研究内容关系表</w:t>
            </w:r>
          </w:p>
        </w:tc>
      </w:tr>
      <w:tr w:rsidR="00B16890" w14:paraId="338C99F3"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66960925"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批量邀请秘书（领导主动）</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4E9AC88"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通知秘书，更新秘书和研究内容关系表</w:t>
            </w:r>
          </w:p>
        </w:tc>
      </w:tr>
    </w:tbl>
    <w:p w14:paraId="33FAD020" w14:textId="77777777" w:rsidR="00B16890" w:rsidRDefault="00B16890" w:rsidP="00B16890">
      <w:pPr>
        <w:spacing w:line="360" w:lineRule="auto"/>
        <w:rPr>
          <w:rFonts w:ascii="宋体" w:hAnsi="宋体" w:cs="宋体"/>
          <w:sz w:val="24"/>
        </w:rPr>
      </w:pPr>
    </w:p>
    <w:p w14:paraId="380F3517" w14:textId="77777777" w:rsidR="00B16890" w:rsidRDefault="00B16890" w:rsidP="00B16890">
      <w:pPr>
        <w:spacing w:line="360" w:lineRule="auto"/>
        <w:rPr>
          <w:rFonts w:ascii="宋体" w:hAnsi="宋体" w:cs="宋体"/>
          <w:sz w:val="24"/>
        </w:rPr>
      </w:pPr>
      <w:r>
        <w:rPr>
          <w:rFonts w:ascii="宋体" w:hAnsi="宋体" w:cs="宋体" w:hint="eastAsia"/>
          <w:sz w:val="24"/>
        </w:rPr>
        <w:t>研究内容规则设置</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64D5ADE9"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A74888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3A750D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342B302C" w14:textId="77777777" w:rsidTr="00B16890">
        <w:trPr>
          <w:trHeight w:hRule="exact" w:val="726"/>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747DA101"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在研究内容界面中单击研究内容规则设置</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29689A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进入研究内容规则设置界面</w:t>
            </w:r>
          </w:p>
        </w:tc>
      </w:tr>
      <w:tr w:rsidR="00B16890" w14:paraId="49A869AF"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77E3C86B"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设置秘书权限</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788CB92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更新秘书权限</w:t>
            </w:r>
          </w:p>
        </w:tc>
      </w:tr>
      <w:tr w:rsidR="00B16890" w14:paraId="57BD1A27"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5CEB27ED"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设置实习生能否私信领导</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4467A8A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B16890" w14:paraId="2AB787B9"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0CA13911"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设置实习生能否上交工作项目</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016EE0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B16890" w14:paraId="58973391"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5DDE889D"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lastRenderedPageBreak/>
              <w:t>设置工作项目迟交处理规则</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3D2BE90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B16890" w14:paraId="566E56DF"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3BA217D8" w14:textId="77777777" w:rsidR="00B16890" w:rsidRDefault="00B16890" w:rsidP="00B16890">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设置研究内容是否需要小组</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4798EF6"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B16890" w14:paraId="7AC98FCA"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62078B3E"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设置小组业绩分配规则</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5675A86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B16890" w14:paraId="19517659"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19E3092"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设置研究内容论坛是否需要实名</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CBA1200"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更新研究内容论坛规则</w:t>
            </w:r>
          </w:p>
        </w:tc>
      </w:tr>
    </w:tbl>
    <w:p w14:paraId="653600D5" w14:textId="77777777" w:rsidR="00B16890" w:rsidRDefault="00B16890" w:rsidP="00B16890">
      <w:pPr>
        <w:spacing w:line="360" w:lineRule="auto"/>
        <w:rPr>
          <w:rFonts w:ascii="宋体" w:hAnsi="宋体" w:cs="宋体"/>
          <w:sz w:val="24"/>
        </w:rPr>
      </w:pPr>
    </w:p>
    <w:p w14:paraId="63CAD6AD" w14:textId="77777777" w:rsidR="00B16890" w:rsidRDefault="00B16890" w:rsidP="00B16890">
      <w:pPr>
        <w:spacing w:line="360" w:lineRule="auto"/>
        <w:rPr>
          <w:rFonts w:ascii="宋体" w:hAnsi="宋体" w:cs="宋体"/>
          <w:sz w:val="24"/>
        </w:rPr>
      </w:pPr>
    </w:p>
    <w:p w14:paraId="779A88E1" w14:textId="77777777" w:rsidR="00B16890" w:rsidRDefault="00B16890" w:rsidP="00B16890">
      <w:pPr>
        <w:spacing w:line="360" w:lineRule="auto"/>
        <w:rPr>
          <w:rFonts w:ascii="宋体" w:hAnsi="宋体" w:cs="宋体"/>
          <w:sz w:val="24"/>
        </w:rPr>
      </w:pPr>
      <w:r>
        <w:rPr>
          <w:rFonts w:ascii="宋体" w:hAnsi="宋体" w:cs="宋体" w:hint="eastAsia"/>
          <w:sz w:val="24"/>
        </w:rPr>
        <w:t>研究内容信息发布</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39A29E36"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E821E5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0D3D51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12410507" w14:textId="77777777" w:rsidTr="00B16890">
        <w:trPr>
          <w:trHeight w:hRule="exact" w:val="79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E9C42B4"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在研究内容界面中单击研究内容信息发布</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3BB7B90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进入研究内容信息发布界面</w:t>
            </w:r>
          </w:p>
        </w:tc>
      </w:tr>
      <w:tr w:rsidR="00B16890" w14:paraId="2432733D"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636A90B8"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发布研究内容通知（可设置对象）</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A3EBF02"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目标对象将私信收到研究内容通知</w:t>
            </w:r>
          </w:p>
        </w:tc>
      </w:tr>
    </w:tbl>
    <w:p w14:paraId="3E7BB7E3" w14:textId="77777777" w:rsidR="00B16890" w:rsidRDefault="00B16890" w:rsidP="00B16890">
      <w:pPr>
        <w:spacing w:line="360" w:lineRule="auto"/>
        <w:rPr>
          <w:rFonts w:ascii="宋体" w:hAnsi="宋体" w:cs="宋体"/>
          <w:sz w:val="24"/>
        </w:rPr>
      </w:pPr>
    </w:p>
    <w:p w14:paraId="2B4A594E" w14:textId="77777777" w:rsidR="00B16890" w:rsidRDefault="00B16890" w:rsidP="00B16890">
      <w:pPr>
        <w:jc w:val="left"/>
        <w:rPr>
          <w:rFonts w:ascii="宋体" w:hAnsi="宋体"/>
          <w:sz w:val="24"/>
        </w:rPr>
      </w:pPr>
    </w:p>
    <w:p w14:paraId="5E50D702" w14:textId="77777777" w:rsidR="00B16890" w:rsidRDefault="00B16890" w:rsidP="00B16890">
      <w:pPr>
        <w:jc w:val="left"/>
        <w:rPr>
          <w:rFonts w:ascii="宋体" w:hAnsi="宋体"/>
          <w:sz w:val="24"/>
        </w:rPr>
      </w:pPr>
      <w:r>
        <w:rPr>
          <w:rFonts w:ascii="宋体" w:hAnsi="宋体"/>
          <w:sz w:val="24"/>
        </w:rPr>
        <w:t>论坛</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B16890" w14:paraId="02B59962" w14:textId="77777777" w:rsidTr="00B16890">
        <w:trPr>
          <w:trHeight w:hRule="exact" w:val="482"/>
        </w:trPr>
        <w:tc>
          <w:tcPr>
            <w:tcW w:w="4145" w:type="dxa"/>
            <w:tcBorders>
              <w:bottom w:val="single" w:sz="4" w:space="0" w:color="FFFFFF"/>
            </w:tcBorders>
            <w:shd w:val="clear" w:color="auto" w:fill="4471C4"/>
          </w:tcPr>
          <w:p w14:paraId="5E55411D" w14:textId="77777777" w:rsidR="00B16890" w:rsidRDefault="00B16890" w:rsidP="00B16890">
            <w:pPr>
              <w:pStyle w:val="TableParagraph"/>
              <w:spacing w:before="64"/>
              <w:ind w:left="420"/>
              <w:rPr>
                <w:b/>
              </w:rPr>
            </w:pPr>
            <w:proofErr w:type="spellStart"/>
            <w:r>
              <w:rPr>
                <w:b/>
                <w:color w:val="FFFFFF"/>
              </w:rPr>
              <w:t>刺激</w:t>
            </w:r>
            <w:proofErr w:type="spellEnd"/>
          </w:p>
        </w:tc>
        <w:tc>
          <w:tcPr>
            <w:tcW w:w="4153" w:type="dxa"/>
            <w:tcBorders>
              <w:bottom w:val="single" w:sz="4" w:space="0" w:color="FFFFFF"/>
            </w:tcBorders>
            <w:shd w:val="clear" w:color="auto" w:fill="4471C4"/>
          </w:tcPr>
          <w:p w14:paraId="07AFEA21" w14:textId="77777777" w:rsidR="00B16890" w:rsidRDefault="00B16890" w:rsidP="00B16890">
            <w:pPr>
              <w:pStyle w:val="TableParagraph"/>
              <w:spacing w:before="64"/>
              <w:ind w:left="420"/>
              <w:rPr>
                <w:b/>
              </w:rPr>
            </w:pPr>
            <w:proofErr w:type="spellStart"/>
            <w:r>
              <w:rPr>
                <w:b/>
                <w:color w:val="FFFFFF"/>
              </w:rPr>
              <w:t>响应</w:t>
            </w:r>
            <w:proofErr w:type="spellEnd"/>
          </w:p>
        </w:tc>
      </w:tr>
      <w:tr w:rsidR="00B16890" w14:paraId="7D98A9CB" w14:textId="77777777" w:rsidTr="00B16890">
        <w:trPr>
          <w:trHeight w:hRule="exact" w:val="478"/>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0BC9EA38" w14:textId="77777777" w:rsidR="00B16890" w:rsidRDefault="00B16890" w:rsidP="00B16890">
            <w:pPr>
              <w:pStyle w:val="TableParagraph"/>
            </w:pPr>
            <w:proofErr w:type="spellStart"/>
            <w:r>
              <w:t>点击论坛管理</w:t>
            </w:r>
            <w:proofErr w:type="spellEnd"/>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5C2B20DD" w14:textId="77777777" w:rsidR="00B16890" w:rsidRDefault="00B16890" w:rsidP="00B16890">
            <w:pPr>
              <w:pStyle w:val="TableParagraph"/>
              <w:keepNext/>
              <w:rPr>
                <w:lang w:eastAsia="zh-CN"/>
              </w:rPr>
            </w:pPr>
            <w:r>
              <w:rPr>
                <w:lang w:eastAsia="zh-CN"/>
              </w:rPr>
              <w:t>进入论坛管理界面，显示帖子列表</w:t>
            </w:r>
          </w:p>
        </w:tc>
      </w:tr>
    </w:tbl>
    <w:p w14:paraId="64B6DAC3" w14:textId="77777777" w:rsidR="00B16890" w:rsidRDefault="00B16890" w:rsidP="00B16890">
      <w:pPr>
        <w:jc w:val="left"/>
        <w:rPr>
          <w:rFonts w:ascii="宋体" w:hAnsi="宋体"/>
          <w:sz w:val="24"/>
        </w:rPr>
      </w:pPr>
    </w:p>
    <w:p w14:paraId="55F35B28" w14:textId="77777777" w:rsidR="00B16890" w:rsidRDefault="00B16890" w:rsidP="00B16890">
      <w:pPr>
        <w:jc w:val="left"/>
        <w:rPr>
          <w:rFonts w:ascii="宋体" w:hAnsi="宋体"/>
          <w:sz w:val="24"/>
        </w:rPr>
      </w:pPr>
    </w:p>
    <w:p w14:paraId="73FCF215" w14:textId="77777777" w:rsidR="00B16890" w:rsidRDefault="00B16890" w:rsidP="00B16890">
      <w:pPr>
        <w:jc w:val="left"/>
        <w:rPr>
          <w:rFonts w:ascii="宋体" w:hAnsi="宋体"/>
          <w:sz w:val="24"/>
        </w:rPr>
      </w:pPr>
    </w:p>
    <w:p w14:paraId="49E006B1" w14:textId="77777777" w:rsidR="00B16890" w:rsidRDefault="00B16890" w:rsidP="00B16890">
      <w:pPr>
        <w:jc w:val="left"/>
        <w:rPr>
          <w:rFonts w:ascii="宋体" w:hAnsi="宋体"/>
          <w:sz w:val="24"/>
        </w:rPr>
      </w:pPr>
      <w:r>
        <w:rPr>
          <w:rFonts w:ascii="宋体" w:hAnsi="宋体"/>
          <w:sz w:val="24"/>
        </w:rPr>
        <w:t>查看帖子</w:t>
      </w:r>
    </w:p>
    <w:p w14:paraId="326D7FE8" w14:textId="77777777" w:rsidR="00B16890" w:rsidRDefault="00B16890" w:rsidP="00B16890">
      <w:pPr>
        <w:pStyle w:val="aa"/>
        <w:spacing w:before="10"/>
        <w:rPr>
          <w:sz w:val="10"/>
        </w:rPr>
      </w:pPr>
    </w:p>
    <w:tbl>
      <w:tblPr>
        <w:tblW w:w="0" w:type="auto"/>
        <w:tblInd w:w="142" w:type="dxa"/>
        <w:tblLayout w:type="fixed"/>
        <w:tblCellMar>
          <w:left w:w="0" w:type="dxa"/>
          <w:right w:w="0" w:type="dxa"/>
        </w:tblCellMar>
        <w:tblLook w:val="0000" w:firstRow="0" w:lastRow="0" w:firstColumn="0" w:lastColumn="0" w:noHBand="0" w:noVBand="0"/>
      </w:tblPr>
      <w:tblGrid>
        <w:gridCol w:w="4143"/>
        <w:gridCol w:w="4153"/>
      </w:tblGrid>
      <w:tr w:rsidR="00B16890" w14:paraId="4E659BC7" w14:textId="77777777" w:rsidTr="00B16890">
        <w:trPr>
          <w:trHeight w:hRule="exact" w:val="473"/>
        </w:trPr>
        <w:tc>
          <w:tcPr>
            <w:tcW w:w="4143" w:type="dxa"/>
            <w:tcBorders>
              <w:bottom w:val="single" w:sz="4" w:space="0" w:color="FFFFFF"/>
            </w:tcBorders>
            <w:shd w:val="clear" w:color="auto" w:fill="4471C4"/>
          </w:tcPr>
          <w:p w14:paraId="2DD0A553" w14:textId="77777777" w:rsidR="00B16890" w:rsidRDefault="00B16890" w:rsidP="00B16890">
            <w:pPr>
              <w:pStyle w:val="TableParagraph"/>
              <w:ind w:left="420"/>
              <w:rPr>
                <w:b/>
              </w:rPr>
            </w:pPr>
            <w:proofErr w:type="spellStart"/>
            <w:r>
              <w:rPr>
                <w:b/>
                <w:color w:val="FFFFFF"/>
              </w:rPr>
              <w:t>刺激</w:t>
            </w:r>
            <w:proofErr w:type="spellEnd"/>
          </w:p>
        </w:tc>
        <w:tc>
          <w:tcPr>
            <w:tcW w:w="4153" w:type="dxa"/>
            <w:tcBorders>
              <w:bottom w:val="single" w:sz="4" w:space="0" w:color="FFFFFF"/>
            </w:tcBorders>
            <w:shd w:val="clear" w:color="auto" w:fill="4471C4"/>
          </w:tcPr>
          <w:p w14:paraId="386323EA" w14:textId="77777777" w:rsidR="00B16890" w:rsidRDefault="00B16890" w:rsidP="00B16890">
            <w:pPr>
              <w:pStyle w:val="TableParagraph"/>
              <w:ind w:left="420"/>
              <w:rPr>
                <w:b/>
              </w:rPr>
            </w:pPr>
            <w:proofErr w:type="spellStart"/>
            <w:r>
              <w:rPr>
                <w:b/>
                <w:color w:val="FFFFFF"/>
              </w:rPr>
              <w:t>响应</w:t>
            </w:r>
            <w:proofErr w:type="spellEnd"/>
          </w:p>
        </w:tc>
      </w:tr>
      <w:tr w:rsidR="00B16890" w14:paraId="4B508C6A" w14:textId="77777777" w:rsidTr="00B16890">
        <w:trPr>
          <w:trHeight w:hRule="exact" w:val="478"/>
        </w:trPr>
        <w:tc>
          <w:tcPr>
            <w:tcW w:w="4143" w:type="dxa"/>
            <w:tcBorders>
              <w:top w:val="single" w:sz="4" w:space="0" w:color="FFFFFF"/>
              <w:left w:val="single" w:sz="4" w:space="0" w:color="8EAADB"/>
              <w:bottom w:val="single" w:sz="4" w:space="0" w:color="8EAADB"/>
              <w:right w:val="single" w:sz="4" w:space="0" w:color="8EAADB"/>
            </w:tcBorders>
            <w:shd w:val="clear" w:color="auto" w:fill="D9E1F3"/>
          </w:tcPr>
          <w:p w14:paraId="2B15FDFB" w14:textId="77777777" w:rsidR="00B16890" w:rsidRDefault="00B16890" w:rsidP="00B16890">
            <w:pPr>
              <w:pStyle w:val="TableParagraph"/>
            </w:pPr>
            <w:proofErr w:type="spellStart"/>
            <w:r>
              <w:t>点击特定帖子</w:t>
            </w:r>
            <w:proofErr w:type="spellEnd"/>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05BD541D" w14:textId="77777777" w:rsidR="00B16890" w:rsidRDefault="00B16890" w:rsidP="00B16890">
            <w:pPr>
              <w:pStyle w:val="TableParagraph"/>
              <w:keepNext/>
              <w:rPr>
                <w:lang w:eastAsia="zh-CN"/>
              </w:rPr>
            </w:pPr>
            <w:r>
              <w:rPr>
                <w:lang w:eastAsia="zh-CN"/>
              </w:rPr>
              <w:t>进入该帖子，显示会话列表</w:t>
            </w:r>
          </w:p>
        </w:tc>
      </w:tr>
    </w:tbl>
    <w:p w14:paraId="6C279AF8" w14:textId="77777777" w:rsidR="00B16890" w:rsidRDefault="00B16890" w:rsidP="00B16890">
      <w:pPr>
        <w:jc w:val="left"/>
        <w:rPr>
          <w:rFonts w:ascii="宋体" w:hAnsi="宋体"/>
          <w:sz w:val="24"/>
        </w:rPr>
      </w:pPr>
    </w:p>
    <w:p w14:paraId="4670FB7A" w14:textId="77777777" w:rsidR="00B16890" w:rsidRDefault="00B16890" w:rsidP="00B16890">
      <w:pPr>
        <w:jc w:val="left"/>
        <w:rPr>
          <w:rFonts w:ascii="宋体" w:hAnsi="宋体"/>
          <w:sz w:val="24"/>
        </w:rPr>
      </w:pPr>
      <w:r>
        <w:rPr>
          <w:rFonts w:ascii="宋体" w:hAnsi="宋体"/>
          <w:sz w:val="24"/>
        </w:rPr>
        <w:t>删除楼层</w:t>
      </w:r>
    </w:p>
    <w:p w14:paraId="776C59FF" w14:textId="77777777" w:rsidR="00B16890" w:rsidRDefault="00B16890" w:rsidP="00B16890">
      <w:pPr>
        <w:pStyle w:val="aa"/>
        <w:spacing w:before="11"/>
        <w:rPr>
          <w:sz w:val="9"/>
        </w:rPr>
      </w:pP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B16890" w14:paraId="20AAD154" w14:textId="77777777" w:rsidTr="00B16890">
        <w:trPr>
          <w:trHeight w:hRule="exact" w:val="483"/>
        </w:trPr>
        <w:tc>
          <w:tcPr>
            <w:tcW w:w="4153" w:type="dxa"/>
            <w:tcBorders>
              <w:bottom w:val="single" w:sz="4" w:space="0" w:color="FFFFFF"/>
            </w:tcBorders>
            <w:shd w:val="clear" w:color="auto" w:fill="4471C4"/>
          </w:tcPr>
          <w:p w14:paraId="12C5944F" w14:textId="77777777" w:rsidR="00B16890" w:rsidRDefault="00B16890" w:rsidP="00B16890">
            <w:pPr>
              <w:pStyle w:val="TableParagraph"/>
              <w:spacing w:before="64"/>
              <w:ind w:left="420"/>
              <w:rPr>
                <w:b/>
              </w:rPr>
            </w:pPr>
            <w:proofErr w:type="spellStart"/>
            <w:r>
              <w:rPr>
                <w:b/>
                <w:color w:val="FFFFFF"/>
              </w:rPr>
              <w:t>刺激</w:t>
            </w:r>
            <w:proofErr w:type="spellEnd"/>
          </w:p>
        </w:tc>
        <w:tc>
          <w:tcPr>
            <w:tcW w:w="4146" w:type="dxa"/>
            <w:tcBorders>
              <w:bottom w:val="single" w:sz="4" w:space="0" w:color="FFFFFF"/>
            </w:tcBorders>
            <w:shd w:val="clear" w:color="auto" w:fill="4471C4"/>
          </w:tcPr>
          <w:p w14:paraId="40D75A2A" w14:textId="77777777" w:rsidR="00B16890" w:rsidRDefault="00B16890" w:rsidP="00B16890">
            <w:pPr>
              <w:pStyle w:val="TableParagraph"/>
              <w:spacing w:before="64"/>
              <w:ind w:left="420"/>
              <w:rPr>
                <w:b/>
              </w:rPr>
            </w:pPr>
            <w:proofErr w:type="spellStart"/>
            <w:r>
              <w:rPr>
                <w:b/>
                <w:color w:val="FFFFFF"/>
              </w:rPr>
              <w:t>响应</w:t>
            </w:r>
            <w:proofErr w:type="spellEnd"/>
          </w:p>
        </w:tc>
      </w:tr>
      <w:tr w:rsidR="00B16890" w14:paraId="6935D779" w14:textId="77777777" w:rsidTr="00B16890">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542D55B6" w14:textId="77777777" w:rsidR="00B16890" w:rsidRDefault="00B16890" w:rsidP="00B16890">
            <w:pPr>
              <w:pStyle w:val="TableParagraph"/>
              <w:rPr>
                <w:lang w:eastAsia="zh-CN"/>
              </w:rPr>
            </w:pPr>
            <w:r>
              <w:rPr>
                <w:lang w:eastAsia="zh-CN"/>
              </w:rPr>
              <w:t>选择特定楼层，点击删除，并确认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6A3E0AEB" w14:textId="77777777" w:rsidR="00B16890" w:rsidRDefault="00B16890" w:rsidP="00B16890">
            <w:pPr>
              <w:pStyle w:val="TableParagraph"/>
              <w:keepNext/>
            </w:pPr>
            <w:proofErr w:type="spellStart"/>
            <w:r>
              <w:t>提示操作成功或失败</w:t>
            </w:r>
            <w:proofErr w:type="spellEnd"/>
          </w:p>
        </w:tc>
      </w:tr>
    </w:tbl>
    <w:p w14:paraId="519831B2" w14:textId="77777777" w:rsidR="00B16890" w:rsidRDefault="00B16890" w:rsidP="00B16890">
      <w:pPr>
        <w:jc w:val="left"/>
        <w:rPr>
          <w:rFonts w:ascii="宋体" w:hAnsi="宋体"/>
          <w:sz w:val="24"/>
        </w:rPr>
      </w:pPr>
    </w:p>
    <w:p w14:paraId="56B7535A" w14:textId="77777777" w:rsidR="00B16890" w:rsidRDefault="00B16890" w:rsidP="00B16890">
      <w:pPr>
        <w:jc w:val="left"/>
        <w:rPr>
          <w:rFonts w:ascii="宋体" w:hAnsi="宋体"/>
          <w:sz w:val="24"/>
        </w:rPr>
      </w:pPr>
      <w:r>
        <w:rPr>
          <w:rFonts w:ascii="宋体" w:hAnsi="宋体"/>
          <w:sz w:val="24"/>
        </w:rPr>
        <w:t>置顶/删除/下沉帖子</w:t>
      </w:r>
    </w:p>
    <w:p w14:paraId="52058DCB" w14:textId="77777777" w:rsidR="00B16890" w:rsidRDefault="00B16890" w:rsidP="00B16890">
      <w:pPr>
        <w:pStyle w:val="aa"/>
        <w:spacing w:before="9"/>
        <w:rPr>
          <w:sz w:val="8"/>
        </w:rPr>
      </w:pP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B16890" w14:paraId="69F6B346" w14:textId="77777777" w:rsidTr="00B16890">
        <w:trPr>
          <w:trHeight w:hRule="exact" w:val="473"/>
        </w:trPr>
        <w:tc>
          <w:tcPr>
            <w:tcW w:w="4153" w:type="dxa"/>
            <w:tcBorders>
              <w:bottom w:val="single" w:sz="4" w:space="0" w:color="FFFFFF"/>
            </w:tcBorders>
            <w:shd w:val="clear" w:color="auto" w:fill="4471C4"/>
          </w:tcPr>
          <w:p w14:paraId="3A1D8661" w14:textId="77777777" w:rsidR="00B16890" w:rsidRDefault="00B16890" w:rsidP="00B16890">
            <w:pPr>
              <w:pStyle w:val="TableParagraph"/>
              <w:ind w:left="420"/>
              <w:rPr>
                <w:b/>
              </w:rPr>
            </w:pPr>
            <w:proofErr w:type="spellStart"/>
            <w:r>
              <w:rPr>
                <w:b/>
                <w:color w:val="FFFFFF"/>
              </w:rPr>
              <w:t>刺激</w:t>
            </w:r>
            <w:proofErr w:type="spellEnd"/>
          </w:p>
        </w:tc>
        <w:tc>
          <w:tcPr>
            <w:tcW w:w="4146" w:type="dxa"/>
            <w:tcBorders>
              <w:bottom w:val="single" w:sz="4" w:space="0" w:color="FFFFFF"/>
            </w:tcBorders>
            <w:shd w:val="clear" w:color="auto" w:fill="4471C4"/>
          </w:tcPr>
          <w:p w14:paraId="19B904B8" w14:textId="77777777" w:rsidR="00B16890" w:rsidRDefault="00B16890" w:rsidP="00B16890">
            <w:pPr>
              <w:pStyle w:val="TableParagraph"/>
              <w:ind w:left="420"/>
              <w:rPr>
                <w:b/>
              </w:rPr>
            </w:pPr>
            <w:proofErr w:type="spellStart"/>
            <w:r>
              <w:rPr>
                <w:b/>
                <w:color w:val="FFFFFF"/>
              </w:rPr>
              <w:t>响应</w:t>
            </w:r>
            <w:proofErr w:type="spellEnd"/>
          </w:p>
        </w:tc>
      </w:tr>
      <w:tr w:rsidR="00B16890" w14:paraId="5D1F7C24" w14:textId="77777777" w:rsidTr="00B16890">
        <w:trPr>
          <w:trHeight w:hRule="exact" w:val="946"/>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848799E" w14:textId="77777777" w:rsidR="00B16890" w:rsidRDefault="00B16890" w:rsidP="00B16890">
            <w:pPr>
              <w:pStyle w:val="TableParagraph"/>
              <w:spacing w:line="391" w:lineRule="auto"/>
              <w:ind w:right="77"/>
              <w:rPr>
                <w:lang w:eastAsia="zh-CN"/>
              </w:rPr>
            </w:pPr>
            <w:r>
              <w:rPr>
                <w:lang w:eastAsia="zh-CN"/>
              </w:rPr>
              <w:lastRenderedPageBreak/>
              <w:t>选择特</w:t>
            </w:r>
            <w:r>
              <w:rPr>
                <w:spacing w:val="-3"/>
                <w:lang w:eastAsia="zh-CN"/>
              </w:rPr>
              <w:t>定</w:t>
            </w:r>
            <w:r>
              <w:rPr>
                <w:lang w:eastAsia="zh-CN"/>
              </w:rPr>
              <w:t>帖子</w:t>
            </w:r>
            <w:r>
              <w:rPr>
                <w:spacing w:val="-3"/>
                <w:lang w:eastAsia="zh-CN"/>
              </w:rPr>
              <w:t>，</w:t>
            </w:r>
            <w:r>
              <w:rPr>
                <w:lang w:eastAsia="zh-CN"/>
              </w:rPr>
              <w:t>点击</w:t>
            </w:r>
            <w:r>
              <w:rPr>
                <w:spacing w:val="-3"/>
                <w:lang w:eastAsia="zh-CN"/>
              </w:rPr>
              <w:t>置顶</w:t>
            </w:r>
            <w:r>
              <w:rPr>
                <w:lang w:eastAsia="zh-CN"/>
              </w:rPr>
              <w:t>、删除</w:t>
            </w:r>
            <w:r>
              <w:rPr>
                <w:spacing w:val="-3"/>
                <w:lang w:eastAsia="zh-CN"/>
              </w:rPr>
              <w:t>或</w:t>
            </w:r>
            <w:r>
              <w:rPr>
                <w:lang w:eastAsia="zh-CN"/>
              </w:rPr>
              <w:t>下</w:t>
            </w:r>
            <w:r>
              <w:rPr>
                <w:spacing w:val="-3"/>
                <w:lang w:eastAsia="zh-CN"/>
              </w:rPr>
              <w:t>沉</w:t>
            </w:r>
            <w:r>
              <w:rPr>
                <w:lang w:eastAsia="zh-CN"/>
              </w:rPr>
              <w:t>，并确认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4F6E7F89" w14:textId="77777777" w:rsidR="00B16890" w:rsidRDefault="00B16890" w:rsidP="00B16890">
            <w:pPr>
              <w:pStyle w:val="TableParagraph"/>
              <w:keepNext/>
            </w:pPr>
            <w:proofErr w:type="spellStart"/>
            <w:r>
              <w:t>提示操作成功或失败</w:t>
            </w:r>
            <w:proofErr w:type="spellEnd"/>
          </w:p>
        </w:tc>
      </w:tr>
    </w:tbl>
    <w:p w14:paraId="1BEA54F6" w14:textId="77777777" w:rsidR="00B16890" w:rsidRDefault="00B16890" w:rsidP="00B16890">
      <w:pPr>
        <w:jc w:val="left"/>
        <w:rPr>
          <w:rFonts w:ascii="宋体" w:hAnsi="宋体"/>
          <w:sz w:val="24"/>
        </w:rPr>
      </w:pPr>
    </w:p>
    <w:p w14:paraId="07CA19B8" w14:textId="77777777" w:rsidR="00B16890" w:rsidRDefault="00B16890" w:rsidP="00B16890">
      <w:pPr>
        <w:jc w:val="left"/>
        <w:rPr>
          <w:rFonts w:ascii="宋体" w:hAnsi="宋体"/>
          <w:sz w:val="24"/>
        </w:rPr>
      </w:pPr>
      <w:r>
        <w:rPr>
          <w:rFonts w:ascii="宋体" w:hAnsi="宋体" w:hint="eastAsia"/>
          <w:sz w:val="24"/>
        </w:rPr>
        <w:t>研究</w:t>
      </w:r>
      <w:r>
        <w:rPr>
          <w:rFonts w:ascii="宋体" w:hAnsi="宋体"/>
          <w:sz w:val="24"/>
        </w:rPr>
        <w:t>内容</w:t>
      </w:r>
      <w:r>
        <w:rPr>
          <w:rFonts w:ascii="宋体" w:hAnsi="宋体"/>
          <w:spacing w:val="-3"/>
          <w:sz w:val="24"/>
        </w:rPr>
        <w:t>信</w:t>
      </w:r>
      <w:r>
        <w:rPr>
          <w:rFonts w:ascii="宋体" w:hAnsi="宋体"/>
          <w:sz w:val="24"/>
        </w:rPr>
        <w:t>息</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B16890" w14:paraId="01D0C127" w14:textId="77777777" w:rsidTr="00B16890">
        <w:trPr>
          <w:trHeight w:hRule="exact" w:val="484"/>
        </w:trPr>
        <w:tc>
          <w:tcPr>
            <w:tcW w:w="4145" w:type="dxa"/>
            <w:tcBorders>
              <w:bottom w:val="single" w:sz="4" w:space="0" w:color="FFFFFF"/>
            </w:tcBorders>
            <w:shd w:val="clear" w:color="auto" w:fill="4471C4"/>
          </w:tcPr>
          <w:p w14:paraId="6F494BBB" w14:textId="77777777" w:rsidR="00B16890" w:rsidRDefault="00B16890" w:rsidP="00B16890">
            <w:pPr>
              <w:pStyle w:val="TableParagraph"/>
              <w:spacing w:before="64"/>
              <w:ind w:left="420"/>
              <w:rPr>
                <w:b/>
              </w:rPr>
            </w:pPr>
            <w:proofErr w:type="spellStart"/>
            <w:r>
              <w:rPr>
                <w:b/>
                <w:color w:val="FFFFFF"/>
              </w:rPr>
              <w:t>刺激</w:t>
            </w:r>
            <w:proofErr w:type="spellEnd"/>
          </w:p>
        </w:tc>
        <w:tc>
          <w:tcPr>
            <w:tcW w:w="4153" w:type="dxa"/>
            <w:tcBorders>
              <w:bottom w:val="single" w:sz="4" w:space="0" w:color="FFFFFF"/>
            </w:tcBorders>
            <w:shd w:val="clear" w:color="auto" w:fill="4471C4"/>
          </w:tcPr>
          <w:p w14:paraId="69EB455C" w14:textId="77777777" w:rsidR="00B16890" w:rsidRDefault="00B16890" w:rsidP="00B16890">
            <w:pPr>
              <w:pStyle w:val="TableParagraph"/>
              <w:spacing w:before="64"/>
              <w:ind w:left="420"/>
              <w:rPr>
                <w:b/>
              </w:rPr>
            </w:pPr>
            <w:proofErr w:type="spellStart"/>
            <w:r>
              <w:rPr>
                <w:b/>
                <w:color w:val="FFFFFF"/>
              </w:rPr>
              <w:t>响应</w:t>
            </w:r>
            <w:proofErr w:type="spellEnd"/>
          </w:p>
        </w:tc>
      </w:tr>
      <w:tr w:rsidR="00B16890" w14:paraId="5A9412C9" w14:textId="77777777" w:rsidTr="00B16890">
        <w:trPr>
          <w:trHeight w:hRule="exact" w:val="947"/>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408EA9C5" w14:textId="77777777" w:rsidR="00B16890" w:rsidRDefault="00B16890" w:rsidP="00B16890">
            <w:pPr>
              <w:pStyle w:val="TableParagraph"/>
              <w:rPr>
                <w:lang w:eastAsia="zh-CN"/>
              </w:rPr>
            </w:pPr>
            <w:r>
              <w:rPr>
                <w:lang w:eastAsia="zh-CN"/>
              </w:rPr>
              <w:t>选择研究内容信息管理</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C13B1AD" w14:textId="77777777" w:rsidR="00B16890" w:rsidRDefault="00B16890" w:rsidP="00B16890">
            <w:pPr>
              <w:pStyle w:val="TableParagraph"/>
              <w:keepNext/>
              <w:spacing w:line="391" w:lineRule="auto"/>
              <w:ind w:right="100"/>
              <w:rPr>
                <w:lang w:eastAsia="zh-CN"/>
              </w:rPr>
            </w:pPr>
            <w:r>
              <w:rPr>
                <w:lang w:eastAsia="zh-CN"/>
              </w:rPr>
              <w:t>进入研究内容信息</w:t>
            </w:r>
            <w:r>
              <w:rPr>
                <w:spacing w:val="-3"/>
                <w:lang w:eastAsia="zh-CN"/>
              </w:rPr>
              <w:t>管</w:t>
            </w:r>
            <w:r>
              <w:rPr>
                <w:lang w:eastAsia="zh-CN"/>
              </w:rPr>
              <w:t>理界</w:t>
            </w:r>
            <w:r>
              <w:rPr>
                <w:spacing w:val="-3"/>
                <w:lang w:eastAsia="zh-CN"/>
              </w:rPr>
              <w:t>面</w:t>
            </w:r>
            <w:r>
              <w:rPr>
                <w:spacing w:val="-27"/>
                <w:lang w:eastAsia="zh-CN"/>
              </w:rPr>
              <w:t>，</w:t>
            </w:r>
            <w:r>
              <w:rPr>
                <w:lang w:eastAsia="zh-CN"/>
              </w:rPr>
              <w:t>显示研究内容信息列表</w:t>
            </w:r>
          </w:p>
        </w:tc>
      </w:tr>
    </w:tbl>
    <w:p w14:paraId="7DA19A28" w14:textId="77777777" w:rsidR="00B16890" w:rsidRDefault="00B16890" w:rsidP="00B16890">
      <w:pPr>
        <w:jc w:val="left"/>
        <w:rPr>
          <w:rFonts w:ascii="宋体" w:hAnsi="宋体"/>
          <w:sz w:val="24"/>
        </w:rPr>
      </w:pPr>
    </w:p>
    <w:p w14:paraId="3BA3FB60" w14:textId="77777777" w:rsidR="00B16890" w:rsidRDefault="00B16890" w:rsidP="00B16890">
      <w:pPr>
        <w:jc w:val="left"/>
        <w:rPr>
          <w:rFonts w:ascii="宋体" w:hAnsi="宋体"/>
          <w:sz w:val="24"/>
        </w:rPr>
      </w:pPr>
      <w:r>
        <w:rPr>
          <w:rFonts w:ascii="宋体" w:hAnsi="宋体"/>
          <w:sz w:val="24"/>
        </w:rPr>
        <w:t>修改研究内容信息</w:t>
      </w:r>
    </w:p>
    <w:p w14:paraId="1CEF5BAF" w14:textId="77777777" w:rsidR="00B16890" w:rsidRDefault="00B16890" w:rsidP="00B16890">
      <w:pPr>
        <w:pStyle w:val="aa"/>
        <w:spacing w:before="11"/>
        <w:rPr>
          <w:sz w:val="9"/>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0D0B42C9" w14:textId="77777777" w:rsidTr="00B16890">
        <w:trPr>
          <w:trHeight w:hRule="exact" w:val="482"/>
        </w:trPr>
        <w:tc>
          <w:tcPr>
            <w:tcW w:w="4148" w:type="dxa"/>
            <w:tcBorders>
              <w:top w:val="nil"/>
              <w:left w:val="nil"/>
              <w:bottom w:val="single" w:sz="4" w:space="0" w:color="FFFFFF"/>
              <w:right w:val="nil"/>
            </w:tcBorders>
            <w:shd w:val="clear" w:color="auto" w:fill="4471C4"/>
          </w:tcPr>
          <w:p w14:paraId="259CF8D4" w14:textId="77777777" w:rsidR="00B16890" w:rsidRDefault="00B16890" w:rsidP="00B16890">
            <w:pPr>
              <w:pStyle w:val="TableParagraph"/>
              <w:spacing w:before="64"/>
              <w:ind w:left="420"/>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1202B5F5" w14:textId="77777777" w:rsidR="00B16890" w:rsidRDefault="00B16890" w:rsidP="00B16890">
            <w:pPr>
              <w:pStyle w:val="TableParagraph"/>
              <w:spacing w:before="64"/>
              <w:ind w:left="420"/>
              <w:rPr>
                <w:b/>
              </w:rPr>
            </w:pPr>
            <w:proofErr w:type="spellStart"/>
            <w:r>
              <w:rPr>
                <w:b/>
                <w:color w:val="FFFFFF"/>
              </w:rPr>
              <w:t>响应</w:t>
            </w:r>
            <w:proofErr w:type="spellEnd"/>
          </w:p>
        </w:tc>
      </w:tr>
      <w:tr w:rsidR="00B16890" w14:paraId="6D739C0F" w14:textId="77777777" w:rsidTr="00B16890">
        <w:trPr>
          <w:trHeight w:hRule="exact" w:val="478"/>
        </w:trPr>
        <w:tc>
          <w:tcPr>
            <w:tcW w:w="4148" w:type="dxa"/>
            <w:tcBorders>
              <w:top w:val="single" w:sz="4" w:space="0" w:color="FFFFFF"/>
            </w:tcBorders>
            <w:shd w:val="clear" w:color="auto" w:fill="D9E1F3"/>
          </w:tcPr>
          <w:p w14:paraId="040DD724" w14:textId="77777777" w:rsidR="00B16890" w:rsidRDefault="00B16890" w:rsidP="00B16890">
            <w:pPr>
              <w:pStyle w:val="TableParagraph"/>
              <w:rPr>
                <w:lang w:eastAsia="zh-CN"/>
              </w:rPr>
            </w:pPr>
            <w:r>
              <w:rPr>
                <w:lang w:eastAsia="zh-CN"/>
              </w:rPr>
              <w:t>点击修改研究内容信息</w:t>
            </w:r>
          </w:p>
        </w:tc>
        <w:tc>
          <w:tcPr>
            <w:tcW w:w="4151" w:type="dxa"/>
            <w:tcBorders>
              <w:top w:val="single" w:sz="4" w:space="0" w:color="FFFFFF"/>
            </w:tcBorders>
            <w:shd w:val="clear" w:color="auto" w:fill="D9E1F3"/>
          </w:tcPr>
          <w:p w14:paraId="22032372" w14:textId="77777777" w:rsidR="00B16890" w:rsidRDefault="00B16890" w:rsidP="00B16890">
            <w:pPr>
              <w:pStyle w:val="TableParagraph"/>
              <w:rPr>
                <w:lang w:eastAsia="zh-CN"/>
              </w:rPr>
            </w:pPr>
            <w:r>
              <w:rPr>
                <w:lang w:eastAsia="zh-CN"/>
              </w:rPr>
              <w:t>进入修改研究内容信息界面</w:t>
            </w:r>
          </w:p>
        </w:tc>
      </w:tr>
      <w:tr w:rsidR="00B16890" w14:paraId="26606709" w14:textId="77777777" w:rsidTr="00B16890">
        <w:trPr>
          <w:trHeight w:hRule="exact" w:val="478"/>
        </w:trPr>
        <w:tc>
          <w:tcPr>
            <w:tcW w:w="4148" w:type="dxa"/>
          </w:tcPr>
          <w:p w14:paraId="0736EEE1" w14:textId="77777777" w:rsidR="00B16890" w:rsidRDefault="00B16890" w:rsidP="00B16890">
            <w:pPr>
              <w:pStyle w:val="TableParagraph"/>
            </w:pPr>
            <w:proofErr w:type="spellStart"/>
            <w:r>
              <w:t>输入修改信息并提交</w:t>
            </w:r>
            <w:proofErr w:type="spellEnd"/>
          </w:p>
        </w:tc>
        <w:tc>
          <w:tcPr>
            <w:tcW w:w="4151" w:type="dxa"/>
          </w:tcPr>
          <w:p w14:paraId="6176D1ED" w14:textId="77777777" w:rsidR="00B16890" w:rsidRDefault="00B16890" w:rsidP="00B16890">
            <w:pPr>
              <w:pStyle w:val="TableParagraph"/>
              <w:keepNext/>
            </w:pPr>
            <w:proofErr w:type="spellStart"/>
            <w:r>
              <w:t>提示修改成功或失败</w:t>
            </w:r>
            <w:proofErr w:type="spellEnd"/>
          </w:p>
        </w:tc>
      </w:tr>
    </w:tbl>
    <w:p w14:paraId="5B5D9A5C" w14:textId="77777777" w:rsidR="00B16890" w:rsidRDefault="00B16890" w:rsidP="00B16890">
      <w:pPr>
        <w:jc w:val="left"/>
        <w:rPr>
          <w:rFonts w:ascii="宋体" w:hAnsi="宋体"/>
          <w:sz w:val="24"/>
        </w:rPr>
      </w:pPr>
    </w:p>
    <w:p w14:paraId="30F7B050" w14:textId="77777777" w:rsidR="00B16890" w:rsidRDefault="00B16890" w:rsidP="00B16890">
      <w:pPr>
        <w:jc w:val="left"/>
        <w:rPr>
          <w:rFonts w:ascii="宋体" w:hAnsi="宋体"/>
          <w:sz w:val="24"/>
        </w:rPr>
      </w:pPr>
    </w:p>
    <w:p w14:paraId="2933AE54" w14:textId="77777777" w:rsidR="00B16890" w:rsidRDefault="00B16890" w:rsidP="00B16890">
      <w:pPr>
        <w:jc w:val="left"/>
        <w:rPr>
          <w:rFonts w:ascii="宋体" w:hAnsi="宋体"/>
          <w:sz w:val="24"/>
        </w:rPr>
      </w:pPr>
    </w:p>
    <w:p w14:paraId="3EB38802" w14:textId="77777777" w:rsidR="00B16890" w:rsidRDefault="00B16890" w:rsidP="00B16890">
      <w:pPr>
        <w:jc w:val="left"/>
        <w:rPr>
          <w:rFonts w:ascii="宋体" w:hAnsi="宋体"/>
          <w:sz w:val="24"/>
        </w:rPr>
      </w:pPr>
      <w:r>
        <w:rPr>
          <w:rFonts w:ascii="宋体" w:hAnsi="宋体"/>
          <w:sz w:val="24"/>
        </w:rPr>
        <w:t>删除研究内容信息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12ECB143" w14:textId="77777777" w:rsidTr="00B16890">
        <w:trPr>
          <w:trHeight w:hRule="exact" w:val="473"/>
        </w:trPr>
        <w:tc>
          <w:tcPr>
            <w:tcW w:w="4148" w:type="dxa"/>
            <w:tcBorders>
              <w:bottom w:val="single" w:sz="4" w:space="0" w:color="FFFFFF"/>
            </w:tcBorders>
            <w:shd w:val="clear" w:color="auto" w:fill="4471C4"/>
          </w:tcPr>
          <w:p w14:paraId="0875971C" w14:textId="77777777" w:rsidR="00B16890" w:rsidRDefault="00B16890" w:rsidP="00B16890">
            <w:pPr>
              <w:pStyle w:val="TableParagraph"/>
              <w:ind w:left="420"/>
              <w:rPr>
                <w:b/>
              </w:rPr>
            </w:pPr>
            <w:proofErr w:type="spellStart"/>
            <w:r>
              <w:rPr>
                <w:b/>
                <w:color w:val="FFFFFF"/>
              </w:rPr>
              <w:t>刺激</w:t>
            </w:r>
            <w:proofErr w:type="spellEnd"/>
          </w:p>
        </w:tc>
        <w:tc>
          <w:tcPr>
            <w:tcW w:w="4151" w:type="dxa"/>
            <w:tcBorders>
              <w:bottom w:val="single" w:sz="4" w:space="0" w:color="FFFFFF"/>
            </w:tcBorders>
            <w:shd w:val="clear" w:color="auto" w:fill="4471C4"/>
          </w:tcPr>
          <w:p w14:paraId="2232D39B" w14:textId="77777777" w:rsidR="00B16890" w:rsidRDefault="00B16890" w:rsidP="00B16890">
            <w:pPr>
              <w:pStyle w:val="TableParagraph"/>
              <w:ind w:left="420"/>
              <w:rPr>
                <w:b/>
              </w:rPr>
            </w:pPr>
            <w:proofErr w:type="spellStart"/>
            <w:r>
              <w:rPr>
                <w:b/>
                <w:color w:val="FFFFFF"/>
              </w:rPr>
              <w:t>响应</w:t>
            </w:r>
            <w:proofErr w:type="spellEnd"/>
          </w:p>
        </w:tc>
      </w:tr>
      <w:tr w:rsidR="00B16890" w14:paraId="7BFB3893" w14:textId="77777777" w:rsidTr="00B16890">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1D59038D" w14:textId="77777777" w:rsidR="00B16890" w:rsidRDefault="00B16890" w:rsidP="00B16890">
            <w:pPr>
              <w:pStyle w:val="TableParagraph"/>
              <w:rPr>
                <w:lang w:eastAsia="zh-CN"/>
              </w:rPr>
            </w:pPr>
            <w:r>
              <w:rPr>
                <w:lang w:eastAsia="zh-CN"/>
              </w:rPr>
              <w:t>选择特定研究内容点击删除并确认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7AE9F224" w14:textId="77777777" w:rsidR="00B16890" w:rsidRDefault="00B16890" w:rsidP="00B16890">
            <w:pPr>
              <w:pStyle w:val="TableParagraph"/>
              <w:keepNext/>
            </w:pPr>
            <w:proofErr w:type="spellStart"/>
            <w:r>
              <w:t>提示删除成功或失败</w:t>
            </w:r>
            <w:proofErr w:type="spellEnd"/>
          </w:p>
        </w:tc>
      </w:tr>
    </w:tbl>
    <w:p w14:paraId="6FB65603" w14:textId="77777777" w:rsidR="00B16890" w:rsidRDefault="00B16890" w:rsidP="00B16890">
      <w:pPr>
        <w:jc w:val="left"/>
        <w:rPr>
          <w:rFonts w:ascii="宋体" w:hAnsi="宋体"/>
          <w:sz w:val="24"/>
        </w:rPr>
      </w:pPr>
    </w:p>
    <w:p w14:paraId="410E9F9C" w14:textId="77777777" w:rsidR="00B16890" w:rsidRDefault="00B16890" w:rsidP="00B16890">
      <w:pPr>
        <w:jc w:val="left"/>
        <w:rPr>
          <w:rFonts w:ascii="宋体" w:hAnsi="宋体"/>
          <w:sz w:val="24"/>
        </w:rPr>
      </w:pPr>
    </w:p>
    <w:p w14:paraId="690DFA83" w14:textId="77777777" w:rsidR="00B16890" w:rsidRDefault="00B16890" w:rsidP="00B16890">
      <w:pPr>
        <w:jc w:val="left"/>
        <w:rPr>
          <w:rFonts w:ascii="宋体" w:hAnsi="宋体"/>
          <w:sz w:val="24"/>
        </w:rPr>
      </w:pPr>
      <w:r>
        <w:rPr>
          <w:rFonts w:ascii="宋体" w:hAnsi="宋体"/>
          <w:sz w:val="24"/>
        </w:rPr>
        <w:t>导入研究内容信息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648DFF0C" w14:textId="77777777" w:rsidTr="00B16890">
        <w:trPr>
          <w:trHeight w:hRule="exact" w:val="473"/>
        </w:trPr>
        <w:tc>
          <w:tcPr>
            <w:tcW w:w="4148" w:type="dxa"/>
            <w:tcBorders>
              <w:top w:val="nil"/>
              <w:left w:val="nil"/>
              <w:bottom w:val="single" w:sz="4" w:space="0" w:color="FFFFFF"/>
              <w:right w:val="nil"/>
            </w:tcBorders>
            <w:shd w:val="clear" w:color="auto" w:fill="4471C4"/>
          </w:tcPr>
          <w:p w14:paraId="5850616F" w14:textId="77777777" w:rsidR="00B16890" w:rsidRDefault="00B16890" w:rsidP="00B16890">
            <w:pPr>
              <w:pStyle w:val="TableParagraph"/>
              <w:ind w:left="420"/>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1EB6C41B" w14:textId="77777777" w:rsidR="00B16890" w:rsidRDefault="00B16890" w:rsidP="00B16890">
            <w:pPr>
              <w:pStyle w:val="TableParagraph"/>
              <w:ind w:left="420"/>
              <w:rPr>
                <w:b/>
              </w:rPr>
            </w:pPr>
            <w:proofErr w:type="spellStart"/>
            <w:r>
              <w:rPr>
                <w:b/>
                <w:color w:val="FFFFFF"/>
              </w:rPr>
              <w:t>响应</w:t>
            </w:r>
            <w:proofErr w:type="spellEnd"/>
          </w:p>
        </w:tc>
      </w:tr>
      <w:tr w:rsidR="00B16890" w14:paraId="29FC33DD" w14:textId="77777777" w:rsidTr="00B16890">
        <w:trPr>
          <w:trHeight w:hRule="exact" w:val="478"/>
        </w:trPr>
        <w:tc>
          <w:tcPr>
            <w:tcW w:w="4148" w:type="dxa"/>
            <w:tcBorders>
              <w:top w:val="single" w:sz="4" w:space="0" w:color="FFFFFF"/>
            </w:tcBorders>
            <w:shd w:val="clear" w:color="auto" w:fill="D9E1F3"/>
          </w:tcPr>
          <w:p w14:paraId="367E54E3" w14:textId="77777777" w:rsidR="00B16890" w:rsidRDefault="00B16890" w:rsidP="00B16890">
            <w:pPr>
              <w:pStyle w:val="TableParagraph"/>
              <w:rPr>
                <w:lang w:eastAsia="zh-CN"/>
              </w:rPr>
            </w:pPr>
            <w:r>
              <w:rPr>
                <w:lang w:eastAsia="zh-CN"/>
              </w:rPr>
              <w:t>点击导入研究内容信息</w:t>
            </w:r>
          </w:p>
        </w:tc>
        <w:tc>
          <w:tcPr>
            <w:tcW w:w="4151" w:type="dxa"/>
            <w:tcBorders>
              <w:top w:val="single" w:sz="4" w:space="0" w:color="FFFFFF"/>
            </w:tcBorders>
            <w:shd w:val="clear" w:color="auto" w:fill="D9E1F3"/>
          </w:tcPr>
          <w:p w14:paraId="278B6707" w14:textId="77777777" w:rsidR="00B16890" w:rsidRDefault="00B16890" w:rsidP="00B16890">
            <w:pPr>
              <w:pStyle w:val="TableParagraph"/>
              <w:rPr>
                <w:lang w:eastAsia="zh-CN"/>
              </w:rPr>
            </w:pPr>
            <w:r>
              <w:rPr>
                <w:lang w:eastAsia="zh-CN"/>
              </w:rPr>
              <w:t>进入导入研究内容信息界面</w:t>
            </w:r>
          </w:p>
        </w:tc>
      </w:tr>
      <w:tr w:rsidR="00B16890" w14:paraId="6001F29F" w14:textId="77777777" w:rsidTr="00B16890">
        <w:trPr>
          <w:trHeight w:hRule="exact" w:val="480"/>
        </w:trPr>
        <w:tc>
          <w:tcPr>
            <w:tcW w:w="4148" w:type="dxa"/>
          </w:tcPr>
          <w:p w14:paraId="4B5E613A" w14:textId="77777777" w:rsidR="00B16890" w:rsidRDefault="00B16890" w:rsidP="00B16890">
            <w:pPr>
              <w:pStyle w:val="TableParagraph"/>
              <w:rPr>
                <w:lang w:eastAsia="zh-CN"/>
              </w:rPr>
            </w:pPr>
            <w:r>
              <w:rPr>
                <w:lang w:eastAsia="zh-CN"/>
              </w:rPr>
              <w:t>输入研究内容信息并提交</w:t>
            </w:r>
          </w:p>
        </w:tc>
        <w:tc>
          <w:tcPr>
            <w:tcW w:w="4151" w:type="dxa"/>
          </w:tcPr>
          <w:p w14:paraId="7EC4D3E5" w14:textId="77777777" w:rsidR="00B16890" w:rsidRDefault="00B16890" w:rsidP="00B16890">
            <w:pPr>
              <w:pStyle w:val="TableParagraph"/>
              <w:keepNext/>
            </w:pPr>
            <w:proofErr w:type="spellStart"/>
            <w:r>
              <w:t>提示导入成功或失败</w:t>
            </w:r>
            <w:proofErr w:type="spellEnd"/>
          </w:p>
        </w:tc>
      </w:tr>
    </w:tbl>
    <w:p w14:paraId="45C5B679" w14:textId="77777777" w:rsidR="00B16890" w:rsidRDefault="00B16890" w:rsidP="00B16890">
      <w:pPr>
        <w:spacing w:line="360" w:lineRule="auto"/>
        <w:rPr>
          <w:rFonts w:ascii="宋体" w:hAnsi="宋体" w:cs="宋体" w:hint="eastAsia"/>
          <w:sz w:val="24"/>
        </w:rPr>
      </w:pPr>
    </w:p>
    <w:p w14:paraId="4CF60B56" w14:textId="77777777" w:rsidR="00B16890" w:rsidRDefault="00B16890" w:rsidP="00B16890">
      <w:pPr>
        <w:spacing w:line="360" w:lineRule="auto"/>
        <w:rPr>
          <w:rFonts w:ascii="宋体" w:hAnsi="宋体" w:cs="宋体"/>
          <w:sz w:val="24"/>
        </w:rPr>
      </w:pPr>
    </w:p>
    <w:p w14:paraId="161DB1BE" w14:textId="77777777" w:rsidR="00B16890" w:rsidRDefault="00B16890" w:rsidP="00B16890">
      <w:pPr>
        <w:jc w:val="left"/>
        <w:rPr>
          <w:rFonts w:ascii="宋体" w:hAnsi="宋体"/>
          <w:sz w:val="24"/>
        </w:rPr>
      </w:pPr>
      <w:r>
        <w:rPr>
          <w:rFonts w:ascii="宋体" w:hAnsi="宋体" w:hint="eastAsia"/>
          <w:sz w:val="24"/>
        </w:rPr>
        <w:t>分配</w:t>
      </w:r>
      <w:r>
        <w:rPr>
          <w:rFonts w:ascii="宋体" w:hAnsi="宋体"/>
          <w:sz w:val="24"/>
        </w:rPr>
        <w:t>秘书任务</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39DE1407" w14:textId="77777777" w:rsidTr="00B16890">
        <w:trPr>
          <w:trHeight w:hRule="exact" w:val="473"/>
        </w:trPr>
        <w:tc>
          <w:tcPr>
            <w:tcW w:w="4148" w:type="dxa"/>
            <w:tcBorders>
              <w:top w:val="nil"/>
              <w:left w:val="nil"/>
              <w:bottom w:val="single" w:sz="4" w:space="0" w:color="FFFFFF"/>
              <w:right w:val="nil"/>
            </w:tcBorders>
            <w:shd w:val="clear" w:color="auto" w:fill="4471C4"/>
          </w:tcPr>
          <w:p w14:paraId="0C389527" w14:textId="77777777" w:rsidR="00B16890" w:rsidRDefault="00B16890" w:rsidP="00B16890">
            <w:pPr>
              <w:pStyle w:val="TableParagraph"/>
              <w:ind w:left="420"/>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71BEA573" w14:textId="77777777" w:rsidR="00B16890" w:rsidRDefault="00B16890" w:rsidP="00B16890">
            <w:pPr>
              <w:pStyle w:val="TableParagraph"/>
              <w:ind w:left="420"/>
              <w:rPr>
                <w:b/>
              </w:rPr>
            </w:pPr>
            <w:proofErr w:type="spellStart"/>
            <w:r>
              <w:rPr>
                <w:b/>
                <w:color w:val="FFFFFF"/>
              </w:rPr>
              <w:t>响应</w:t>
            </w:r>
            <w:proofErr w:type="spellEnd"/>
          </w:p>
        </w:tc>
      </w:tr>
      <w:tr w:rsidR="00B16890" w14:paraId="73D1B4C2" w14:textId="77777777" w:rsidTr="00B16890">
        <w:trPr>
          <w:trHeight w:hRule="exact" w:val="478"/>
        </w:trPr>
        <w:tc>
          <w:tcPr>
            <w:tcW w:w="4148" w:type="dxa"/>
            <w:tcBorders>
              <w:top w:val="single" w:sz="4" w:space="0" w:color="FFFFFF"/>
            </w:tcBorders>
            <w:shd w:val="clear" w:color="auto" w:fill="D9E1F3"/>
          </w:tcPr>
          <w:p w14:paraId="17B33613" w14:textId="77777777" w:rsidR="00B16890" w:rsidRDefault="00B16890" w:rsidP="00B16890">
            <w:pPr>
              <w:pStyle w:val="TableParagraph"/>
              <w:rPr>
                <w:lang w:eastAsia="zh-CN"/>
              </w:rPr>
            </w:pPr>
            <w:r>
              <w:rPr>
                <w:lang w:eastAsia="zh-CN"/>
              </w:rPr>
              <w:t>点击分配</w:t>
            </w:r>
            <w:r>
              <w:rPr>
                <w:rFonts w:hint="eastAsia"/>
                <w:lang w:eastAsia="zh-CN"/>
              </w:rPr>
              <w:t>秘书</w:t>
            </w:r>
            <w:r>
              <w:rPr>
                <w:lang w:eastAsia="zh-CN"/>
              </w:rPr>
              <w:t>任务</w:t>
            </w:r>
          </w:p>
        </w:tc>
        <w:tc>
          <w:tcPr>
            <w:tcW w:w="4151" w:type="dxa"/>
            <w:tcBorders>
              <w:top w:val="single" w:sz="4" w:space="0" w:color="FFFFFF"/>
            </w:tcBorders>
            <w:shd w:val="clear" w:color="auto" w:fill="D9E1F3"/>
          </w:tcPr>
          <w:p w14:paraId="512E2F19" w14:textId="77777777" w:rsidR="00B16890" w:rsidRDefault="00B16890" w:rsidP="00B16890">
            <w:pPr>
              <w:pStyle w:val="TableParagraph"/>
              <w:rPr>
                <w:lang w:eastAsia="zh-CN"/>
              </w:rPr>
            </w:pPr>
            <w:r>
              <w:rPr>
                <w:lang w:eastAsia="zh-CN"/>
              </w:rPr>
              <w:t>进入</w:t>
            </w:r>
            <w:r>
              <w:rPr>
                <w:rFonts w:hint="eastAsia"/>
                <w:lang w:eastAsia="zh-CN"/>
              </w:rPr>
              <w:t>秘书</w:t>
            </w:r>
            <w:r>
              <w:rPr>
                <w:lang w:eastAsia="zh-CN"/>
              </w:rPr>
              <w:t>任务界面</w:t>
            </w:r>
          </w:p>
        </w:tc>
      </w:tr>
      <w:tr w:rsidR="00B16890" w14:paraId="3046EF23" w14:textId="77777777" w:rsidTr="00B16890">
        <w:trPr>
          <w:trHeight w:hRule="exact" w:val="480"/>
        </w:trPr>
        <w:tc>
          <w:tcPr>
            <w:tcW w:w="4148" w:type="dxa"/>
          </w:tcPr>
          <w:p w14:paraId="4F107F25" w14:textId="77777777" w:rsidR="00B16890" w:rsidRDefault="00B16890" w:rsidP="00B16890">
            <w:pPr>
              <w:pStyle w:val="TableParagraph"/>
              <w:rPr>
                <w:lang w:eastAsia="zh-CN"/>
              </w:rPr>
            </w:pPr>
            <w:r>
              <w:rPr>
                <w:lang w:eastAsia="zh-CN"/>
              </w:rPr>
              <w:t>输入</w:t>
            </w:r>
            <w:r>
              <w:rPr>
                <w:rFonts w:hint="eastAsia"/>
                <w:lang w:eastAsia="zh-CN"/>
              </w:rPr>
              <w:t>秘书</w:t>
            </w:r>
            <w:r>
              <w:rPr>
                <w:lang w:eastAsia="zh-CN"/>
              </w:rPr>
              <w:t>所需完成的任务</w:t>
            </w:r>
          </w:p>
        </w:tc>
        <w:tc>
          <w:tcPr>
            <w:tcW w:w="4151" w:type="dxa"/>
          </w:tcPr>
          <w:p w14:paraId="46EA9445" w14:textId="77777777" w:rsidR="00B16890" w:rsidRDefault="00B16890" w:rsidP="00B16890">
            <w:pPr>
              <w:pStyle w:val="TableParagraph"/>
              <w:keepNext/>
            </w:pPr>
            <w:proofErr w:type="spellStart"/>
            <w:r>
              <w:t>提示分配成功或失败</w:t>
            </w:r>
            <w:proofErr w:type="spellEnd"/>
          </w:p>
        </w:tc>
      </w:tr>
    </w:tbl>
    <w:p w14:paraId="2C50E3EA" w14:textId="77777777" w:rsidR="00B16890" w:rsidRDefault="00B16890" w:rsidP="00B16890">
      <w:pPr>
        <w:spacing w:line="360" w:lineRule="auto"/>
        <w:rPr>
          <w:rFonts w:ascii="宋体" w:hAnsi="宋体" w:cs="宋体" w:hint="eastAsia"/>
          <w:sz w:val="24"/>
        </w:rPr>
      </w:pPr>
    </w:p>
    <w:p w14:paraId="36444573" w14:textId="77777777" w:rsidR="00B16890" w:rsidRDefault="00B16890" w:rsidP="00B16890">
      <w:pPr>
        <w:jc w:val="left"/>
        <w:rPr>
          <w:rFonts w:ascii="宋体" w:hAnsi="宋体"/>
          <w:sz w:val="24"/>
        </w:rPr>
      </w:pPr>
      <w:r>
        <w:rPr>
          <w:rFonts w:ascii="宋体" w:hAnsi="宋体" w:hint="eastAsia"/>
          <w:sz w:val="24"/>
        </w:rPr>
        <w:t>工作项目修改</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41D4F024" w14:textId="77777777" w:rsidTr="00B16890">
        <w:trPr>
          <w:trHeight w:hRule="exact" w:val="473"/>
        </w:trPr>
        <w:tc>
          <w:tcPr>
            <w:tcW w:w="4148" w:type="dxa"/>
            <w:tcBorders>
              <w:top w:val="nil"/>
              <w:left w:val="nil"/>
              <w:bottom w:val="single" w:sz="4" w:space="0" w:color="FFFFFF"/>
              <w:right w:val="nil"/>
            </w:tcBorders>
            <w:shd w:val="clear" w:color="auto" w:fill="4471C4"/>
          </w:tcPr>
          <w:p w14:paraId="74292484" w14:textId="77777777" w:rsidR="00B16890" w:rsidRDefault="00B16890" w:rsidP="00B16890">
            <w:pPr>
              <w:pStyle w:val="TableParagraph"/>
              <w:ind w:left="420"/>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696AD0B0" w14:textId="77777777" w:rsidR="00B16890" w:rsidRDefault="00B16890" w:rsidP="00B16890">
            <w:pPr>
              <w:pStyle w:val="TableParagraph"/>
              <w:ind w:left="420"/>
              <w:rPr>
                <w:b/>
              </w:rPr>
            </w:pPr>
            <w:proofErr w:type="spellStart"/>
            <w:r>
              <w:rPr>
                <w:b/>
                <w:color w:val="FFFFFF"/>
              </w:rPr>
              <w:t>响应</w:t>
            </w:r>
            <w:proofErr w:type="spellEnd"/>
          </w:p>
        </w:tc>
      </w:tr>
      <w:tr w:rsidR="00B16890" w14:paraId="189E0C4E" w14:textId="77777777" w:rsidTr="00B16890">
        <w:trPr>
          <w:trHeight w:hRule="exact" w:val="478"/>
        </w:trPr>
        <w:tc>
          <w:tcPr>
            <w:tcW w:w="4148" w:type="dxa"/>
            <w:tcBorders>
              <w:top w:val="single" w:sz="4" w:space="0" w:color="FFFFFF"/>
            </w:tcBorders>
            <w:shd w:val="clear" w:color="auto" w:fill="D9E1F3"/>
          </w:tcPr>
          <w:p w14:paraId="210D66C1" w14:textId="77777777" w:rsidR="00B16890" w:rsidRDefault="00B16890" w:rsidP="00B16890">
            <w:pPr>
              <w:pStyle w:val="TableParagraph"/>
              <w:rPr>
                <w:lang w:eastAsia="zh-CN"/>
              </w:rPr>
            </w:pPr>
            <w:r>
              <w:rPr>
                <w:lang w:eastAsia="zh-CN"/>
              </w:rPr>
              <w:lastRenderedPageBreak/>
              <w:t>点击</w:t>
            </w:r>
            <w:r>
              <w:rPr>
                <w:rFonts w:hint="eastAsia"/>
                <w:lang w:eastAsia="zh-CN"/>
              </w:rPr>
              <w:t>个人</w:t>
            </w:r>
            <w:r>
              <w:rPr>
                <w:lang w:eastAsia="zh-CN"/>
              </w:rPr>
              <w:t>或小组的工作项目修改</w:t>
            </w:r>
          </w:p>
        </w:tc>
        <w:tc>
          <w:tcPr>
            <w:tcW w:w="4151" w:type="dxa"/>
            <w:tcBorders>
              <w:top w:val="single" w:sz="4" w:space="0" w:color="FFFFFF"/>
            </w:tcBorders>
            <w:shd w:val="clear" w:color="auto" w:fill="D9E1F3"/>
          </w:tcPr>
          <w:p w14:paraId="1A2BAD24" w14:textId="77777777" w:rsidR="00B16890" w:rsidRDefault="00B16890" w:rsidP="00B16890">
            <w:pPr>
              <w:pStyle w:val="TableParagraph"/>
              <w:rPr>
                <w:lang w:eastAsia="zh-CN"/>
              </w:rPr>
            </w:pPr>
            <w:r>
              <w:rPr>
                <w:lang w:eastAsia="zh-CN"/>
              </w:rPr>
              <w:t>进入</w:t>
            </w:r>
            <w:r>
              <w:rPr>
                <w:rFonts w:hint="eastAsia"/>
                <w:lang w:eastAsia="zh-CN"/>
              </w:rPr>
              <w:t>个人</w:t>
            </w:r>
            <w:r>
              <w:rPr>
                <w:lang w:eastAsia="zh-CN"/>
              </w:rPr>
              <w:t>或小组的工作项目修改</w:t>
            </w:r>
          </w:p>
        </w:tc>
      </w:tr>
      <w:tr w:rsidR="00B16890" w14:paraId="0F6FBBC4" w14:textId="77777777" w:rsidTr="00B16890">
        <w:trPr>
          <w:trHeight w:hRule="exact" w:val="480"/>
        </w:trPr>
        <w:tc>
          <w:tcPr>
            <w:tcW w:w="4148" w:type="dxa"/>
          </w:tcPr>
          <w:p w14:paraId="024AD818" w14:textId="77777777" w:rsidR="00B16890" w:rsidRDefault="00B16890" w:rsidP="00B16890">
            <w:pPr>
              <w:pStyle w:val="TableParagraph"/>
              <w:rPr>
                <w:lang w:eastAsia="zh-CN"/>
              </w:rPr>
            </w:pPr>
            <w:r>
              <w:rPr>
                <w:lang w:eastAsia="zh-CN"/>
              </w:rPr>
              <w:t>输入</w:t>
            </w:r>
            <w:r>
              <w:rPr>
                <w:rFonts w:hint="eastAsia"/>
                <w:lang w:eastAsia="zh-CN"/>
              </w:rPr>
              <w:t>个人</w:t>
            </w:r>
            <w:r>
              <w:rPr>
                <w:lang w:eastAsia="zh-CN"/>
              </w:rPr>
              <w:t>或小组的工作项目修改的内容</w:t>
            </w:r>
          </w:p>
        </w:tc>
        <w:tc>
          <w:tcPr>
            <w:tcW w:w="4151" w:type="dxa"/>
          </w:tcPr>
          <w:p w14:paraId="0C50B656" w14:textId="77777777" w:rsidR="00B16890" w:rsidRDefault="00B16890" w:rsidP="00B16890">
            <w:pPr>
              <w:pStyle w:val="TableParagraph"/>
              <w:keepNext/>
            </w:pPr>
            <w:proofErr w:type="spellStart"/>
            <w:r>
              <w:t>提示修改成功或失败</w:t>
            </w:r>
            <w:proofErr w:type="spellEnd"/>
          </w:p>
        </w:tc>
      </w:tr>
    </w:tbl>
    <w:p w14:paraId="4C83135A" w14:textId="77777777" w:rsidR="00B16890" w:rsidRDefault="00B16890" w:rsidP="00B16890">
      <w:pPr>
        <w:spacing w:line="360" w:lineRule="auto"/>
        <w:rPr>
          <w:rFonts w:ascii="宋体" w:hAnsi="宋体" w:cs="宋体"/>
          <w:sz w:val="24"/>
        </w:rPr>
      </w:pPr>
    </w:p>
    <w:p w14:paraId="5B8A4763" w14:textId="77777777" w:rsidR="00B16890" w:rsidRDefault="00B16890" w:rsidP="00B16890">
      <w:pPr>
        <w:jc w:val="left"/>
        <w:rPr>
          <w:rFonts w:ascii="宋体" w:hAnsi="宋体"/>
          <w:sz w:val="24"/>
        </w:rPr>
      </w:pPr>
      <w:r>
        <w:rPr>
          <w:rFonts w:ascii="宋体" w:hAnsi="宋体" w:hint="eastAsia"/>
          <w:sz w:val="24"/>
        </w:rPr>
        <w:t>工作项目发布</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6CB4DEE2" w14:textId="77777777" w:rsidTr="00B16890">
        <w:trPr>
          <w:trHeight w:hRule="exact" w:val="473"/>
        </w:trPr>
        <w:tc>
          <w:tcPr>
            <w:tcW w:w="4148" w:type="dxa"/>
            <w:tcBorders>
              <w:top w:val="nil"/>
              <w:left w:val="nil"/>
              <w:bottom w:val="single" w:sz="4" w:space="0" w:color="FFFFFF"/>
              <w:right w:val="nil"/>
            </w:tcBorders>
            <w:shd w:val="clear" w:color="auto" w:fill="4471C4"/>
          </w:tcPr>
          <w:p w14:paraId="62E18178" w14:textId="77777777" w:rsidR="00B16890" w:rsidRDefault="00B16890" w:rsidP="00B16890">
            <w:pPr>
              <w:pStyle w:val="TableParagraph"/>
              <w:ind w:left="420"/>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0030D701" w14:textId="77777777" w:rsidR="00B16890" w:rsidRDefault="00B16890" w:rsidP="00B16890">
            <w:pPr>
              <w:pStyle w:val="TableParagraph"/>
              <w:ind w:left="420"/>
              <w:rPr>
                <w:b/>
              </w:rPr>
            </w:pPr>
            <w:proofErr w:type="spellStart"/>
            <w:r>
              <w:rPr>
                <w:b/>
                <w:color w:val="FFFFFF"/>
              </w:rPr>
              <w:t>响应</w:t>
            </w:r>
            <w:proofErr w:type="spellEnd"/>
          </w:p>
        </w:tc>
      </w:tr>
      <w:tr w:rsidR="00B16890" w14:paraId="7205F780" w14:textId="77777777" w:rsidTr="00B16890">
        <w:trPr>
          <w:trHeight w:hRule="exact" w:val="478"/>
        </w:trPr>
        <w:tc>
          <w:tcPr>
            <w:tcW w:w="4148" w:type="dxa"/>
            <w:tcBorders>
              <w:top w:val="single" w:sz="4" w:space="0" w:color="FFFFFF"/>
            </w:tcBorders>
            <w:shd w:val="clear" w:color="auto" w:fill="D9E1F3"/>
          </w:tcPr>
          <w:p w14:paraId="71D773AB" w14:textId="77777777" w:rsidR="00B16890" w:rsidRDefault="00B16890" w:rsidP="00B16890">
            <w:pPr>
              <w:pStyle w:val="TableParagraph"/>
              <w:rPr>
                <w:lang w:eastAsia="zh-CN"/>
              </w:rPr>
            </w:pPr>
            <w:r>
              <w:rPr>
                <w:lang w:eastAsia="zh-CN"/>
              </w:rPr>
              <w:t>点击</w:t>
            </w:r>
            <w:r>
              <w:rPr>
                <w:rFonts w:hint="eastAsia"/>
                <w:lang w:eastAsia="zh-CN"/>
              </w:rPr>
              <w:t>个人</w:t>
            </w:r>
            <w:r>
              <w:rPr>
                <w:lang w:eastAsia="zh-CN"/>
              </w:rPr>
              <w:t>或小组的工作项目发布</w:t>
            </w:r>
          </w:p>
        </w:tc>
        <w:tc>
          <w:tcPr>
            <w:tcW w:w="4151" w:type="dxa"/>
            <w:tcBorders>
              <w:top w:val="single" w:sz="4" w:space="0" w:color="FFFFFF"/>
            </w:tcBorders>
            <w:shd w:val="clear" w:color="auto" w:fill="D9E1F3"/>
          </w:tcPr>
          <w:p w14:paraId="717D612D" w14:textId="77777777" w:rsidR="00B16890" w:rsidRDefault="00B16890" w:rsidP="00B16890">
            <w:pPr>
              <w:pStyle w:val="TableParagraph"/>
              <w:rPr>
                <w:lang w:eastAsia="zh-CN"/>
              </w:rPr>
            </w:pPr>
            <w:r>
              <w:rPr>
                <w:lang w:eastAsia="zh-CN"/>
              </w:rPr>
              <w:t>进入</w:t>
            </w:r>
            <w:r>
              <w:rPr>
                <w:rFonts w:hint="eastAsia"/>
                <w:lang w:eastAsia="zh-CN"/>
              </w:rPr>
              <w:t>个人</w:t>
            </w:r>
            <w:r>
              <w:rPr>
                <w:lang w:eastAsia="zh-CN"/>
              </w:rPr>
              <w:t>或小组的工作项目发布确认界面</w:t>
            </w:r>
          </w:p>
        </w:tc>
      </w:tr>
      <w:tr w:rsidR="00B16890" w14:paraId="6A38AC2A" w14:textId="77777777" w:rsidTr="00B16890">
        <w:trPr>
          <w:trHeight w:hRule="exact" w:val="545"/>
        </w:trPr>
        <w:tc>
          <w:tcPr>
            <w:tcW w:w="4148" w:type="dxa"/>
          </w:tcPr>
          <w:p w14:paraId="69F4E8F3" w14:textId="77777777" w:rsidR="00B16890" w:rsidRDefault="00B16890" w:rsidP="00B16890">
            <w:pPr>
              <w:pStyle w:val="TableParagraph"/>
              <w:rPr>
                <w:lang w:eastAsia="zh-CN"/>
              </w:rPr>
            </w:pPr>
            <w:r>
              <w:rPr>
                <w:lang w:eastAsia="zh-CN"/>
              </w:rPr>
              <w:t>输入是否确认发布</w:t>
            </w:r>
            <w:r>
              <w:rPr>
                <w:rFonts w:hint="eastAsia"/>
                <w:lang w:eastAsia="zh-CN"/>
              </w:rPr>
              <w:t>个人</w:t>
            </w:r>
            <w:r>
              <w:rPr>
                <w:lang w:eastAsia="zh-CN"/>
              </w:rPr>
              <w:t>或小组的工作项目</w:t>
            </w:r>
          </w:p>
        </w:tc>
        <w:tc>
          <w:tcPr>
            <w:tcW w:w="4151" w:type="dxa"/>
          </w:tcPr>
          <w:p w14:paraId="7399B16E" w14:textId="77777777" w:rsidR="00B16890" w:rsidRDefault="00B16890" w:rsidP="00B16890">
            <w:pPr>
              <w:pStyle w:val="TableParagraph"/>
              <w:keepNext/>
            </w:pPr>
            <w:proofErr w:type="spellStart"/>
            <w:r>
              <w:t>提示发布成功或失败</w:t>
            </w:r>
            <w:proofErr w:type="spellEnd"/>
          </w:p>
        </w:tc>
      </w:tr>
    </w:tbl>
    <w:p w14:paraId="1B31B3FB" w14:textId="77777777" w:rsidR="00B16890" w:rsidRDefault="00B16890" w:rsidP="00B16890">
      <w:pPr>
        <w:spacing w:line="360" w:lineRule="auto"/>
        <w:rPr>
          <w:rFonts w:ascii="宋体" w:hAnsi="宋体" w:cs="宋体" w:hint="eastAsia"/>
          <w:sz w:val="24"/>
        </w:rPr>
      </w:pPr>
    </w:p>
    <w:p w14:paraId="5CD26D2A" w14:textId="77777777" w:rsidR="00B16890" w:rsidRDefault="00B16890" w:rsidP="00B16890">
      <w:pPr>
        <w:pStyle w:val="1"/>
        <w:rPr>
          <w:rFonts w:ascii="宋体" w:hAnsi="宋体" w:hint="eastAsia"/>
          <w:sz w:val="36"/>
          <w:szCs w:val="36"/>
        </w:rPr>
      </w:pPr>
      <w:bookmarkStart w:id="36" w:name="_Toc518417044"/>
      <w:r>
        <w:rPr>
          <w:rFonts w:ascii="宋体" w:hAnsi="宋体" w:hint="eastAsia"/>
          <w:sz w:val="36"/>
          <w:szCs w:val="36"/>
        </w:rPr>
        <w:t>4.1.3 功能需求</w:t>
      </w:r>
      <w:bookmarkEnd w:id="36"/>
    </w:p>
    <w:bookmarkEnd w:id="34"/>
    <w:bookmarkEnd w:id="35"/>
    <w:p w14:paraId="0FB2BAF4" w14:textId="77777777" w:rsidR="00B16890" w:rsidRDefault="00B16890" w:rsidP="00B16890">
      <w:pPr>
        <w:spacing w:line="360" w:lineRule="auto"/>
        <w:rPr>
          <w:rFonts w:ascii="宋体" w:hAnsi="宋体" w:cs="宋体"/>
          <w:sz w:val="24"/>
        </w:rPr>
      </w:pPr>
      <w:r>
        <w:rPr>
          <w:rFonts w:ascii="宋体" w:hAnsi="宋体" w:cs="宋体" w:hint="eastAsia"/>
          <w:sz w:val="24"/>
        </w:rPr>
        <w:t>个人信息</w:t>
      </w:r>
    </w:p>
    <w:tbl>
      <w:tblPr>
        <w:tblW w:w="0" w:type="auto"/>
        <w:tblInd w:w="5" w:type="dxa"/>
        <w:tblLayout w:type="fixed"/>
        <w:tblCellMar>
          <w:left w:w="0" w:type="dxa"/>
          <w:right w:w="0" w:type="dxa"/>
        </w:tblCellMar>
        <w:tblLook w:val="0000" w:firstRow="0" w:lastRow="0" w:firstColumn="0" w:lastColumn="0" w:noHBand="0" w:noVBand="0"/>
      </w:tblPr>
      <w:tblGrid>
        <w:gridCol w:w="4253"/>
        <w:gridCol w:w="4046"/>
      </w:tblGrid>
      <w:tr w:rsidR="00B16890" w14:paraId="6C516233" w14:textId="77777777" w:rsidTr="00B16890">
        <w:trPr>
          <w:trHeight w:hRule="exact" w:val="478"/>
        </w:trPr>
        <w:tc>
          <w:tcPr>
            <w:tcW w:w="4253" w:type="dxa"/>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299"/>
              <w:gridCol w:w="3999"/>
            </w:tblGrid>
            <w:tr w:rsidR="00B16890" w14:paraId="19445193" w14:textId="77777777" w:rsidTr="00B16890">
              <w:trPr>
                <w:trHeight w:hRule="exact" w:val="474"/>
              </w:trPr>
              <w:tc>
                <w:tcPr>
                  <w:tcW w:w="4299" w:type="dxa"/>
                  <w:tcBorders>
                    <w:top w:val="nil"/>
                    <w:left w:val="nil"/>
                    <w:bottom w:val="single" w:sz="4" w:space="0" w:color="FFFFFF"/>
                    <w:right w:val="nil"/>
                  </w:tcBorders>
                  <w:shd w:val="clear" w:color="auto" w:fill="4471C4"/>
                </w:tcPr>
                <w:p w14:paraId="56BADC2F" w14:textId="77777777" w:rsidR="00B16890" w:rsidRDefault="00B16890" w:rsidP="00B16890">
                  <w:pPr>
                    <w:pStyle w:val="TableParagraph"/>
                    <w:ind w:left="420"/>
                    <w:rPr>
                      <w:b/>
                    </w:rPr>
                  </w:pPr>
                  <w:proofErr w:type="spellStart"/>
                  <w:r>
                    <w:rPr>
                      <w:b/>
                      <w:color w:val="FFFFFF"/>
                    </w:rPr>
                    <w:t>方法</w:t>
                  </w:r>
                  <w:proofErr w:type="spellEnd"/>
                </w:p>
              </w:tc>
              <w:tc>
                <w:tcPr>
                  <w:tcW w:w="3999" w:type="dxa"/>
                  <w:tcBorders>
                    <w:top w:val="nil"/>
                    <w:left w:val="nil"/>
                    <w:bottom w:val="single" w:sz="4" w:space="0" w:color="FFFFFF"/>
                    <w:right w:val="nil"/>
                  </w:tcBorders>
                  <w:shd w:val="clear" w:color="auto" w:fill="4471C4"/>
                </w:tcPr>
                <w:p w14:paraId="599DE418" w14:textId="77777777" w:rsidR="00B16890" w:rsidRDefault="00B16890" w:rsidP="00B16890">
                  <w:pPr>
                    <w:pStyle w:val="TableParagraph"/>
                    <w:ind w:left="420"/>
                    <w:rPr>
                      <w:b/>
                    </w:rPr>
                  </w:pPr>
                  <w:proofErr w:type="spellStart"/>
                  <w:r>
                    <w:rPr>
                      <w:b/>
                      <w:color w:val="FFFFFF"/>
                    </w:rPr>
                    <w:t>注释</w:t>
                  </w:r>
                  <w:proofErr w:type="spellEnd"/>
                </w:p>
              </w:tc>
            </w:tr>
          </w:tbl>
          <w:p w14:paraId="6CFA3A9C" w14:textId="77777777" w:rsidR="00B16890" w:rsidRDefault="00B16890" w:rsidP="00B16890">
            <w:pPr>
              <w:pStyle w:val="TableParagraph"/>
              <w:ind w:left="420"/>
              <w:rPr>
                <w:b/>
              </w:rPr>
            </w:pPr>
          </w:p>
        </w:tc>
        <w:tc>
          <w:tcPr>
            <w:tcW w:w="4046" w:type="dxa"/>
            <w:tcBorders>
              <w:top w:val="single" w:sz="4" w:space="0" w:color="4472C4"/>
              <w:left w:val="single" w:sz="4" w:space="0" w:color="8EAADB"/>
              <w:bottom w:val="single" w:sz="4" w:space="0" w:color="4472C4"/>
              <w:right w:val="single" w:sz="4" w:space="0" w:color="8EAADB"/>
            </w:tcBorders>
            <w:shd w:val="clear" w:color="auto" w:fill="4472C4"/>
          </w:tcPr>
          <w:p w14:paraId="56A75414" w14:textId="77777777" w:rsidR="00B16890" w:rsidRDefault="00B16890" w:rsidP="00B16890">
            <w:pPr>
              <w:pStyle w:val="TableParagraph"/>
              <w:ind w:left="420"/>
              <w:rPr>
                <w:b/>
              </w:rPr>
            </w:pPr>
            <w:proofErr w:type="spellStart"/>
            <w:r>
              <w:rPr>
                <w:b/>
                <w:color w:val="FFFFFF"/>
              </w:rPr>
              <w:t>注释</w:t>
            </w:r>
            <w:proofErr w:type="spellEnd"/>
          </w:p>
        </w:tc>
      </w:tr>
      <w:tr w:rsidR="00B16890" w14:paraId="660D32A8" w14:textId="77777777" w:rsidTr="00B16890">
        <w:trPr>
          <w:trHeight w:hRule="exact" w:val="478"/>
        </w:trPr>
        <w:tc>
          <w:tcPr>
            <w:tcW w:w="4253" w:type="dxa"/>
            <w:tcBorders>
              <w:top w:val="single" w:sz="4" w:space="0" w:color="4472C4"/>
              <w:left w:val="single" w:sz="4" w:space="0" w:color="8EAADB"/>
              <w:bottom w:val="single" w:sz="4" w:space="0" w:color="8EAADB"/>
              <w:right w:val="single" w:sz="4" w:space="0" w:color="8EAADB"/>
            </w:tcBorders>
            <w:shd w:val="clear" w:color="auto" w:fill="D9E2F3"/>
          </w:tcPr>
          <w:p w14:paraId="09311DB1"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User.Register</w:t>
            </w:r>
            <w:proofErr w:type="spellEnd"/>
          </w:p>
        </w:tc>
        <w:tc>
          <w:tcPr>
            <w:tcW w:w="4046" w:type="dxa"/>
            <w:tcBorders>
              <w:top w:val="single" w:sz="4" w:space="0" w:color="4472C4"/>
              <w:left w:val="single" w:sz="4" w:space="0" w:color="8EAADB"/>
              <w:bottom w:val="single" w:sz="4" w:space="0" w:color="8EAADB"/>
              <w:right w:val="single" w:sz="4" w:space="0" w:color="8EAADB"/>
            </w:tcBorders>
            <w:shd w:val="clear" w:color="auto" w:fill="D9E2F3"/>
          </w:tcPr>
          <w:p w14:paraId="3C4CB6C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注册</w:t>
            </w:r>
          </w:p>
        </w:tc>
      </w:tr>
      <w:tr w:rsidR="00B16890" w14:paraId="7D36C91F"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35D379E"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User.Login</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FFFFFF"/>
          </w:tcPr>
          <w:p w14:paraId="4A2B610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登录</w:t>
            </w:r>
          </w:p>
        </w:tc>
      </w:tr>
      <w:tr w:rsidR="00B16890" w14:paraId="55113CC6" w14:textId="77777777" w:rsidTr="00B16890">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39CE9A35" w14:textId="77777777" w:rsidR="00B16890" w:rsidRDefault="00B16890" w:rsidP="00B16890">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User.ForgetPassword</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D9E2F3"/>
          </w:tcPr>
          <w:p w14:paraId="45FEA51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找回密码</w:t>
            </w:r>
          </w:p>
        </w:tc>
      </w:tr>
      <w:tr w:rsidR="00B16890" w14:paraId="69542136"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11555FB5"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User.Info</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FFFFFF"/>
          </w:tcPr>
          <w:p w14:paraId="13456C3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修改个人信息</w:t>
            </w:r>
          </w:p>
        </w:tc>
      </w:tr>
      <w:tr w:rsidR="00B16890" w14:paraId="4497F0FB"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5B8B0229"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User.ChangePassword</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D9E2F3"/>
          </w:tcPr>
          <w:p w14:paraId="7EDECE2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修改密码</w:t>
            </w:r>
          </w:p>
        </w:tc>
      </w:tr>
      <w:tr w:rsidR="00B16890" w14:paraId="4DAD5FB7"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1404B137" w14:textId="77777777" w:rsidR="00B16890" w:rsidRDefault="00B16890" w:rsidP="00B16890">
            <w:pPr>
              <w:autoSpaceDE w:val="0"/>
              <w:autoSpaceDN w:val="0"/>
              <w:adjustRightInd w:val="0"/>
              <w:spacing w:line="370" w:lineRule="exact"/>
              <w:ind w:left="527"/>
              <w:jc w:val="left"/>
              <w:rPr>
                <w:rFonts w:ascii="宋体" w:hAnsi="宋体" w:cs="Calibri"/>
                <w:color w:val="000000"/>
                <w:kern w:val="0"/>
                <w:sz w:val="22"/>
              </w:rPr>
            </w:pPr>
            <w:proofErr w:type="spellStart"/>
            <w:r>
              <w:rPr>
                <w:rFonts w:ascii="宋体" w:hAnsi="宋体" w:cs="Calibri"/>
                <w:color w:val="000000"/>
                <w:kern w:val="0"/>
                <w:sz w:val="22"/>
              </w:rPr>
              <w:t>User.Bind</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FFFFFF"/>
          </w:tcPr>
          <w:p w14:paraId="130F5144" w14:textId="77777777" w:rsidR="00B16890" w:rsidRDefault="00B16890" w:rsidP="00B16890">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绑定手机和邮箱</w:t>
            </w:r>
          </w:p>
        </w:tc>
      </w:tr>
    </w:tbl>
    <w:p w14:paraId="0F3DCA4C" w14:textId="77777777" w:rsidR="00B16890" w:rsidRDefault="00B16890" w:rsidP="00B16890">
      <w:pPr>
        <w:spacing w:line="360" w:lineRule="auto"/>
        <w:rPr>
          <w:rFonts w:ascii="宋体" w:hAnsi="宋体" w:cs="宋体"/>
          <w:sz w:val="24"/>
        </w:rPr>
      </w:pPr>
    </w:p>
    <w:p w14:paraId="50867EC7" w14:textId="77777777" w:rsidR="00B16890" w:rsidRDefault="00B16890" w:rsidP="00B16890">
      <w:pPr>
        <w:spacing w:line="360" w:lineRule="auto"/>
        <w:rPr>
          <w:rFonts w:ascii="宋体" w:hAnsi="宋体" w:cs="宋体" w:hint="eastAsia"/>
          <w:sz w:val="24"/>
        </w:rPr>
      </w:pPr>
    </w:p>
    <w:p w14:paraId="52BA88D6" w14:textId="77777777" w:rsidR="00B16890" w:rsidRDefault="00B16890" w:rsidP="00B16890">
      <w:pPr>
        <w:spacing w:line="360" w:lineRule="auto"/>
        <w:rPr>
          <w:rFonts w:ascii="宋体" w:hAnsi="宋体" w:cs="宋体"/>
          <w:sz w:val="24"/>
        </w:rPr>
      </w:pPr>
    </w:p>
    <w:p w14:paraId="59204CD6" w14:textId="77777777" w:rsidR="00B16890" w:rsidRDefault="00B16890" w:rsidP="00B16890">
      <w:pPr>
        <w:spacing w:line="360" w:lineRule="auto"/>
        <w:rPr>
          <w:rFonts w:ascii="宋体" w:hAnsi="宋体" w:cs="宋体"/>
          <w:sz w:val="24"/>
        </w:rPr>
      </w:pPr>
      <w:r>
        <w:rPr>
          <w:rFonts w:ascii="宋体" w:hAnsi="宋体" w:cs="宋体" w:hint="eastAsia"/>
          <w:sz w:val="24"/>
        </w:rPr>
        <w:t>研究内容管理</w:t>
      </w:r>
    </w:p>
    <w:tbl>
      <w:tblPr>
        <w:tblW w:w="0" w:type="auto"/>
        <w:tblInd w:w="5" w:type="dxa"/>
        <w:tblLayout w:type="fixed"/>
        <w:tblCellMar>
          <w:left w:w="0" w:type="dxa"/>
          <w:right w:w="0" w:type="dxa"/>
        </w:tblCellMar>
        <w:tblLook w:val="0000" w:firstRow="0" w:lastRow="0" w:firstColumn="0" w:lastColumn="0" w:noHBand="0" w:noVBand="0"/>
      </w:tblPr>
      <w:tblGrid>
        <w:gridCol w:w="4253"/>
        <w:gridCol w:w="4045"/>
      </w:tblGrid>
      <w:tr w:rsidR="00B16890" w14:paraId="0C161344" w14:textId="77777777" w:rsidTr="00B16890">
        <w:trPr>
          <w:trHeight w:hRule="exact" w:val="478"/>
        </w:trPr>
        <w:tc>
          <w:tcPr>
            <w:tcW w:w="4253" w:type="dxa"/>
            <w:tcBorders>
              <w:top w:val="single" w:sz="4" w:space="0" w:color="4472C4"/>
              <w:left w:val="single" w:sz="4" w:space="0" w:color="8EAADB"/>
              <w:bottom w:val="single" w:sz="4" w:space="0" w:color="4472C4"/>
              <w:right w:val="single" w:sz="4" w:space="0" w:color="8EAADB"/>
            </w:tcBorders>
            <w:shd w:val="clear" w:color="auto" w:fill="4472C4"/>
          </w:tcPr>
          <w:p w14:paraId="47309871" w14:textId="77777777" w:rsidR="00B16890" w:rsidRDefault="00B16890" w:rsidP="00B16890">
            <w:pPr>
              <w:pStyle w:val="TableParagraph"/>
              <w:ind w:left="420"/>
              <w:rPr>
                <w:b/>
              </w:rPr>
            </w:pPr>
            <w:proofErr w:type="spellStart"/>
            <w:r>
              <w:rPr>
                <w:b/>
                <w:color w:val="FFFFFF"/>
              </w:rPr>
              <w:t>方法</w:t>
            </w:r>
            <w:proofErr w:type="spellEnd"/>
          </w:p>
        </w:tc>
        <w:tc>
          <w:tcPr>
            <w:tcW w:w="4045" w:type="dxa"/>
            <w:tcBorders>
              <w:top w:val="single" w:sz="4" w:space="0" w:color="4472C4"/>
              <w:left w:val="single" w:sz="4" w:space="0" w:color="8EAADB"/>
              <w:bottom w:val="single" w:sz="4" w:space="0" w:color="4472C4"/>
              <w:right w:val="single" w:sz="4" w:space="0" w:color="8EAADB"/>
            </w:tcBorders>
            <w:shd w:val="clear" w:color="auto" w:fill="4472C4"/>
          </w:tcPr>
          <w:p w14:paraId="2E54F3B4" w14:textId="77777777" w:rsidR="00B16890" w:rsidRDefault="00B16890" w:rsidP="00B16890">
            <w:pPr>
              <w:pStyle w:val="TableParagraph"/>
              <w:ind w:left="420"/>
              <w:rPr>
                <w:b/>
              </w:rPr>
            </w:pPr>
            <w:proofErr w:type="spellStart"/>
            <w:r>
              <w:rPr>
                <w:b/>
                <w:color w:val="FFFFFF"/>
              </w:rPr>
              <w:t>注释</w:t>
            </w:r>
            <w:proofErr w:type="spellEnd"/>
          </w:p>
        </w:tc>
      </w:tr>
      <w:tr w:rsidR="00B16890" w14:paraId="0701B3E6" w14:textId="77777777" w:rsidTr="00B16890">
        <w:trPr>
          <w:trHeight w:hRule="exact" w:val="480"/>
        </w:trPr>
        <w:tc>
          <w:tcPr>
            <w:tcW w:w="4253" w:type="dxa"/>
            <w:tcBorders>
              <w:top w:val="single" w:sz="4" w:space="0" w:color="4472C4"/>
              <w:left w:val="single" w:sz="4" w:space="0" w:color="8EAADB"/>
              <w:bottom w:val="single" w:sz="4" w:space="0" w:color="8EAADB"/>
              <w:right w:val="single" w:sz="4" w:space="0" w:color="8EAADB"/>
            </w:tcBorders>
            <w:shd w:val="clear" w:color="auto" w:fill="D9E2F3"/>
          </w:tcPr>
          <w:p w14:paraId="45EDC722" w14:textId="77777777" w:rsidR="00B16890" w:rsidRDefault="00B16890" w:rsidP="00B16890">
            <w:pPr>
              <w:autoSpaceDE w:val="0"/>
              <w:autoSpaceDN w:val="0"/>
              <w:adjustRightInd w:val="0"/>
              <w:spacing w:line="372" w:lineRule="exact"/>
              <w:ind w:left="527"/>
              <w:jc w:val="left"/>
              <w:rPr>
                <w:rFonts w:ascii="宋体" w:hAnsi="宋体" w:cs="Calibri"/>
                <w:color w:val="000000"/>
                <w:kern w:val="0"/>
                <w:sz w:val="22"/>
              </w:rPr>
            </w:pPr>
            <w:proofErr w:type="spellStart"/>
            <w:r>
              <w:rPr>
                <w:rFonts w:ascii="宋体" w:hAnsi="宋体" w:cs="Calibri"/>
                <w:color w:val="000000"/>
                <w:kern w:val="0"/>
                <w:sz w:val="22"/>
              </w:rPr>
              <w:t>Research.View</w:t>
            </w:r>
            <w:proofErr w:type="spellEnd"/>
          </w:p>
        </w:tc>
        <w:tc>
          <w:tcPr>
            <w:tcW w:w="4045" w:type="dxa"/>
            <w:tcBorders>
              <w:top w:val="single" w:sz="4" w:space="0" w:color="4472C4"/>
              <w:left w:val="single" w:sz="4" w:space="0" w:color="8EAADB"/>
              <w:bottom w:val="single" w:sz="4" w:space="0" w:color="8EAADB"/>
              <w:right w:val="single" w:sz="4" w:space="0" w:color="8EAADB"/>
            </w:tcBorders>
            <w:shd w:val="clear" w:color="auto" w:fill="D9E2F3"/>
          </w:tcPr>
          <w:p w14:paraId="4DFD3C5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查看研究内容</w:t>
            </w:r>
          </w:p>
        </w:tc>
      </w:tr>
      <w:tr w:rsidR="00B16890" w14:paraId="3D68B9A5"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675F388C"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Research.Resource.Upload</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4B09435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上</w:t>
            </w:r>
            <w:proofErr w:type="gramStart"/>
            <w:r>
              <w:rPr>
                <w:rFonts w:ascii="宋体" w:hAnsi="宋体" w:cs="宋体" w:hint="eastAsia"/>
                <w:color w:val="000000"/>
                <w:kern w:val="0"/>
                <w:sz w:val="22"/>
              </w:rPr>
              <w:t>传研究</w:t>
            </w:r>
            <w:proofErr w:type="gramEnd"/>
            <w:r>
              <w:rPr>
                <w:rFonts w:ascii="宋体" w:hAnsi="宋体" w:cs="宋体" w:hint="eastAsia"/>
                <w:color w:val="000000"/>
                <w:kern w:val="0"/>
                <w:sz w:val="22"/>
              </w:rPr>
              <w:t>内容资料</w:t>
            </w:r>
          </w:p>
        </w:tc>
      </w:tr>
      <w:tr w:rsidR="00B16890" w14:paraId="1D6BE36C"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75A6B765"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Research.Resource.Update</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7D6905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管理研究内容资料</w:t>
            </w:r>
          </w:p>
        </w:tc>
      </w:tr>
      <w:tr w:rsidR="00B16890" w14:paraId="6E12B445"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4F007835"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Research.Join</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6010582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研究内容参与管理</w:t>
            </w:r>
          </w:p>
        </w:tc>
      </w:tr>
      <w:tr w:rsidR="00B16890" w14:paraId="0CDBE94B"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5E9AAEAE"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Research.Join.Employees</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6F2C2D8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添加员工</w:t>
            </w:r>
          </w:p>
        </w:tc>
      </w:tr>
      <w:tr w:rsidR="00B16890" w14:paraId="4219C2E7"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6B9193EC"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lastRenderedPageBreak/>
              <w:t>Research.Join.Intern</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4AE4AEF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添加实习生</w:t>
            </w:r>
          </w:p>
        </w:tc>
      </w:tr>
      <w:tr w:rsidR="00B16890" w14:paraId="56D7C800" w14:textId="77777777" w:rsidTr="00B16890">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7156EB16" w14:textId="77777777" w:rsidR="00B16890" w:rsidRDefault="00B16890" w:rsidP="00B16890">
            <w:pPr>
              <w:autoSpaceDE w:val="0"/>
              <w:autoSpaceDN w:val="0"/>
              <w:adjustRightInd w:val="0"/>
              <w:spacing w:line="372" w:lineRule="exact"/>
              <w:ind w:left="527"/>
              <w:jc w:val="left"/>
              <w:rPr>
                <w:rFonts w:ascii="宋体" w:hAnsi="宋体" w:cs="Calibri"/>
                <w:color w:val="000000"/>
                <w:kern w:val="0"/>
                <w:sz w:val="22"/>
              </w:rPr>
            </w:pPr>
            <w:proofErr w:type="spellStart"/>
            <w:r>
              <w:rPr>
                <w:rFonts w:ascii="宋体" w:hAnsi="宋体" w:cs="Calibri"/>
                <w:color w:val="000000"/>
                <w:kern w:val="0"/>
                <w:sz w:val="22"/>
              </w:rPr>
              <w:t>Research.Join.SECRETARY</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2E859CA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添加秘书</w:t>
            </w:r>
          </w:p>
        </w:tc>
      </w:tr>
      <w:tr w:rsidR="00B16890" w14:paraId="0FFF4B24"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F208237"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Research.Rule.SetSECRETARY</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0D30462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设置秘书权限</w:t>
            </w:r>
          </w:p>
        </w:tc>
      </w:tr>
      <w:tr w:rsidR="00B16890" w14:paraId="1EEF5B95" w14:textId="77777777" w:rsidTr="00B16890">
        <w:trPr>
          <w:trHeight w:hRule="exact" w:val="686"/>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4FF24DD0"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Research.Rule.MsgFromInternToLeader</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DA0051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设置实习生能否私信领导</w:t>
            </w:r>
          </w:p>
        </w:tc>
      </w:tr>
      <w:tr w:rsidR="00B16890" w14:paraId="259951A1" w14:textId="77777777" w:rsidTr="00B16890">
        <w:trPr>
          <w:trHeight w:hRule="exact" w:val="412"/>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5F992703"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Research.Rule.WorkItemsFromIntern</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117A8DA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设置实习生能否上交工作项目</w:t>
            </w:r>
          </w:p>
        </w:tc>
      </w:tr>
      <w:tr w:rsidR="00B16890" w14:paraId="7284F302"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05DD610A"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Research.Rule.DDL</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8E05E0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设置工作项目迟交处理规则</w:t>
            </w:r>
          </w:p>
        </w:tc>
      </w:tr>
      <w:tr w:rsidR="00B16890" w14:paraId="30C059B5"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716B8F35" w14:textId="77777777" w:rsidR="00B16890" w:rsidRDefault="00B16890" w:rsidP="00B16890">
            <w:pPr>
              <w:autoSpaceDE w:val="0"/>
              <w:autoSpaceDN w:val="0"/>
              <w:adjustRightInd w:val="0"/>
              <w:spacing w:line="370"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Research.Rule.Group.HasGroup</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4661CB48"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设置研究内容是否需要小组</w:t>
            </w:r>
          </w:p>
        </w:tc>
      </w:tr>
      <w:tr w:rsidR="00B16890" w14:paraId="0A7C8971" w14:textId="77777777" w:rsidTr="00B16890">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5E3E3258" w14:textId="77777777" w:rsidR="00B16890" w:rsidRDefault="00B16890" w:rsidP="00B16890">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Research.Rule.Group.Score</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31E3FA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设置小组业绩分配规则</w:t>
            </w:r>
          </w:p>
        </w:tc>
      </w:tr>
      <w:tr w:rsidR="00B16890" w14:paraId="4379CFFF"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66B16820"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Research.Rule.RealnameBBS</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3EF476A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设置研究内容论坛是否需要实名</w:t>
            </w:r>
          </w:p>
        </w:tc>
      </w:tr>
      <w:tr w:rsidR="00B16890" w14:paraId="1F94083D"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332D3ADC"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Research.Release.Message</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6937DFDD"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发布研究内容通知</w:t>
            </w:r>
          </w:p>
        </w:tc>
      </w:tr>
    </w:tbl>
    <w:p w14:paraId="0D0CD5AB" w14:textId="77777777" w:rsidR="00B16890" w:rsidRDefault="00B16890" w:rsidP="00B16890">
      <w:pPr>
        <w:spacing w:line="360" w:lineRule="auto"/>
        <w:rPr>
          <w:rFonts w:ascii="宋体" w:hAnsi="宋体" w:cs="宋体"/>
          <w:sz w:val="24"/>
        </w:rPr>
      </w:pPr>
    </w:p>
    <w:p w14:paraId="406DBBDD" w14:textId="77777777" w:rsidR="00B16890" w:rsidRDefault="00B16890" w:rsidP="00B16890">
      <w:pPr>
        <w:spacing w:line="360" w:lineRule="auto"/>
        <w:rPr>
          <w:rFonts w:ascii="宋体" w:hAnsi="宋体" w:cs="宋体" w:hint="eastAsia"/>
          <w:sz w:val="24"/>
        </w:rPr>
      </w:pPr>
    </w:p>
    <w:p w14:paraId="4CCCF6B5" w14:textId="77777777" w:rsidR="00B16890" w:rsidRDefault="00B16890" w:rsidP="00B16890">
      <w:pPr>
        <w:spacing w:line="360" w:lineRule="auto"/>
        <w:rPr>
          <w:rFonts w:ascii="宋体" w:hAnsi="宋体" w:cs="宋体"/>
          <w:sz w:val="24"/>
        </w:rPr>
      </w:pPr>
      <w:r>
        <w:rPr>
          <w:rFonts w:ascii="宋体" w:hAnsi="宋体" w:cs="宋体" w:hint="eastAsia"/>
          <w:sz w:val="24"/>
        </w:rPr>
        <w:t>工作项目管理</w:t>
      </w:r>
    </w:p>
    <w:tbl>
      <w:tblPr>
        <w:tblW w:w="0" w:type="auto"/>
        <w:tblInd w:w="5" w:type="dxa"/>
        <w:tblLayout w:type="fixed"/>
        <w:tblCellMar>
          <w:left w:w="0" w:type="dxa"/>
          <w:right w:w="0" w:type="dxa"/>
        </w:tblCellMar>
        <w:tblLook w:val="0000" w:firstRow="0" w:lastRow="0" w:firstColumn="0" w:lastColumn="0" w:noHBand="0" w:noVBand="0"/>
      </w:tblPr>
      <w:tblGrid>
        <w:gridCol w:w="4237"/>
        <w:gridCol w:w="16"/>
        <w:gridCol w:w="4046"/>
      </w:tblGrid>
      <w:tr w:rsidR="00B16890" w14:paraId="181FE97A" w14:textId="77777777" w:rsidTr="00B16890">
        <w:trPr>
          <w:trHeight w:hRule="exact" w:val="478"/>
        </w:trPr>
        <w:tc>
          <w:tcPr>
            <w:tcW w:w="4253" w:type="dxa"/>
            <w:gridSpan w:val="2"/>
            <w:tcBorders>
              <w:top w:val="single" w:sz="4" w:space="0" w:color="4472C4"/>
              <w:left w:val="single" w:sz="4" w:space="0" w:color="8EAADB"/>
              <w:bottom w:val="single" w:sz="4" w:space="0" w:color="4472C4"/>
              <w:right w:val="single" w:sz="4" w:space="0" w:color="8EAADB"/>
            </w:tcBorders>
            <w:shd w:val="clear" w:color="auto" w:fill="4472C4"/>
          </w:tcPr>
          <w:p w14:paraId="6E216D65" w14:textId="77777777" w:rsidR="00B16890" w:rsidRDefault="00B16890" w:rsidP="00B16890">
            <w:pPr>
              <w:pStyle w:val="TableParagraph"/>
              <w:ind w:left="420"/>
              <w:rPr>
                <w:b/>
              </w:rPr>
            </w:pPr>
            <w:proofErr w:type="spellStart"/>
            <w:r>
              <w:rPr>
                <w:b/>
                <w:color w:val="FFFFFF"/>
              </w:rPr>
              <w:t>方法</w:t>
            </w:r>
            <w:proofErr w:type="spellEnd"/>
          </w:p>
        </w:tc>
        <w:tc>
          <w:tcPr>
            <w:tcW w:w="4046" w:type="dxa"/>
            <w:tcBorders>
              <w:top w:val="single" w:sz="4" w:space="0" w:color="4472C4"/>
              <w:left w:val="single" w:sz="4" w:space="0" w:color="8EAADB"/>
              <w:bottom w:val="single" w:sz="4" w:space="0" w:color="4472C4"/>
              <w:right w:val="single" w:sz="4" w:space="0" w:color="8EAADB"/>
            </w:tcBorders>
            <w:shd w:val="clear" w:color="auto" w:fill="4472C4"/>
          </w:tcPr>
          <w:p w14:paraId="136EAE43" w14:textId="77777777" w:rsidR="00B16890" w:rsidRDefault="00B16890" w:rsidP="00B16890">
            <w:pPr>
              <w:pStyle w:val="TableParagraph"/>
              <w:ind w:left="420"/>
              <w:rPr>
                <w:b/>
              </w:rPr>
            </w:pPr>
            <w:proofErr w:type="spellStart"/>
            <w:r>
              <w:rPr>
                <w:b/>
                <w:color w:val="FFFFFF"/>
              </w:rPr>
              <w:t>注释</w:t>
            </w:r>
            <w:proofErr w:type="spellEnd"/>
          </w:p>
        </w:tc>
      </w:tr>
      <w:tr w:rsidR="00B16890" w14:paraId="3F680AB3" w14:textId="77777777" w:rsidTr="00B16890">
        <w:trPr>
          <w:trHeight w:hRule="exact" w:val="480"/>
        </w:trPr>
        <w:tc>
          <w:tcPr>
            <w:tcW w:w="4237" w:type="dxa"/>
            <w:tcBorders>
              <w:top w:val="single" w:sz="4" w:space="0" w:color="4472C4"/>
              <w:left w:val="single" w:sz="4" w:space="0" w:color="8EAADB"/>
              <w:bottom w:val="single" w:sz="4" w:space="0" w:color="8EAADB"/>
              <w:right w:val="single" w:sz="4" w:space="0" w:color="8EAADB"/>
            </w:tcBorders>
            <w:shd w:val="clear" w:color="auto" w:fill="D9E2F3"/>
          </w:tcPr>
          <w:p w14:paraId="1B4CBC72" w14:textId="77777777" w:rsidR="00B16890" w:rsidRDefault="00B16890" w:rsidP="00B16890">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WorkItems.Assign</w:t>
            </w:r>
            <w:proofErr w:type="spellEnd"/>
          </w:p>
        </w:tc>
        <w:tc>
          <w:tcPr>
            <w:tcW w:w="4062" w:type="dxa"/>
            <w:gridSpan w:val="2"/>
            <w:tcBorders>
              <w:top w:val="single" w:sz="4" w:space="0" w:color="4472C4"/>
              <w:left w:val="single" w:sz="4" w:space="0" w:color="8EAADB"/>
              <w:bottom w:val="single" w:sz="4" w:space="0" w:color="8EAADB"/>
              <w:right w:val="single" w:sz="4" w:space="0" w:color="8EAADB"/>
            </w:tcBorders>
            <w:shd w:val="clear" w:color="auto" w:fill="D9E2F3"/>
          </w:tcPr>
          <w:p w14:paraId="69E6340F" w14:textId="77777777" w:rsidR="00B16890" w:rsidRDefault="00B16890" w:rsidP="00B16890">
            <w:pPr>
              <w:autoSpaceDE w:val="0"/>
              <w:autoSpaceDN w:val="0"/>
              <w:adjustRightInd w:val="0"/>
              <w:spacing w:line="374" w:lineRule="exact"/>
              <w:ind w:left="107"/>
              <w:jc w:val="left"/>
              <w:rPr>
                <w:rFonts w:ascii="宋体" w:hAnsi="宋体" w:cs="Calibri"/>
                <w:color w:val="000000"/>
                <w:kern w:val="0"/>
                <w:sz w:val="22"/>
              </w:rPr>
            </w:pPr>
            <w:r>
              <w:rPr>
                <w:rFonts w:ascii="宋体" w:hAnsi="宋体" w:cs="宋体" w:hint="eastAsia"/>
                <w:color w:val="000000"/>
                <w:kern w:val="0"/>
                <w:sz w:val="22"/>
              </w:rPr>
              <w:t>布置工作项目并设置</w:t>
            </w:r>
            <w:r>
              <w:rPr>
                <w:rFonts w:ascii="宋体" w:hAnsi="宋体" w:cs="Calibri"/>
                <w:color w:val="000000"/>
                <w:kern w:val="0"/>
                <w:sz w:val="22"/>
              </w:rPr>
              <w:t xml:space="preserve"> DDL</w:t>
            </w:r>
          </w:p>
        </w:tc>
      </w:tr>
      <w:tr w:rsidR="00B16890" w14:paraId="5B711257" w14:textId="77777777" w:rsidTr="00B16890">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156F5A69"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WorkItems.Update</w:t>
            </w:r>
            <w:proofErr w:type="spellEnd"/>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FFFFFF"/>
          </w:tcPr>
          <w:p w14:paraId="6BEC1867" w14:textId="77777777" w:rsidR="00B16890" w:rsidRDefault="00B16890" w:rsidP="00B16890">
            <w:pPr>
              <w:autoSpaceDE w:val="0"/>
              <w:autoSpaceDN w:val="0"/>
              <w:adjustRightInd w:val="0"/>
              <w:spacing w:line="371" w:lineRule="exact"/>
              <w:ind w:left="107"/>
              <w:jc w:val="left"/>
              <w:rPr>
                <w:rFonts w:ascii="宋体" w:hAnsi="宋体" w:cs="Calibri"/>
                <w:color w:val="000000"/>
                <w:kern w:val="0"/>
                <w:sz w:val="22"/>
              </w:rPr>
            </w:pPr>
            <w:r>
              <w:rPr>
                <w:rFonts w:ascii="宋体" w:hAnsi="宋体" w:cs="宋体" w:hint="eastAsia"/>
                <w:color w:val="000000"/>
                <w:kern w:val="0"/>
                <w:sz w:val="22"/>
              </w:rPr>
              <w:t>修改或删除工作项目要求或</w:t>
            </w:r>
            <w:r>
              <w:rPr>
                <w:rFonts w:ascii="宋体" w:hAnsi="宋体" w:cs="Calibri"/>
                <w:color w:val="000000"/>
                <w:kern w:val="0"/>
                <w:sz w:val="22"/>
              </w:rPr>
              <w:t xml:space="preserve"> DDL</w:t>
            </w:r>
          </w:p>
        </w:tc>
      </w:tr>
      <w:tr w:rsidR="00B16890" w14:paraId="6801AA02" w14:textId="77777777" w:rsidTr="00B16890">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1BD9753D"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WorkItems.View</w:t>
            </w:r>
            <w:proofErr w:type="spellEnd"/>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D9E2F3"/>
          </w:tcPr>
          <w:p w14:paraId="007372A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查看员工（实习生）工作项目</w:t>
            </w:r>
          </w:p>
        </w:tc>
      </w:tr>
      <w:tr w:rsidR="00B16890" w14:paraId="12C4FA08" w14:textId="77777777" w:rsidTr="00B16890">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22E403EB"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WorkItems.Check</w:t>
            </w:r>
            <w:proofErr w:type="spellEnd"/>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FFFFFF"/>
          </w:tcPr>
          <w:p w14:paraId="2077109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批改员工（实习生）工作项目</w:t>
            </w:r>
          </w:p>
        </w:tc>
      </w:tr>
    </w:tbl>
    <w:p w14:paraId="29B8B1B7" w14:textId="77777777" w:rsidR="00B16890" w:rsidRDefault="00B16890" w:rsidP="00B16890">
      <w:pPr>
        <w:spacing w:line="360" w:lineRule="auto"/>
        <w:rPr>
          <w:rFonts w:ascii="宋体" w:hAnsi="宋体" w:cs="宋体" w:hint="eastAsia"/>
          <w:sz w:val="24"/>
        </w:rPr>
      </w:pPr>
    </w:p>
    <w:p w14:paraId="2D8684C9" w14:textId="77777777" w:rsidR="00B16890" w:rsidRDefault="00B16890" w:rsidP="00B16890">
      <w:pPr>
        <w:spacing w:line="360" w:lineRule="auto"/>
        <w:rPr>
          <w:rFonts w:ascii="宋体" w:hAnsi="宋体" w:cs="宋体"/>
          <w:sz w:val="24"/>
        </w:rPr>
      </w:pPr>
    </w:p>
    <w:p w14:paraId="1CA0DB8D" w14:textId="77777777" w:rsidR="00B16890" w:rsidRDefault="00B16890" w:rsidP="00B16890">
      <w:pPr>
        <w:spacing w:line="360" w:lineRule="auto"/>
        <w:rPr>
          <w:rFonts w:ascii="宋体" w:hAnsi="宋体" w:cs="宋体"/>
          <w:sz w:val="24"/>
        </w:rPr>
      </w:pPr>
      <w:r>
        <w:rPr>
          <w:rFonts w:ascii="宋体" w:hAnsi="宋体" w:cs="宋体" w:hint="eastAsia"/>
          <w:sz w:val="24"/>
        </w:rPr>
        <w:t>论坛</w:t>
      </w:r>
    </w:p>
    <w:tbl>
      <w:tblPr>
        <w:tblW w:w="0" w:type="auto"/>
        <w:tblInd w:w="5" w:type="dxa"/>
        <w:tblLayout w:type="fixed"/>
        <w:tblCellMar>
          <w:left w:w="0" w:type="dxa"/>
          <w:right w:w="0" w:type="dxa"/>
        </w:tblCellMar>
        <w:tblLook w:val="0000" w:firstRow="0" w:lastRow="0" w:firstColumn="0" w:lastColumn="0" w:noHBand="0" w:noVBand="0"/>
      </w:tblPr>
      <w:tblGrid>
        <w:gridCol w:w="4253"/>
        <w:gridCol w:w="4045"/>
      </w:tblGrid>
      <w:tr w:rsidR="00B16890" w14:paraId="2DD55D0F" w14:textId="77777777" w:rsidTr="00B16890">
        <w:trPr>
          <w:trHeight w:hRule="exact" w:val="478"/>
        </w:trPr>
        <w:tc>
          <w:tcPr>
            <w:tcW w:w="4253" w:type="dxa"/>
            <w:tcBorders>
              <w:top w:val="single" w:sz="4" w:space="0" w:color="4472C4"/>
              <w:left w:val="single" w:sz="4" w:space="0" w:color="8EAADB"/>
              <w:bottom w:val="single" w:sz="4" w:space="0" w:color="4472C4"/>
              <w:right w:val="single" w:sz="4" w:space="0" w:color="8EAADB"/>
            </w:tcBorders>
            <w:shd w:val="clear" w:color="auto" w:fill="4472C4"/>
          </w:tcPr>
          <w:p w14:paraId="62138377" w14:textId="77777777" w:rsidR="00B16890" w:rsidRDefault="00B16890" w:rsidP="00B16890">
            <w:pPr>
              <w:pStyle w:val="TableParagraph"/>
              <w:ind w:left="420"/>
              <w:rPr>
                <w:b/>
              </w:rPr>
            </w:pPr>
            <w:proofErr w:type="spellStart"/>
            <w:r>
              <w:rPr>
                <w:b/>
                <w:color w:val="FFFFFF"/>
              </w:rPr>
              <w:t>方法</w:t>
            </w:r>
            <w:proofErr w:type="spellEnd"/>
          </w:p>
        </w:tc>
        <w:tc>
          <w:tcPr>
            <w:tcW w:w="4045" w:type="dxa"/>
            <w:tcBorders>
              <w:top w:val="single" w:sz="4" w:space="0" w:color="4472C4"/>
              <w:left w:val="single" w:sz="4" w:space="0" w:color="8EAADB"/>
              <w:bottom w:val="single" w:sz="4" w:space="0" w:color="4472C4"/>
              <w:right w:val="single" w:sz="4" w:space="0" w:color="8EAADB"/>
            </w:tcBorders>
            <w:shd w:val="clear" w:color="auto" w:fill="4472C4"/>
          </w:tcPr>
          <w:p w14:paraId="21A764DE" w14:textId="77777777" w:rsidR="00B16890" w:rsidRDefault="00B16890" w:rsidP="00B16890">
            <w:pPr>
              <w:pStyle w:val="TableParagraph"/>
              <w:ind w:left="420"/>
              <w:rPr>
                <w:b/>
              </w:rPr>
            </w:pPr>
            <w:proofErr w:type="spellStart"/>
            <w:r>
              <w:rPr>
                <w:b/>
                <w:color w:val="FFFFFF"/>
              </w:rPr>
              <w:t>注释</w:t>
            </w:r>
            <w:proofErr w:type="spellEnd"/>
          </w:p>
        </w:tc>
      </w:tr>
      <w:tr w:rsidR="00B16890" w14:paraId="068F8621" w14:textId="77777777" w:rsidTr="00B16890">
        <w:trPr>
          <w:trHeight w:hRule="exact" w:val="478"/>
        </w:trPr>
        <w:tc>
          <w:tcPr>
            <w:tcW w:w="4253" w:type="dxa"/>
            <w:tcBorders>
              <w:top w:val="single" w:sz="4" w:space="0" w:color="4472C4"/>
              <w:left w:val="single" w:sz="4" w:space="0" w:color="8EAADB"/>
              <w:bottom w:val="single" w:sz="4" w:space="0" w:color="8EAADB"/>
              <w:right w:val="single" w:sz="4" w:space="0" w:color="8EAADB"/>
            </w:tcBorders>
            <w:shd w:val="clear" w:color="auto" w:fill="D9E2F3"/>
          </w:tcPr>
          <w:p w14:paraId="6D5FDC11"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BBS.Post</w:t>
            </w:r>
            <w:proofErr w:type="spellEnd"/>
          </w:p>
        </w:tc>
        <w:tc>
          <w:tcPr>
            <w:tcW w:w="4045" w:type="dxa"/>
            <w:tcBorders>
              <w:top w:val="single" w:sz="4" w:space="0" w:color="4472C4"/>
              <w:left w:val="single" w:sz="4" w:space="0" w:color="8EAADB"/>
              <w:bottom w:val="single" w:sz="4" w:space="0" w:color="8EAADB"/>
              <w:right w:val="single" w:sz="4" w:space="0" w:color="8EAADB"/>
            </w:tcBorders>
            <w:shd w:val="clear" w:color="auto" w:fill="D9E2F3"/>
          </w:tcPr>
          <w:p w14:paraId="118A6D4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发布帖子</w:t>
            </w:r>
          </w:p>
        </w:tc>
      </w:tr>
      <w:tr w:rsidR="00B16890" w14:paraId="2BBF6A7B"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4B195616"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BBS.ReplyView</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2608696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查看帖子回复</w:t>
            </w:r>
          </w:p>
        </w:tc>
      </w:tr>
      <w:tr w:rsidR="00B16890" w14:paraId="54F6C3E6"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6964CC05"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BBS.View</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5AF3C5C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进入帖子</w:t>
            </w:r>
          </w:p>
        </w:tc>
      </w:tr>
      <w:tr w:rsidR="00B16890" w14:paraId="49771530" w14:textId="77777777" w:rsidTr="00B16890">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19C62446"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BBS.Reply</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616A637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回复帖子</w:t>
            </w:r>
          </w:p>
        </w:tc>
      </w:tr>
      <w:tr w:rsidR="00B16890" w14:paraId="4B2726A7" w14:textId="77777777" w:rsidTr="00B16890">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7874B26B" w14:textId="77777777" w:rsidR="00B16890" w:rsidRDefault="00B16890" w:rsidP="00B16890">
            <w:pPr>
              <w:autoSpaceDE w:val="0"/>
              <w:autoSpaceDN w:val="0"/>
              <w:adjustRightInd w:val="0"/>
              <w:spacing w:line="372" w:lineRule="exact"/>
              <w:ind w:left="527"/>
              <w:jc w:val="left"/>
              <w:rPr>
                <w:rFonts w:ascii="宋体" w:hAnsi="宋体" w:cs="Calibri"/>
                <w:color w:val="000000"/>
                <w:kern w:val="0"/>
                <w:sz w:val="22"/>
              </w:rPr>
            </w:pPr>
            <w:proofErr w:type="spellStart"/>
            <w:r>
              <w:rPr>
                <w:rFonts w:ascii="宋体" w:hAnsi="宋体" w:cs="Calibri"/>
                <w:color w:val="000000"/>
                <w:kern w:val="0"/>
                <w:sz w:val="22"/>
              </w:rPr>
              <w:t>BBS.Delete</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2FEDA6DD" w14:textId="77777777" w:rsidR="00B16890" w:rsidRDefault="00B16890" w:rsidP="00B16890">
            <w:pPr>
              <w:keepNext/>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删除帖子</w:t>
            </w:r>
          </w:p>
        </w:tc>
      </w:tr>
    </w:tbl>
    <w:p w14:paraId="3802C19D" w14:textId="77777777" w:rsidR="00B16890" w:rsidRDefault="00B16890" w:rsidP="00B16890"/>
    <w:p w14:paraId="5CCA81EB" w14:textId="77777777" w:rsidR="00B16890" w:rsidRDefault="00B16890" w:rsidP="00B16890">
      <w:pPr>
        <w:pStyle w:val="1"/>
        <w:rPr>
          <w:rFonts w:ascii="宋体" w:hAnsi="宋体"/>
          <w:sz w:val="36"/>
          <w:szCs w:val="36"/>
        </w:rPr>
      </w:pPr>
      <w:bookmarkStart w:id="37" w:name="_Toc518417045"/>
      <w:r>
        <w:rPr>
          <w:rFonts w:ascii="宋体" w:hAnsi="宋体" w:hint="eastAsia"/>
          <w:sz w:val="36"/>
          <w:szCs w:val="36"/>
        </w:rPr>
        <w:lastRenderedPageBreak/>
        <w:t>4.1.4 用例图</w:t>
      </w:r>
      <w:bookmarkEnd w:id="37"/>
    </w:p>
    <w:p w14:paraId="5FE70510" w14:textId="7156003F" w:rsidR="00B16890" w:rsidRDefault="00B16890" w:rsidP="00B16890">
      <w:pPr>
        <w:keepNext/>
        <w:spacing w:line="360" w:lineRule="auto"/>
        <w:ind w:firstLineChars="200" w:firstLine="420"/>
        <w:rPr>
          <w:rFonts w:hint="eastAsia"/>
        </w:rPr>
      </w:pPr>
      <w:r w:rsidRPr="00B11FA9">
        <w:rPr>
          <w:noProof/>
        </w:rPr>
        <w:drawing>
          <wp:inline distT="0" distB="0" distL="0" distR="0" wp14:anchorId="06DC7EF7" wp14:editId="158D85E3">
            <wp:extent cx="5270500" cy="36195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3619500"/>
                    </a:xfrm>
                    <a:prstGeom prst="rect">
                      <a:avLst/>
                    </a:prstGeom>
                    <a:noFill/>
                    <a:ln>
                      <a:noFill/>
                    </a:ln>
                  </pic:spPr>
                </pic:pic>
              </a:graphicData>
            </a:graphic>
          </wp:inline>
        </w:drawing>
      </w:r>
    </w:p>
    <w:p w14:paraId="3CBA17D8" w14:textId="77777777" w:rsidR="00B16890" w:rsidRDefault="00B16890" w:rsidP="00B16890">
      <w:pPr>
        <w:spacing w:line="360" w:lineRule="auto"/>
        <w:jc w:val="left"/>
        <w:rPr>
          <w:rFonts w:ascii="宋体" w:hAnsi="宋体" w:cs="宋体" w:hint="eastAsia"/>
          <w:sz w:val="48"/>
          <w:szCs w:val="48"/>
        </w:rPr>
      </w:pPr>
    </w:p>
    <w:p w14:paraId="4A319BED" w14:textId="77777777" w:rsidR="00B16890" w:rsidRDefault="00B16890" w:rsidP="00B16890">
      <w:pPr>
        <w:spacing w:line="360" w:lineRule="auto"/>
        <w:jc w:val="left"/>
        <w:rPr>
          <w:rFonts w:ascii="宋体" w:hAnsi="宋体" w:cs="宋体" w:hint="eastAsia"/>
          <w:sz w:val="48"/>
          <w:szCs w:val="48"/>
        </w:rPr>
      </w:pPr>
    </w:p>
    <w:p w14:paraId="6C37A07F" w14:textId="77777777" w:rsidR="00B16890" w:rsidRDefault="00B16890" w:rsidP="00B16890">
      <w:pPr>
        <w:pStyle w:val="1"/>
        <w:rPr>
          <w:rFonts w:ascii="宋体" w:hAnsi="宋体" w:hint="eastAsia"/>
          <w:sz w:val="36"/>
          <w:szCs w:val="36"/>
        </w:rPr>
      </w:pPr>
      <w:bookmarkStart w:id="38" w:name="_Toc518417046"/>
      <w:r>
        <w:rPr>
          <w:rFonts w:ascii="宋体" w:hAnsi="宋体" w:hint="eastAsia"/>
          <w:sz w:val="36"/>
          <w:szCs w:val="36"/>
        </w:rPr>
        <w:t>4.1.5 用例描述</w:t>
      </w:r>
      <w:bookmarkEnd w:id="38"/>
    </w:p>
    <w:p w14:paraId="2D151A54" w14:textId="77777777" w:rsidR="00B16890" w:rsidRPr="00E135ED" w:rsidRDefault="00B16890" w:rsidP="00B16890">
      <w:pPr>
        <w:widowControl/>
        <w:shd w:val="clear" w:color="auto" w:fill="FFFFFF"/>
        <w:spacing w:before="100" w:beforeAutospacing="1" w:after="100" w:afterAutospacing="1" w:line="360" w:lineRule="atLeast"/>
        <w:ind w:firstLine="480"/>
        <w:rPr>
          <w:rFonts w:ascii="Times New Roman" w:hAnsi="Times New Roman"/>
          <w:color w:val="000000"/>
          <w:kern w:val="0"/>
          <w:sz w:val="27"/>
          <w:szCs w:val="27"/>
        </w:rPr>
      </w:pPr>
    </w:p>
    <w:p w14:paraId="1D9FDB77" w14:textId="77777777" w:rsidR="00B16890" w:rsidRPr="00E135ED" w:rsidRDefault="00B16890" w:rsidP="00B16890"/>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2A116762"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8B31AA2"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UC_Leader_01</w:t>
            </w:r>
          </w:p>
        </w:tc>
      </w:tr>
      <w:tr w:rsidR="00B16890" w14:paraId="24B54BEF"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8B7ECB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301520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注册</w:t>
            </w:r>
          </w:p>
        </w:tc>
      </w:tr>
      <w:tr w:rsidR="00B16890" w14:paraId="6F21A27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A2EE4C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40C18D6" w14:textId="14EBF3A0"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67FB026A"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8623EBD"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C0DC993" w14:textId="370E5E5C"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556A60F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39879A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7F8051" w14:textId="1AC05986"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437C615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D15DC4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AAFC097" w14:textId="6C7B69D2"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0243839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5AFCDAE"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4725C16"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67590D3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31C429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E34B6E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领导在登录界面进行注册</w:t>
            </w:r>
          </w:p>
        </w:tc>
      </w:tr>
      <w:tr w:rsidR="00B16890" w14:paraId="65AFE6F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E5DB0C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B53B76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4DFEFA4" w14:textId="77777777" w:rsidTr="00B16890">
        <w:trPr>
          <w:trHeight w:hRule="exact" w:val="375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83BCDC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951E213"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选择注册领导</w:t>
            </w:r>
          </w:p>
          <w:p w14:paraId="755AAEC4" w14:textId="77777777" w:rsidR="00B16890" w:rsidRDefault="00B16890" w:rsidP="00B16890">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数据库添加领导为预备状态</w:t>
            </w:r>
          </w:p>
          <w:p w14:paraId="32EF9A6D"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私信管理员对领导进行处理</w:t>
            </w:r>
          </w:p>
          <w:p w14:paraId="2D041FF1"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管理员处理后私信领导</w:t>
            </w:r>
          </w:p>
          <w:p w14:paraId="124A19F3" w14:textId="77777777" w:rsidR="00B16890" w:rsidRDefault="00B16890" w:rsidP="00B16890">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选择注册秘书</w:t>
            </w:r>
          </w:p>
          <w:p w14:paraId="3FD23800" w14:textId="77777777" w:rsidR="00B16890" w:rsidRDefault="00B16890" w:rsidP="00B16890">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数据库添加秘书</w:t>
            </w:r>
          </w:p>
          <w:p w14:paraId="7EBB1EBB"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秘书需申请加入某研究内容才能正式成为秘书</w:t>
            </w:r>
          </w:p>
          <w:p w14:paraId="6B96D7C1" w14:textId="77777777" w:rsidR="00B16890" w:rsidRDefault="00B16890" w:rsidP="00B16890">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B16890" w14:paraId="76220166" w14:textId="77777777" w:rsidTr="00B16890">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F9290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AA842E5"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领导单击注册按钮</w:t>
            </w:r>
          </w:p>
          <w:p w14:paraId="741B1225"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选择注册领导</w:t>
            </w:r>
          </w:p>
          <w:p w14:paraId="4D94162B"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填写个人信息，如姓名、用户名、密码、邮箱、手机等</w:t>
            </w:r>
          </w:p>
          <w:p w14:paraId="45234BDC"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单击提交，系统返回提示</w:t>
            </w:r>
          </w:p>
        </w:tc>
      </w:tr>
      <w:tr w:rsidR="00B16890" w14:paraId="302769EA" w14:textId="77777777" w:rsidTr="00B16890">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19C9507"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F0DE178"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填写手机和邮箱后需进行验证</w:t>
            </w:r>
          </w:p>
          <w:p w14:paraId="128F8DB7"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注册错误则重新填写个人信息</w:t>
            </w:r>
          </w:p>
          <w:p w14:paraId="283C6625"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4.2</w:t>
            </w:r>
            <w:r>
              <w:rPr>
                <w:rFonts w:ascii="宋体" w:hAnsi="宋体" w:cs="宋体"/>
                <w:color w:val="000000"/>
                <w:kern w:val="0"/>
                <w:sz w:val="22"/>
              </w:rPr>
              <w:t xml:space="preserve"> </w:t>
            </w:r>
            <w:r>
              <w:rPr>
                <w:rFonts w:ascii="宋体" w:hAnsi="宋体" w:cs="宋体" w:hint="eastAsia"/>
                <w:color w:val="000000"/>
                <w:kern w:val="0"/>
                <w:sz w:val="22"/>
              </w:rPr>
              <w:t>注册成功进入个人界面</w:t>
            </w:r>
          </w:p>
        </w:tc>
      </w:tr>
      <w:tr w:rsidR="00B16890" w14:paraId="60623B5A"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1712F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7408412"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手机或邮箱验证失败</w:t>
            </w:r>
          </w:p>
          <w:p w14:paraId="611792A9"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3.2</w:t>
            </w:r>
            <w:r>
              <w:rPr>
                <w:rFonts w:ascii="宋体" w:hAnsi="宋体" w:cs="宋体"/>
                <w:color w:val="000000"/>
                <w:kern w:val="0"/>
                <w:sz w:val="22"/>
              </w:rPr>
              <w:t xml:space="preserve"> </w:t>
            </w:r>
            <w:r>
              <w:rPr>
                <w:rFonts w:ascii="宋体" w:hAnsi="宋体" w:cs="宋体" w:hint="eastAsia"/>
                <w:color w:val="000000"/>
                <w:kern w:val="0"/>
                <w:sz w:val="22"/>
              </w:rPr>
              <w:t>用户名已被注册</w:t>
            </w:r>
          </w:p>
        </w:tc>
      </w:tr>
      <w:tr w:rsidR="00B16890" w14:paraId="7F186AEC" w14:textId="77777777" w:rsidTr="00B16890">
        <w:trPr>
          <w:trHeight w:hRule="exact" w:val="974"/>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8BE35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89DF6F9" w14:textId="77777777" w:rsidR="00B16890" w:rsidRDefault="00B16890" w:rsidP="00B16890">
            <w:pPr>
              <w:keepNext/>
              <w:autoSpaceDE w:val="0"/>
              <w:autoSpaceDN w:val="0"/>
              <w:adjustRightInd w:val="0"/>
              <w:spacing w:line="360" w:lineRule="auto"/>
              <w:ind w:left="108"/>
              <w:jc w:val="left"/>
              <w:rPr>
                <w:rFonts w:ascii="宋体" w:hAnsi="宋体" w:cs="宋体"/>
                <w:color w:val="000000"/>
                <w:kern w:val="0"/>
                <w:sz w:val="22"/>
              </w:rPr>
            </w:pPr>
            <w:bookmarkStart w:id="39" w:name="OLE_LINK1"/>
            <w:bookmarkStart w:id="40" w:name="OLE_LINK2"/>
            <w:bookmarkStart w:id="41" w:name="OLE_LINK3"/>
            <w:bookmarkStart w:id="42" w:name="OLE_LINK4"/>
            <w:r>
              <w:rPr>
                <w:rFonts w:ascii="宋体" w:hAnsi="宋体" w:cs="宋体" w:hint="eastAsia"/>
                <w:color w:val="000000"/>
                <w:kern w:val="0"/>
                <w:sz w:val="22"/>
              </w:rPr>
              <w:t>系统必须先验证注册用户的身份，确认为领导后方可注册，注册时</w:t>
            </w:r>
            <w:proofErr w:type="gramStart"/>
            <w:r>
              <w:rPr>
                <w:rFonts w:ascii="宋体" w:hAnsi="宋体" w:cs="宋体" w:hint="eastAsia"/>
                <w:color w:val="000000"/>
                <w:kern w:val="0"/>
                <w:sz w:val="22"/>
              </w:rPr>
              <w:t>用户民</w:t>
            </w:r>
            <w:proofErr w:type="gramEnd"/>
            <w:r>
              <w:rPr>
                <w:rFonts w:ascii="宋体" w:hAnsi="宋体" w:cs="宋体" w:hint="eastAsia"/>
                <w:color w:val="000000"/>
                <w:kern w:val="0"/>
                <w:sz w:val="22"/>
              </w:rPr>
              <w:t>默认为工号</w:t>
            </w:r>
            <w:bookmarkEnd w:id="39"/>
            <w:bookmarkEnd w:id="40"/>
            <w:bookmarkEnd w:id="41"/>
            <w:bookmarkEnd w:id="42"/>
          </w:p>
        </w:tc>
      </w:tr>
    </w:tbl>
    <w:p w14:paraId="66CACFFA" w14:textId="77777777" w:rsidR="00B16890" w:rsidRDefault="00B16890" w:rsidP="00B16890">
      <w:pPr>
        <w:pStyle w:val="af3"/>
      </w:pPr>
    </w:p>
    <w:p w14:paraId="0D99878F" w14:textId="77777777" w:rsidR="00B16890" w:rsidRPr="00E62C33" w:rsidRDefault="00B16890" w:rsidP="00B16890"/>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47F533E1"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5F23557"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UC_Leader_02</w:t>
            </w:r>
          </w:p>
        </w:tc>
      </w:tr>
      <w:tr w:rsidR="00B16890" w14:paraId="4BCE8B99"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4D4207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8ED89D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w:t>
            </w:r>
          </w:p>
        </w:tc>
      </w:tr>
      <w:tr w:rsidR="00B16890" w14:paraId="0ED9AAF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DCE3BE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BDE0102" w14:textId="6EFDE540"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00CC49F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F811F6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79E5915" w14:textId="087DABC1"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6D54D10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83EE35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FA58E66" w14:textId="446E0513"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003A15C"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9E39138"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A46FA78" w14:textId="20528A88" w:rsidR="00B16890" w:rsidRDefault="00B16890"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0A68B83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652497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DD974F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19F39D1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E6FEE5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7169F8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领导在登录界面进行登录</w:t>
            </w:r>
          </w:p>
        </w:tc>
      </w:tr>
      <w:tr w:rsidR="00B16890" w14:paraId="007298B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1DE766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70978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31B35F5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758BF6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2B3AAF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B16890" w14:paraId="3E652C3A"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95C4AC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4AD1EB6"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输入用户名和密码</w:t>
            </w:r>
          </w:p>
          <w:p w14:paraId="30802055"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点击登录</w:t>
            </w:r>
          </w:p>
        </w:tc>
      </w:tr>
      <w:tr w:rsidR="00B16890" w14:paraId="0CD330CF"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A5E949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97872A7"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登录失败返回登录页面</w:t>
            </w:r>
          </w:p>
        </w:tc>
      </w:tr>
      <w:tr w:rsidR="00B16890" w14:paraId="3E69CA9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D043B4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6622672"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用户名或密码错误，登录失败</w:t>
            </w:r>
          </w:p>
        </w:tc>
      </w:tr>
      <w:tr w:rsidR="00B16890" w14:paraId="7DBB7A0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8DE14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D07C27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46FFF0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C45975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4CAD59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72D3F0E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797AA3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0694DA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约每周三到五次每人</w:t>
            </w:r>
          </w:p>
        </w:tc>
      </w:tr>
      <w:tr w:rsidR="00B16890" w14:paraId="3F22557E" w14:textId="77777777" w:rsidTr="00B16890">
        <w:trPr>
          <w:trHeight w:hRule="exact" w:val="91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7CEB35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FC26179" w14:textId="77777777" w:rsidR="00B16890" w:rsidRDefault="00B16890" w:rsidP="00B16890">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系统必须先验证注册用户的身份，确认为领导后方可注册，注册时</w:t>
            </w:r>
            <w:proofErr w:type="gramStart"/>
            <w:r>
              <w:rPr>
                <w:rFonts w:ascii="宋体" w:hAnsi="宋体" w:cs="宋体" w:hint="eastAsia"/>
                <w:color w:val="000000"/>
                <w:kern w:val="0"/>
                <w:sz w:val="22"/>
              </w:rPr>
              <w:t>用户民</w:t>
            </w:r>
            <w:proofErr w:type="gramEnd"/>
            <w:r>
              <w:rPr>
                <w:rFonts w:ascii="宋体" w:hAnsi="宋体" w:cs="宋体" w:hint="eastAsia"/>
                <w:color w:val="000000"/>
                <w:kern w:val="0"/>
                <w:sz w:val="22"/>
              </w:rPr>
              <w:t>默认为工号</w:t>
            </w:r>
          </w:p>
        </w:tc>
      </w:tr>
    </w:tbl>
    <w:p w14:paraId="2336AA40" w14:textId="77777777" w:rsidR="00B16890" w:rsidRDefault="00B16890" w:rsidP="00B16890"/>
    <w:p w14:paraId="032E2D2C" w14:textId="77777777" w:rsidR="00B16890" w:rsidRDefault="00B16890" w:rsidP="00B16890"/>
    <w:p w14:paraId="1D87B53F" w14:textId="77777777" w:rsidR="00B16890" w:rsidRPr="00112ABC" w:rsidRDefault="00B16890" w:rsidP="00B16890"/>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29668A09"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A40F792"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UC_Leader_03</w:t>
            </w:r>
          </w:p>
        </w:tc>
      </w:tr>
      <w:tr w:rsidR="00B16890" w14:paraId="5CE8978A"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DCA479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42A7C2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找回密码</w:t>
            </w:r>
          </w:p>
        </w:tc>
      </w:tr>
      <w:tr w:rsidR="00B16890" w14:paraId="554E44C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20A60A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2AA023" w14:textId="3BB24C3F"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7B84576C"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B0FC2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EC7368B" w14:textId="3D4F8673"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766C070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F1ABDC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FEF325D" w14:textId="7D978666"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FB6021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956914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9111741" w14:textId="1B950B3D"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10F123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7BE2C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B8011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7BCAD5D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3BBF8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12F39D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领导在登录界面点击忘记密码</w:t>
            </w:r>
          </w:p>
        </w:tc>
      </w:tr>
      <w:tr w:rsidR="00B16890" w14:paraId="0E5B668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F7B09D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E35BB3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BC14BFB"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379EC9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7762DA1"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B16890" w14:paraId="65672C83" w14:textId="77777777" w:rsidTr="00B16890">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8CDBD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DB748B"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输入真实姓名以及手机号</w:t>
            </w:r>
          </w:p>
          <w:p w14:paraId="5512C872"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验证手机号</w:t>
            </w:r>
          </w:p>
          <w:p w14:paraId="4CA08FFC"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输入新密码</w:t>
            </w:r>
          </w:p>
          <w:p w14:paraId="46C096D4"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返回登录界面</w:t>
            </w:r>
          </w:p>
        </w:tc>
      </w:tr>
      <w:tr w:rsidR="00B16890" w14:paraId="1D8A5E4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23943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9F956F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80EA9E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4ECE9C"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591F32"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手机号验证错误重新验证</w:t>
            </w:r>
          </w:p>
        </w:tc>
      </w:tr>
      <w:tr w:rsidR="00B16890" w14:paraId="55B462F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5994D4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5374DE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3D75A1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445ABF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E2334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5BEF8EC5"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A79F3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92B9D3"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一年几十次</w:t>
            </w:r>
          </w:p>
        </w:tc>
      </w:tr>
      <w:tr w:rsidR="00B16890" w14:paraId="00079BE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045017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25633A2"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bookmarkStart w:id="43" w:name="OLE_LINK5"/>
            <w:bookmarkStart w:id="44" w:name="OLE_LINK6"/>
            <w:bookmarkStart w:id="45" w:name="OLE_LINK7"/>
            <w:r>
              <w:rPr>
                <w:rFonts w:ascii="宋体" w:hAnsi="宋体" w:cs="宋体" w:hint="eastAsia"/>
                <w:color w:val="000000"/>
                <w:kern w:val="0"/>
                <w:sz w:val="22"/>
              </w:rPr>
              <w:t>如果手机号停用，则需要联系管理员处进行人工找回</w:t>
            </w:r>
            <w:bookmarkEnd w:id="43"/>
            <w:bookmarkEnd w:id="44"/>
            <w:bookmarkEnd w:id="45"/>
          </w:p>
        </w:tc>
      </w:tr>
    </w:tbl>
    <w:p w14:paraId="3EF5B747" w14:textId="77777777" w:rsidR="00B16890" w:rsidRDefault="00B16890" w:rsidP="00B16890"/>
    <w:p w14:paraId="7384F303" w14:textId="77777777" w:rsidR="00B16890" w:rsidRDefault="00B16890" w:rsidP="00B16890"/>
    <w:p w14:paraId="4E6BA7DC" w14:textId="77777777" w:rsidR="00B16890" w:rsidRDefault="00B16890" w:rsidP="00B16890"/>
    <w:p w14:paraId="131380CF" w14:textId="77777777" w:rsidR="00B16890"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5A94CF13"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E414F87"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UC_Leader_04</w:t>
            </w:r>
          </w:p>
        </w:tc>
      </w:tr>
      <w:tr w:rsidR="00B16890" w14:paraId="5968305F"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9D8EE7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23FECB2"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修改个人信息</w:t>
            </w:r>
          </w:p>
        </w:tc>
      </w:tr>
      <w:tr w:rsidR="00B16890" w14:paraId="475A7F0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D147FD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78E79E" w14:textId="607186DA"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1C71B178"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5C8E9B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7BB0313" w14:textId="7E045FF8" w:rsidR="00B16890" w:rsidRDefault="00B16890" w:rsidP="00B16890">
            <w:pPr>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4D071A9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0B1F99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C1347A" w14:textId="7A4D37DE" w:rsidR="00B16890" w:rsidRDefault="00B16890" w:rsidP="00B16890">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B16890" w14:paraId="584CE9C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494E14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E929436" w14:textId="6B6BF336" w:rsidR="00B16890" w:rsidRDefault="00B16890" w:rsidP="00B16890">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B16890" w14:paraId="7538464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9B080F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50FE4B"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领导</w:t>
            </w:r>
          </w:p>
        </w:tc>
      </w:tr>
      <w:tr w:rsidR="00B16890" w14:paraId="7F88BF2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EE0DFC"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99B2289" w14:textId="77777777" w:rsidR="00B16890" w:rsidRDefault="00B16890" w:rsidP="00B16890">
            <w:pPr>
              <w:autoSpaceDE w:val="0"/>
              <w:autoSpaceDN w:val="0"/>
              <w:adjustRightInd w:val="0"/>
              <w:spacing w:line="348" w:lineRule="exact"/>
              <w:jc w:val="left"/>
              <w:rPr>
                <w:rFonts w:ascii="宋体" w:hAnsi="宋体" w:cs="宋体"/>
                <w:color w:val="000000"/>
                <w:kern w:val="0"/>
                <w:sz w:val="22"/>
              </w:rPr>
            </w:pPr>
            <w:r>
              <w:rPr>
                <w:rFonts w:ascii="宋体" w:hAnsi="宋体" w:cs="宋体" w:hint="eastAsia"/>
                <w:color w:val="000000"/>
                <w:kern w:val="0"/>
                <w:sz w:val="22"/>
              </w:rPr>
              <w:t>领导在个人信息界面修改信息</w:t>
            </w:r>
          </w:p>
        </w:tc>
      </w:tr>
      <w:tr w:rsidR="00B16890" w14:paraId="49BF314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C193B4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03774C" w14:textId="77777777" w:rsidR="00B16890" w:rsidRDefault="00B16890" w:rsidP="00B16890">
            <w:p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33045F0C"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B16890" w14:paraId="5C53B77E"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6D2CD3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018391C"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B16890" w14:paraId="53723F49" w14:textId="77777777" w:rsidTr="00B16890">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2B3523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464C71E" w14:textId="77777777" w:rsidR="00B16890" w:rsidRDefault="00B16890" w:rsidP="00B16890">
            <w:pPr>
              <w:autoSpaceDE w:val="0"/>
              <w:autoSpaceDN w:val="0"/>
              <w:adjustRightInd w:val="0"/>
              <w:spacing w:line="374" w:lineRule="exact"/>
              <w:jc w:val="left"/>
              <w:rPr>
                <w:rFonts w:ascii="宋体" w:hAnsi="宋体" w:cs="宋体"/>
                <w:color w:val="000000"/>
                <w:kern w:val="0"/>
                <w:sz w:val="22"/>
              </w:rPr>
            </w:pPr>
            <w:r>
              <w:rPr>
                <w:rFonts w:ascii="宋体" w:hAnsi="宋体" w:cs="宋体" w:hint="eastAsia"/>
                <w:color w:val="000000"/>
                <w:kern w:val="0"/>
                <w:sz w:val="22"/>
              </w:rPr>
              <w:t>修改个人信息（不包含手机和邮箱）</w:t>
            </w:r>
          </w:p>
          <w:p w14:paraId="29378EE9" w14:textId="77777777" w:rsidR="00B16890" w:rsidRDefault="00B16890" w:rsidP="00B16890">
            <w:pPr>
              <w:autoSpaceDE w:val="0"/>
              <w:autoSpaceDN w:val="0"/>
              <w:adjustRightInd w:val="0"/>
              <w:spacing w:line="468" w:lineRule="exact"/>
              <w:jc w:val="left"/>
              <w:rPr>
                <w:rFonts w:ascii="宋体" w:hAnsi="宋体" w:cs="宋体"/>
                <w:color w:val="000000"/>
                <w:kern w:val="0"/>
                <w:sz w:val="22"/>
              </w:rPr>
            </w:pPr>
            <w:r>
              <w:rPr>
                <w:rFonts w:ascii="宋体" w:hAnsi="宋体" w:cs="宋体" w:hint="eastAsia"/>
                <w:color w:val="000000"/>
                <w:kern w:val="0"/>
                <w:sz w:val="22"/>
              </w:rPr>
              <w:t>点击提交</w:t>
            </w:r>
          </w:p>
        </w:tc>
      </w:tr>
      <w:tr w:rsidR="00B16890" w14:paraId="0518266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0F2A7A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816FDEC"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B16890" w14:paraId="0782264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86AEF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BF3EAC3"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B16890" w14:paraId="32E4066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03AAA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B6338A"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B16890" w14:paraId="0B93576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0D786D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5DFBD8"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中</w:t>
            </w:r>
          </w:p>
        </w:tc>
      </w:tr>
      <w:tr w:rsidR="00B16890" w14:paraId="57AE8D28"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E8DAEC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C774C16"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十次每人</w:t>
            </w:r>
          </w:p>
        </w:tc>
      </w:tr>
      <w:tr w:rsidR="00B16890" w14:paraId="44042E3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E6A14F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6B334FA"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6F6DD430" w14:textId="77777777" w:rsidR="00B16890" w:rsidRDefault="00B16890" w:rsidP="00B16890"/>
    <w:p w14:paraId="637217F7" w14:textId="77777777" w:rsidR="00B16890" w:rsidRDefault="00B16890" w:rsidP="00B16890"/>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608DD1CE"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B0E598A"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UC_Leader_05</w:t>
            </w:r>
          </w:p>
        </w:tc>
      </w:tr>
      <w:tr w:rsidR="00B16890" w14:paraId="6F656640"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BB6C16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6D263FAB"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上</w:t>
            </w:r>
            <w:proofErr w:type="gramStart"/>
            <w:r>
              <w:rPr>
                <w:rFonts w:ascii="宋体" w:hAnsi="宋体" w:cs="宋体" w:hint="eastAsia"/>
                <w:color w:val="000000"/>
                <w:kern w:val="0"/>
                <w:sz w:val="22"/>
              </w:rPr>
              <w:t>传个人</w:t>
            </w:r>
            <w:proofErr w:type="gramEnd"/>
            <w:r>
              <w:rPr>
                <w:rFonts w:ascii="宋体" w:hAnsi="宋体" w:cs="宋体" w:hint="eastAsia"/>
                <w:color w:val="000000"/>
                <w:kern w:val="0"/>
                <w:sz w:val="22"/>
              </w:rPr>
              <w:t>信息资料</w:t>
            </w:r>
          </w:p>
        </w:tc>
      </w:tr>
      <w:tr w:rsidR="00B16890" w14:paraId="61CA5F4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108B1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5B45269" w14:textId="3C03595F"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292329B3"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BB7396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213CB8" w14:textId="2F332A43" w:rsidR="00B16890" w:rsidRDefault="00B16890" w:rsidP="00B16890">
            <w:pPr>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00C4667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5037D1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1E38725" w14:textId="01371DBC" w:rsidR="00B16890" w:rsidRDefault="00B16890" w:rsidP="00B16890">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B16890" w14:paraId="0D06ADF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99BBCC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6A5ADBB" w14:textId="520B82C2" w:rsidR="00B16890" w:rsidRDefault="00B16890" w:rsidP="00B16890">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B16890" w14:paraId="056B771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4BF85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1827913"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领导</w:t>
            </w:r>
          </w:p>
        </w:tc>
      </w:tr>
      <w:tr w:rsidR="00B16890" w14:paraId="5B2FACE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C569A2"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E721F82" w14:textId="77777777" w:rsidR="00B16890" w:rsidRDefault="00B16890" w:rsidP="00B16890">
            <w:pPr>
              <w:autoSpaceDE w:val="0"/>
              <w:autoSpaceDN w:val="0"/>
              <w:adjustRightInd w:val="0"/>
              <w:spacing w:line="348" w:lineRule="exact"/>
              <w:jc w:val="left"/>
              <w:rPr>
                <w:rFonts w:ascii="宋体" w:hAnsi="宋体" w:cs="宋体"/>
                <w:color w:val="000000"/>
                <w:kern w:val="0"/>
                <w:sz w:val="22"/>
              </w:rPr>
            </w:pPr>
            <w:r>
              <w:rPr>
                <w:rFonts w:ascii="宋体" w:hAnsi="宋体" w:cs="宋体" w:hint="eastAsia"/>
                <w:color w:val="000000"/>
                <w:kern w:val="0"/>
                <w:sz w:val="22"/>
              </w:rPr>
              <w:t>领导在个人信息界面上</w:t>
            </w:r>
            <w:proofErr w:type="gramStart"/>
            <w:r>
              <w:rPr>
                <w:rFonts w:ascii="宋体" w:hAnsi="宋体" w:cs="宋体" w:hint="eastAsia"/>
                <w:color w:val="000000"/>
                <w:kern w:val="0"/>
                <w:sz w:val="22"/>
              </w:rPr>
              <w:t>传个人</w:t>
            </w:r>
            <w:proofErr w:type="gramEnd"/>
            <w:r>
              <w:rPr>
                <w:rFonts w:ascii="宋体" w:hAnsi="宋体" w:cs="宋体" w:hint="eastAsia"/>
                <w:color w:val="000000"/>
                <w:kern w:val="0"/>
                <w:sz w:val="22"/>
              </w:rPr>
              <w:t>信息资料</w:t>
            </w:r>
          </w:p>
        </w:tc>
      </w:tr>
      <w:tr w:rsidR="00B16890" w14:paraId="6CD30A5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F07F9F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0C9A53" w14:textId="77777777" w:rsidR="00B16890" w:rsidRDefault="00B16890" w:rsidP="00B16890">
            <w:p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7E891AB8"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B16890" w14:paraId="37EAEF0F"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74193A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9C9A5D0"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数据库中上传信息资料，事件存入日志</w:t>
            </w:r>
          </w:p>
        </w:tc>
      </w:tr>
      <w:tr w:rsidR="00B16890" w14:paraId="6F1877A0" w14:textId="77777777" w:rsidTr="00B16890">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AE1EBC3"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81E8575" w14:textId="77777777" w:rsidR="00B16890" w:rsidRDefault="00B16890" w:rsidP="00B16890">
            <w:pPr>
              <w:autoSpaceDE w:val="0"/>
              <w:autoSpaceDN w:val="0"/>
              <w:adjustRightInd w:val="0"/>
              <w:spacing w:line="374" w:lineRule="exact"/>
              <w:jc w:val="left"/>
              <w:rPr>
                <w:rFonts w:ascii="宋体" w:hAnsi="宋体" w:cs="宋体"/>
                <w:color w:val="000000"/>
                <w:kern w:val="0"/>
                <w:sz w:val="22"/>
              </w:rPr>
            </w:pPr>
            <w:r>
              <w:rPr>
                <w:rFonts w:ascii="宋体" w:hAnsi="宋体" w:cs="宋体" w:hint="eastAsia"/>
                <w:color w:val="000000"/>
                <w:kern w:val="0"/>
                <w:sz w:val="22"/>
              </w:rPr>
              <w:t>上</w:t>
            </w:r>
            <w:proofErr w:type="gramStart"/>
            <w:r>
              <w:rPr>
                <w:rFonts w:ascii="宋体" w:hAnsi="宋体" w:cs="宋体" w:hint="eastAsia"/>
                <w:color w:val="000000"/>
                <w:kern w:val="0"/>
                <w:sz w:val="22"/>
              </w:rPr>
              <w:t>传个人</w:t>
            </w:r>
            <w:proofErr w:type="gramEnd"/>
            <w:r>
              <w:rPr>
                <w:rFonts w:ascii="宋体" w:hAnsi="宋体" w:cs="宋体" w:hint="eastAsia"/>
                <w:color w:val="000000"/>
                <w:kern w:val="0"/>
                <w:sz w:val="22"/>
              </w:rPr>
              <w:t>信息资料（不包含手机和邮箱）</w:t>
            </w:r>
          </w:p>
          <w:p w14:paraId="25F2CFBE" w14:textId="77777777" w:rsidR="00B16890" w:rsidRDefault="00B16890" w:rsidP="00B16890">
            <w:pPr>
              <w:autoSpaceDE w:val="0"/>
              <w:autoSpaceDN w:val="0"/>
              <w:adjustRightInd w:val="0"/>
              <w:spacing w:line="468" w:lineRule="exact"/>
              <w:jc w:val="left"/>
              <w:rPr>
                <w:rFonts w:ascii="宋体" w:hAnsi="宋体" w:cs="宋体"/>
                <w:color w:val="000000"/>
                <w:kern w:val="0"/>
                <w:sz w:val="22"/>
              </w:rPr>
            </w:pPr>
            <w:r>
              <w:rPr>
                <w:rFonts w:ascii="宋体" w:hAnsi="宋体" w:cs="宋体" w:hint="eastAsia"/>
                <w:color w:val="000000"/>
                <w:kern w:val="0"/>
                <w:sz w:val="22"/>
              </w:rPr>
              <w:t>点击提交</w:t>
            </w:r>
          </w:p>
        </w:tc>
      </w:tr>
      <w:tr w:rsidR="00B16890" w14:paraId="68BFFA6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8B2198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8A392C"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B16890" w14:paraId="40660D7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7F5AB0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6AE8662"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B16890" w14:paraId="3AB0274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620042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4BDED3"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B16890" w14:paraId="1F2AEBC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2DEEA5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CFE904"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中</w:t>
            </w:r>
          </w:p>
        </w:tc>
      </w:tr>
      <w:tr w:rsidR="00B16890" w14:paraId="7FBE349E"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CA453B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72D4BB5"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十次每人</w:t>
            </w:r>
          </w:p>
        </w:tc>
      </w:tr>
      <w:tr w:rsidR="00B16890" w14:paraId="07995BB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F597B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ECB4816"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215F7E21" w14:textId="77777777" w:rsidR="00B16890" w:rsidRDefault="00B16890" w:rsidP="00B16890"/>
    <w:p w14:paraId="67766FE2" w14:textId="77777777" w:rsidR="00B16890" w:rsidRDefault="00B16890" w:rsidP="00B16890">
      <w:pPr>
        <w:spacing w:line="360" w:lineRule="auto"/>
        <w:rPr>
          <w:rFonts w:ascii="宋体" w:hAnsi="宋体" w:cs="宋体"/>
          <w:sz w:val="24"/>
        </w:rPr>
      </w:pPr>
    </w:p>
    <w:p w14:paraId="45AF1E46" w14:textId="77777777" w:rsidR="00B16890"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491DC8E3"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A292FDB"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UC_Leader_06</w:t>
            </w:r>
          </w:p>
        </w:tc>
      </w:tr>
      <w:tr w:rsidR="00B16890" w14:paraId="044F7FFC"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6B08EA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E5C41A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修改密码</w:t>
            </w:r>
          </w:p>
        </w:tc>
      </w:tr>
      <w:tr w:rsidR="00B16890" w14:paraId="7CC495F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8ED91A1"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CF8B856" w14:textId="253E0A9F"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5E650F2F"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CBA96C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D361233" w14:textId="6947D99B"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164A57E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604640D"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17F28BA" w14:textId="708748A9" w:rsidR="00B16890" w:rsidRDefault="00B16890"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BB3877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D1A840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D478484" w14:textId="183D8B4D"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219C9B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161571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E58073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4F3AE6B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5C00F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E9EDAC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领导在个人信息界面修改密码</w:t>
            </w:r>
          </w:p>
        </w:tc>
      </w:tr>
      <w:tr w:rsidR="00B16890" w14:paraId="61BE984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1B2121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6BB4E5"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0A07A12B"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B16890" w14:paraId="4417E387"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E4DBB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1CD17D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B16890" w14:paraId="5713B387" w14:textId="77777777" w:rsidTr="00B16890">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3807EC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38C2568" w14:textId="77777777" w:rsidR="00B16890" w:rsidRDefault="00B16890" w:rsidP="00B16890">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填写旧密码和新密码</w:t>
            </w:r>
          </w:p>
          <w:p w14:paraId="4283D874"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点击确定</w:t>
            </w:r>
          </w:p>
        </w:tc>
      </w:tr>
      <w:tr w:rsidR="00B16890" w14:paraId="7642F64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9DB36A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9CBB09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1E8EAB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1EF2F6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FFA570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旧密码错误，重新设置</w:t>
            </w:r>
          </w:p>
        </w:tc>
      </w:tr>
      <w:tr w:rsidR="00B16890" w14:paraId="6E8E474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F80D959"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D1F22FE"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E9760A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35098C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601D00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3F87C591"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064EAE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A9349E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B16890" w14:paraId="30E4C5D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6B323F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bookmarkStart w:id="46" w:name="OLE_LINK8" w:colFirst="1" w:colLast="1"/>
            <w:bookmarkStart w:id="47" w:name="OLE_LINK9" w:colFirst="1" w:colLast="1"/>
            <w:bookmarkStart w:id="48" w:name="_Hlk486400560"/>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176AD58"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密码必须由英文字幕和数字组成，不少于10个字符</w:t>
            </w:r>
          </w:p>
        </w:tc>
      </w:tr>
      <w:bookmarkEnd w:id="46"/>
      <w:bookmarkEnd w:id="47"/>
      <w:bookmarkEnd w:id="48"/>
    </w:tbl>
    <w:p w14:paraId="538582EB" w14:textId="77777777" w:rsidR="00B16890" w:rsidRDefault="00B16890" w:rsidP="00B16890"/>
    <w:p w14:paraId="43FC60B7" w14:textId="77777777" w:rsidR="00B16890" w:rsidRDefault="00B16890" w:rsidP="00B16890"/>
    <w:p w14:paraId="4417232C" w14:textId="77777777" w:rsidR="00B16890" w:rsidRDefault="00B16890" w:rsidP="00B16890"/>
    <w:p w14:paraId="46AD2EE4" w14:textId="77777777" w:rsidR="00B16890"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23A1E2B0"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CECCDD8"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UC_Leader_07</w:t>
            </w:r>
          </w:p>
        </w:tc>
      </w:tr>
      <w:tr w:rsidR="00B16890" w14:paraId="0CF7B38D"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482404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63E96C9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绑定手机和邮箱</w:t>
            </w:r>
          </w:p>
        </w:tc>
      </w:tr>
      <w:tr w:rsidR="00B16890" w14:paraId="7FEFB48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5AFE1C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75093A" w14:textId="7A8EA32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4589D90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9EEBE8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0FD5CC" w14:textId="7495D934"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3D4384FE"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57232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DEB7711" w14:textId="18F5D1F8" w:rsidR="00B16890" w:rsidRDefault="00B16890"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31954D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251D87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EB39E7" w14:textId="68A95A32"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D93FB8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DD8BB1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E8EF68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62CAAAA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12507F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AE6E4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领导在个人信息界面修改密码</w:t>
            </w:r>
          </w:p>
        </w:tc>
      </w:tr>
      <w:tr w:rsidR="00B16890" w14:paraId="4A2EB110"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401E6D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801B0F4"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63EE5B3A"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B16890" w14:paraId="737C13F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C4B895A"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E13A07"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数据库中更新手机邮箱，事件存入日志</w:t>
            </w:r>
          </w:p>
        </w:tc>
      </w:tr>
      <w:tr w:rsidR="00B16890" w14:paraId="11589EEB" w14:textId="77777777" w:rsidTr="00B16890">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A1669C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8E40387" w14:textId="77777777" w:rsidR="00B16890" w:rsidRDefault="00B16890" w:rsidP="00B16890">
            <w:pPr>
              <w:autoSpaceDE w:val="0"/>
              <w:autoSpaceDN w:val="0"/>
              <w:adjustRightInd w:val="0"/>
              <w:spacing w:line="374" w:lineRule="exact"/>
              <w:ind w:left="82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验证旧手机或旧邮箱</w:t>
            </w:r>
          </w:p>
          <w:p w14:paraId="6E6839F7" w14:textId="77777777" w:rsidR="00B16890" w:rsidRDefault="00B16890" w:rsidP="00B16890">
            <w:pPr>
              <w:autoSpaceDE w:val="0"/>
              <w:autoSpaceDN w:val="0"/>
              <w:adjustRightInd w:val="0"/>
              <w:spacing w:line="468" w:lineRule="exact"/>
              <w:ind w:left="82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填写新手机或新邮箱</w:t>
            </w:r>
          </w:p>
          <w:p w14:paraId="2F84B676" w14:textId="77777777" w:rsidR="00B16890" w:rsidRDefault="00B16890" w:rsidP="00B16890">
            <w:pPr>
              <w:autoSpaceDE w:val="0"/>
              <w:autoSpaceDN w:val="0"/>
              <w:adjustRightInd w:val="0"/>
              <w:spacing w:line="467" w:lineRule="exact"/>
              <w:ind w:left="82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验证新手机或新邮箱</w:t>
            </w:r>
          </w:p>
        </w:tc>
      </w:tr>
      <w:tr w:rsidR="00B16890" w14:paraId="7B54500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D54CE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4F30D5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912BF03"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8FBD1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1560860"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1.1</w:t>
            </w:r>
            <w:r>
              <w:rPr>
                <w:rFonts w:ascii="宋体" w:hAnsi="宋体" w:cs="宋体"/>
                <w:color w:val="000000"/>
                <w:kern w:val="0"/>
                <w:sz w:val="22"/>
              </w:rPr>
              <w:t xml:space="preserve"> </w:t>
            </w:r>
            <w:r>
              <w:rPr>
                <w:rFonts w:ascii="宋体" w:hAnsi="宋体" w:cs="宋体" w:hint="eastAsia"/>
                <w:color w:val="000000"/>
                <w:kern w:val="0"/>
                <w:sz w:val="22"/>
              </w:rPr>
              <w:t>验证旧密码或旧邮箱错误，重新验证</w:t>
            </w:r>
          </w:p>
          <w:p w14:paraId="3C8C2FCE"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验证新手机或新密码错误，重新验证</w:t>
            </w:r>
          </w:p>
        </w:tc>
      </w:tr>
      <w:tr w:rsidR="00B16890" w14:paraId="60E06BB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36B36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08C492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053A20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C91049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26964F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03C1FC1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37C1D9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B88376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B16890" w14:paraId="20A06DA1"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3F1463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1E89FD"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如果旧手机号停用，则需要联系管理员处进行人工找回</w:t>
            </w:r>
          </w:p>
        </w:tc>
      </w:tr>
    </w:tbl>
    <w:p w14:paraId="459A6E3D" w14:textId="77777777" w:rsidR="00B16890" w:rsidRDefault="00B16890" w:rsidP="00B16890"/>
    <w:p w14:paraId="5083EF34" w14:textId="77777777" w:rsidR="00B16890" w:rsidRDefault="00B16890" w:rsidP="00B16890"/>
    <w:p w14:paraId="707C7DF2" w14:textId="77777777" w:rsidR="00B16890" w:rsidRDefault="00B16890" w:rsidP="00B16890"/>
    <w:p w14:paraId="72F8A7DE" w14:textId="77777777" w:rsidR="00B16890" w:rsidRPr="00112ABC" w:rsidRDefault="00B16890" w:rsidP="00B16890"/>
    <w:p w14:paraId="484CF2B3" w14:textId="77777777" w:rsidR="00B16890"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7B6D68C0"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B078B07"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UC_Leader_08</w:t>
            </w:r>
          </w:p>
        </w:tc>
      </w:tr>
      <w:tr w:rsidR="00B16890" w14:paraId="72B7BF82"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F588C7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3111DF9"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查看研究内容</w:t>
            </w:r>
          </w:p>
        </w:tc>
      </w:tr>
      <w:tr w:rsidR="00B16890" w14:paraId="65A1E0C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E3AC75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FE9B89" w14:textId="0D2E49FE"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2A1DD4C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E396F5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C711ACC" w14:textId="02E5529F"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3F13309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79D4B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E2C102" w14:textId="1CCCEE75"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w:t>
            </w:r>
            <w:r>
              <w:rPr>
                <w:rFonts w:ascii="宋体" w:hAnsi="宋体" w:cs="Calibri" w:hint="eastAsia"/>
                <w:color w:val="000000"/>
                <w:kern w:val="0"/>
                <w:sz w:val="22"/>
              </w:rPr>
              <w:t>/</w:t>
            </w:r>
            <w:r>
              <w:rPr>
                <w:rFonts w:ascii="宋体" w:hAnsi="宋体" w:cs="Calibri"/>
                <w:color w:val="000000"/>
                <w:kern w:val="0"/>
                <w:sz w:val="22"/>
              </w:rPr>
              <w:t>16</w:t>
            </w:r>
          </w:p>
        </w:tc>
      </w:tr>
      <w:tr w:rsidR="00B16890" w14:paraId="586E922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E3CA41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76F0062" w14:textId="4E63A3CC"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E6D8A5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E8F6B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84DDEE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57693611"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B6091C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C47FD7"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领导在研究内容管理界面查看研究内容</w:t>
            </w:r>
          </w:p>
        </w:tc>
      </w:tr>
      <w:tr w:rsidR="00B16890" w14:paraId="7C3284CD"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A4C17A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433FD3E"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6987075E"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B16890" w14:paraId="1DD634F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91D9CA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00F164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B16890" w14:paraId="545EC68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DBB217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F002A2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点击查看研究内容按钮</w:t>
            </w:r>
          </w:p>
        </w:tc>
      </w:tr>
      <w:tr w:rsidR="00B16890" w14:paraId="4BF2E96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F416F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922ED3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A9D823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0F1555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56479B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3E49F5E"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79A89E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EA8FC51"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4DD75B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C2C13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E7B8D0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51E91D7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FAE91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CC125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二次每人</w:t>
            </w:r>
          </w:p>
        </w:tc>
      </w:tr>
      <w:tr w:rsidR="00B16890" w14:paraId="556A5B4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1BB04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C47468C"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6C3C745A" w14:textId="77777777" w:rsidR="00B16890"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0AF28DA6"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6489E6C"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UC_Leader_09</w:t>
            </w:r>
          </w:p>
        </w:tc>
      </w:tr>
      <w:tr w:rsidR="00B16890" w14:paraId="25F911B4"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630C8D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68948D2E"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修改研究内容</w:t>
            </w:r>
          </w:p>
        </w:tc>
      </w:tr>
      <w:tr w:rsidR="00B16890" w14:paraId="39B0901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F28E0C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435F6C" w14:textId="26D7FA04"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6DD0BAE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595BF9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CE3E4E4" w14:textId="65F5EE24"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20228E6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B9FBD2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A27B39E" w14:textId="5ABA2B94"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4D94B3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BD4B9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109178D" w14:textId="525BAEB3"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A9EFC8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F26A83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910F54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0A88996A"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04A054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B87C62"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领导在研究内容管理界面修改研究内容</w:t>
            </w:r>
          </w:p>
        </w:tc>
      </w:tr>
      <w:tr w:rsidR="00B16890" w14:paraId="0BE35D96"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723AD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A493BCC"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6688098D"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B16890" w14:paraId="3C4D6BC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C8A048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DCA25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B16890" w14:paraId="6F5106A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12D832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0CFCF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点击修改研究内容按钮</w:t>
            </w:r>
          </w:p>
        </w:tc>
      </w:tr>
      <w:tr w:rsidR="00B16890" w14:paraId="5F2EF8F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798DE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C45071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A26FFA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81116B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2A1F45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D92416B"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52B5C6D"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B858D80"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F15CA8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E4582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9167F1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1579D9E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067F1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E46997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二次每人</w:t>
            </w:r>
          </w:p>
        </w:tc>
      </w:tr>
      <w:tr w:rsidR="00B16890" w14:paraId="782CB0A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A90F7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6C329F0"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65810586" w14:textId="77777777" w:rsidR="00B16890" w:rsidRDefault="00B16890" w:rsidP="00B16890">
      <w:pPr>
        <w:spacing w:line="360" w:lineRule="auto"/>
        <w:rPr>
          <w:rFonts w:ascii="宋体" w:hAnsi="宋体" w:cs="宋体"/>
          <w:sz w:val="24"/>
        </w:rPr>
      </w:pPr>
    </w:p>
    <w:p w14:paraId="21BDDB65" w14:textId="77777777" w:rsidR="00B16890"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25C1FCA1"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B9672E2"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UC_Leader_10</w:t>
            </w:r>
          </w:p>
        </w:tc>
      </w:tr>
      <w:tr w:rsidR="00B16890" w14:paraId="18AB2855"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E056CA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5125228C"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上</w:t>
            </w:r>
            <w:proofErr w:type="gramStart"/>
            <w:r>
              <w:rPr>
                <w:rFonts w:ascii="宋体" w:hAnsi="宋体" w:cs="宋体" w:hint="eastAsia"/>
                <w:color w:val="000000"/>
                <w:kern w:val="0"/>
                <w:sz w:val="22"/>
              </w:rPr>
              <w:t>传研究</w:t>
            </w:r>
            <w:proofErr w:type="gramEnd"/>
            <w:r>
              <w:rPr>
                <w:rFonts w:ascii="宋体" w:hAnsi="宋体" w:cs="宋体" w:hint="eastAsia"/>
                <w:color w:val="000000"/>
                <w:kern w:val="0"/>
                <w:sz w:val="22"/>
              </w:rPr>
              <w:t>内容资料</w:t>
            </w:r>
          </w:p>
        </w:tc>
      </w:tr>
      <w:tr w:rsidR="00B16890" w14:paraId="57335BD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93705B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EE235B6" w14:textId="078E5074"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33973A9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57F178"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D76DAD" w14:textId="1C89C9BC" w:rsidR="00B16890" w:rsidRPr="00B16890" w:rsidRDefault="00B16890" w:rsidP="00B16890">
            <w:pPr>
              <w:autoSpaceDE w:val="0"/>
              <w:autoSpaceDN w:val="0"/>
              <w:adjustRightInd w:val="0"/>
              <w:spacing w:line="348" w:lineRule="exact"/>
              <w:ind w:left="108"/>
              <w:jc w:val="left"/>
              <w:rPr>
                <w:rFonts w:ascii="宋体" w:hAnsi="宋体" w:cs="宋体"/>
                <w:b/>
                <w:bCs/>
                <w:color w:val="000000"/>
                <w:kern w:val="0"/>
                <w:sz w:val="22"/>
              </w:rPr>
            </w:pPr>
            <w:r>
              <w:rPr>
                <w:rFonts w:ascii="宋体" w:hAnsi="宋体" w:cs="宋体" w:hint="eastAsia"/>
                <w:color w:val="000000"/>
                <w:kern w:val="0"/>
                <w:sz w:val="22"/>
              </w:rPr>
              <w:t>薛轲翰</w:t>
            </w:r>
          </w:p>
        </w:tc>
      </w:tr>
      <w:tr w:rsidR="00B16890" w14:paraId="586485A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BAFD4A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37CDE2F" w14:textId="4A1301E9"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2CAAD3F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68CDB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6A96C42" w14:textId="1BD3713E"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A682E4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092F9E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18A1C3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7D2AEF65"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9C47FFD"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6EBBE4"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领导在研究内容管理界面上</w:t>
            </w:r>
            <w:proofErr w:type="gramStart"/>
            <w:r>
              <w:rPr>
                <w:rFonts w:ascii="宋体" w:hAnsi="宋体" w:cs="宋体" w:hint="eastAsia"/>
                <w:color w:val="000000"/>
                <w:kern w:val="0"/>
                <w:sz w:val="22"/>
              </w:rPr>
              <w:t>传研究</w:t>
            </w:r>
            <w:proofErr w:type="gramEnd"/>
            <w:r>
              <w:rPr>
                <w:rFonts w:ascii="宋体" w:hAnsi="宋体" w:cs="宋体" w:hint="eastAsia"/>
                <w:color w:val="000000"/>
                <w:kern w:val="0"/>
                <w:sz w:val="22"/>
              </w:rPr>
              <w:t>内容资料</w:t>
            </w:r>
          </w:p>
        </w:tc>
      </w:tr>
      <w:tr w:rsidR="00B16890" w14:paraId="5FC86008"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2EE02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5A8971" w14:textId="77777777" w:rsidR="00B16890" w:rsidRDefault="00B16890" w:rsidP="00B16890">
            <w:pPr>
              <w:numPr>
                <w:ilvl w:val="0"/>
                <w:numId w:val="11"/>
              </w:num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74579A53" w14:textId="77777777" w:rsidR="00B16890" w:rsidRDefault="00B16890" w:rsidP="00B16890">
            <w:pPr>
              <w:numPr>
                <w:ilvl w:val="0"/>
                <w:numId w:val="11"/>
              </w:num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已经进入研究内容管理界面</w:t>
            </w:r>
          </w:p>
        </w:tc>
      </w:tr>
      <w:tr w:rsidR="00B16890" w14:paraId="30B1891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518F2B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92522B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数据存入数据库，事件存入日志</w:t>
            </w:r>
          </w:p>
        </w:tc>
      </w:tr>
      <w:tr w:rsidR="00B16890" w14:paraId="56E7A05F" w14:textId="77777777" w:rsidTr="00B16890">
        <w:trPr>
          <w:trHeight w:hRule="exact" w:val="190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E5238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291BD26"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点击上</w:t>
            </w:r>
            <w:proofErr w:type="gramStart"/>
            <w:r>
              <w:rPr>
                <w:rFonts w:ascii="宋体" w:hAnsi="宋体" w:cs="宋体" w:hint="eastAsia"/>
                <w:color w:val="000000"/>
                <w:kern w:val="0"/>
                <w:sz w:val="22"/>
              </w:rPr>
              <w:t>传研究</w:t>
            </w:r>
            <w:proofErr w:type="gramEnd"/>
            <w:r>
              <w:rPr>
                <w:rFonts w:ascii="宋体" w:hAnsi="宋体" w:cs="宋体" w:hint="eastAsia"/>
                <w:color w:val="000000"/>
                <w:kern w:val="0"/>
                <w:sz w:val="22"/>
              </w:rPr>
              <w:t>内容资料</w:t>
            </w:r>
          </w:p>
          <w:p w14:paraId="0C124E59"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选择文件</w:t>
            </w:r>
          </w:p>
          <w:p w14:paraId="35546341"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点击上传</w:t>
            </w:r>
          </w:p>
          <w:p w14:paraId="017093ED"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添加备注</w:t>
            </w:r>
          </w:p>
        </w:tc>
      </w:tr>
      <w:tr w:rsidR="00B16890" w14:paraId="649E7D8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003BFA"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098E22"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FBAAFC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F4363D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59EBD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5E88F19"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F5BF4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9B8E9A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453811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C68D5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294BF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7AEEA59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8C4B1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287A7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十次每人每年</w:t>
            </w:r>
          </w:p>
        </w:tc>
      </w:tr>
      <w:tr w:rsidR="00B16890" w14:paraId="748CA93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0531F1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DDA194"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bookmarkStart w:id="49" w:name="OLE_LINK10"/>
            <w:bookmarkStart w:id="50" w:name="OLE_LINK11"/>
            <w:r>
              <w:rPr>
                <w:rFonts w:ascii="宋体" w:hAnsi="宋体" w:cs="宋体" w:hint="eastAsia"/>
                <w:color w:val="000000"/>
                <w:kern w:val="0"/>
                <w:sz w:val="22"/>
              </w:rPr>
              <w:t>领导上传的研究内容资料必须先通过管理员的审核</w:t>
            </w:r>
            <w:bookmarkEnd w:id="49"/>
            <w:bookmarkEnd w:id="50"/>
          </w:p>
        </w:tc>
      </w:tr>
    </w:tbl>
    <w:p w14:paraId="5345A0BD" w14:textId="77777777" w:rsidR="00B16890" w:rsidRPr="00112ABC" w:rsidRDefault="00B16890" w:rsidP="00B16890"/>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410DFDA7"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1345E2F"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UC_Leader_11</w:t>
            </w:r>
          </w:p>
        </w:tc>
      </w:tr>
      <w:tr w:rsidR="00B16890" w14:paraId="4314CE48"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0C8BB9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FD0A9F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管理研究内容资料</w:t>
            </w:r>
          </w:p>
        </w:tc>
      </w:tr>
      <w:tr w:rsidR="00B16890" w14:paraId="79495DC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03A756E"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DB7A533" w14:textId="79F21C5D"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3F0D18A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E9EB93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A342F72" w14:textId="55EEA295"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59728F6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477C2C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177BBF6" w14:textId="0A9D9AA1"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653A4F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F5383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C7B6EBA" w14:textId="072C9C10" w:rsidR="00B16890" w:rsidRDefault="00B16890"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BF5247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ED92C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2254C8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71CD2407"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84D22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07E213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领导在研究内容管理界面管理研究内容资料</w:t>
            </w:r>
          </w:p>
        </w:tc>
      </w:tr>
      <w:tr w:rsidR="00B16890" w14:paraId="6F33FDF0"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EC13B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CBCE7A3"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660F2CBB"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B16890" w14:paraId="5209D2A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8A1D1A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2F3E7A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更新数据库，事件存入日志</w:t>
            </w:r>
          </w:p>
        </w:tc>
      </w:tr>
      <w:tr w:rsidR="00B16890" w14:paraId="57BBD965" w14:textId="77777777" w:rsidTr="00B16890">
        <w:trPr>
          <w:trHeight w:hRule="exact" w:val="190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DE3D96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17A10E"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点击管理研究内容资料</w:t>
            </w:r>
          </w:p>
          <w:p w14:paraId="6A8A53C0"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对任意文件进行删除、更名、备注的操作</w:t>
            </w:r>
          </w:p>
        </w:tc>
      </w:tr>
      <w:tr w:rsidR="00B16890" w14:paraId="3E45B77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C8FE01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93C6FE"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C4F83C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39B5A9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EF4C5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3F94F9B"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17E9C7F"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14660B8"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6D1AAE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E6FC23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07A170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688DFB5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49721F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FEA85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十次每人每年</w:t>
            </w:r>
          </w:p>
        </w:tc>
      </w:tr>
      <w:tr w:rsidR="00B16890" w14:paraId="20A1D4A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9F0D0C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685A89A"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领导只能管理自己的研究内容</w:t>
            </w:r>
          </w:p>
        </w:tc>
      </w:tr>
    </w:tbl>
    <w:p w14:paraId="7B686ADA" w14:textId="77777777" w:rsidR="00B16890" w:rsidRDefault="00B16890" w:rsidP="00B16890"/>
    <w:p w14:paraId="6FD81904" w14:textId="77777777" w:rsidR="00B16890" w:rsidRPr="00112ABC" w:rsidRDefault="00B16890" w:rsidP="00B16890"/>
    <w:p w14:paraId="504496FA" w14:textId="77777777" w:rsidR="00B16890"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0923E134"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260DDA4"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w:t>
            </w:r>
            <w:r>
              <w:rPr>
                <w:rFonts w:ascii="宋体" w:hAnsi="宋体" w:cs="Calibri" w:hint="eastAsia"/>
                <w:b/>
                <w:bCs/>
                <w:color w:val="FFFFFF"/>
                <w:kern w:val="0"/>
                <w:sz w:val="22"/>
              </w:rPr>
              <w:t>12</w:t>
            </w:r>
          </w:p>
        </w:tc>
      </w:tr>
      <w:tr w:rsidR="00B16890" w14:paraId="00581B41"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0834ED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874B53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研究内容参与管理</w:t>
            </w:r>
          </w:p>
        </w:tc>
      </w:tr>
      <w:tr w:rsidR="00B16890" w14:paraId="3632F51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F1A492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755461" w14:textId="2120A935"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77EDF4E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BF143C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1C11921" w14:textId="3855FD83"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381DF5E6"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D9540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279722C" w14:textId="22123731" w:rsidR="00B16890" w:rsidRDefault="00B16890"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F6BCF5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06F526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9B8BE5C" w14:textId="72EAB35E"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4F7272C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FD7F6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0CE9C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303F913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4AB230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46C77D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领导在研究内容管理界面研究内容参与管理</w:t>
            </w:r>
          </w:p>
        </w:tc>
      </w:tr>
      <w:tr w:rsidR="00B16890" w14:paraId="6A9F9347"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1B381D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E89D7AC"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7923B9E6"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B16890" w14:paraId="3315105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E20C33"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8FAA83E"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更新关联人数据库，事件存入日志，通知研究内容相关者</w:t>
            </w:r>
          </w:p>
        </w:tc>
      </w:tr>
      <w:tr w:rsidR="00B16890" w14:paraId="1C9C4D9F" w14:textId="77777777" w:rsidTr="00B16890">
        <w:trPr>
          <w:trHeight w:hRule="exact" w:val="94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A20ADD3"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2B957C9" w14:textId="77777777" w:rsidR="00B16890" w:rsidRDefault="00B16890" w:rsidP="00B16890">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点击研究内容参与管理</w:t>
            </w:r>
          </w:p>
          <w:p w14:paraId="7B699594"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选择主动录入或被动管理</w:t>
            </w:r>
          </w:p>
        </w:tc>
      </w:tr>
      <w:tr w:rsidR="00B16890" w14:paraId="06B3BABB"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5A942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4F3136F"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被动管理界面，点击同意或拒绝按钮</w:t>
            </w:r>
          </w:p>
          <w:p w14:paraId="6C3D4CAF" w14:textId="77777777" w:rsidR="00B16890" w:rsidRDefault="00B16890" w:rsidP="00B16890">
            <w:pPr>
              <w:autoSpaceDE w:val="0"/>
              <w:autoSpaceDN w:val="0"/>
              <w:adjustRightInd w:val="0"/>
              <w:spacing w:line="468" w:lineRule="exact"/>
              <w:ind w:left="108"/>
              <w:jc w:val="left"/>
              <w:rPr>
                <w:rFonts w:ascii="宋体" w:hAnsi="宋体" w:cs="Calibri"/>
                <w:color w:val="000000"/>
                <w:kern w:val="0"/>
                <w:sz w:val="22"/>
              </w:rPr>
            </w:pPr>
            <w:r>
              <w:rPr>
                <w:rFonts w:ascii="宋体" w:hAnsi="宋体" w:cs="Calibri"/>
                <w:color w:val="000000"/>
                <w:kern w:val="0"/>
                <w:sz w:val="22"/>
              </w:rPr>
              <w:t>2.2</w:t>
            </w:r>
            <w:r>
              <w:rPr>
                <w:rFonts w:ascii="宋体" w:hAnsi="宋体" w:cs="宋体"/>
                <w:color w:val="000000"/>
                <w:kern w:val="0"/>
                <w:sz w:val="22"/>
              </w:rPr>
              <w:t xml:space="preserve"> </w:t>
            </w:r>
            <w:r>
              <w:rPr>
                <w:rFonts w:ascii="宋体" w:hAnsi="宋体" w:cs="宋体" w:hint="eastAsia"/>
                <w:color w:val="000000"/>
                <w:kern w:val="0"/>
                <w:sz w:val="22"/>
              </w:rPr>
              <w:t>主动录入界面，批量导入员工、实习生</w:t>
            </w:r>
            <w:r>
              <w:rPr>
                <w:rFonts w:ascii="宋体" w:hAnsi="宋体" w:cs="Calibri"/>
                <w:color w:val="000000"/>
                <w:kern w:val="0"/>
                <w:sz w:val="22"/>
              </w:rPr>
              <w:t xml:space="preserve"> ID</w:t>
            </w:r>
          </w:p>
        </w:tc>
      </w:tr>
      <w:tr w:rsidR="00B16890" w14:paraId="33A89B1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80F53C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0EBE5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60126B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651D35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C2657B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AFC269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537C6F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D82B2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3E510DE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61949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88E835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三次每人每年</w:t>
            </w:r>
          </w:p>
        </w:tc>
      </w:tr>
      <w:tr w:rsidR="00B16890" w14:paraId="4E71BA05"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68E147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3B47ECF"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开课后，领导添加或者删除员工必须先得到人事处的同意</w:t>
            </w:r>
          </w:p>
        </w:tc>
      </w:tr>
    </w:tbl>
    <w:p w14:paraId="7BFA1E17" w14:textId="77777777" w:rsidR="00B16890" w:rsidRDefault="00B16890" w:rsidP="00B16890">
      <w:pPr>
        <w:spacing w:line="360" w:lineRule="auto"/>
        <w:rPr>
          <w:rFonts w:ascii="宋体" w:hAnsi="宋体" w:cs="宋体"/>
          <w:sz w:val="24"/>
        </w:rPr>
      </w:pPr>
    </w:p>
    <w:p w14:paraId="4561551C" w14:textId="77777777" w:rsidR="00B16890"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3AB1810D"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20AFDA5"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UC_Leader_1</w:t>
            </w:r>
            <w:r>
              <w:rPr>
                <w:rFonts w:ascii="宋体" w:hAnsi="宋体" w:cs="Calibri" w:hint="eastAsia"/>
                <w:b/>
                <w:bCs/>
                <w:color w:val="FFFFFF"/>
                <w:kern w:val="0"/>
                <w:sz w:val="22"/>
              </w:rPr>
              <w:t>3</w:t>
            </w:r>
          </w:p>
        </w:tc>
      </w:tr>
      <w:tr w:rsidR="00B16890" w14:paraId="19F6C711"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6B0AEF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334C1A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研究内容规则设置</w:t>
            </w:r>
          </w:p>
        </w:tc>
      </w:tr>
      <w:tr w:rsidR="00B16890" w14:paraId="3B83F8E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B3F9A0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20456D5" w14:textId="0491EF3E"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2249CFB7"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0EF9EDD"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3AE56EF" w14:textId="5A66E2F0"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14:paraId="313D436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4B25E8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DFFEC2" w14:textId="0FF04ADA"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068ED6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64F819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2C2A8C" w14:textId="0C6D694C"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05B15DA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468C9F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18B3A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14:paraId="60BF60E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0634BF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C65998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领导在研究内容管理界面研究内容规则设置</w:t>
            </w:r>
          </w:p>
        </w:tc>
      </w:tr>
      <w:tr w:rsidR="00B16890" w14:paraId="5BFCFBF0"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8F5613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9EAEDA"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2AA6CC6B"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B16890" w14:paraId="4716CDA7"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35A029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2199D0"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更新权限，事件存入日志，通知相关者</w:t>
            </w:r>
          </w:p>
        </w:tc>
      </w:tr>
      <w:tr w:rsidR="00B16890" w14:paraId="23538E63"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0DC5AB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0909FD5"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对权限</w:t>
            </w:r>
            <w:proofErr w:type="gramStart"/>
            <w:r>
              <w:rPr>
                <w:rFonts w:ascii="宋体" w:hAnsi="宋体" w:cs="宋体" w:hint="eastAsia"/>
                <w:color w:val="000000"/>
                <w:kern w:val="0"/>
                <w:sz w:val="22"/>
              </w:rPr>
              <w:t>进行勾选或</w:t>
            </w:r>
            <w:proofErr w:type="gramEnd"/>
            <w:r>
              <w:rPr>
                <w:rFonts w:ascii="宋体" w:hAnsi="宋体" w:cs="宋体" w:hint="eastAsia"/>
                <w:color w:val="000000"/>
                <w:kern w:val="0"/>
                <w:sz w:val="22"/>
              </w:rPr>
              <w:t>取消勾选</w:t>
            </w:r>
          </w:p>
          <w:p w14:paraId="37506C32"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点击提交</w:t>
            </w:r>
          </w:p>
        </w:tc>
      </w:tr>
      <w:tr w:rsidR="00B16890" w14:paraId="63E7686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78A25B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9D678D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8AE00C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F9D71D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6251BF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234498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5FF742"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A9D5E38"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015605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AF4DEC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13A7B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6BE6C9FF"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F1D82B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A2C2DD2"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三次每人每年</w:t>
            </w:r>
          </w:p>
        </w:tc>
      </w:tr>
      <w:tr w:rsidR="00B16890" w14:paraId="0E6A2E8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E02D6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639B1E4"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A87BB73" w14:textId="77777777" w:rsidR="00B16890" w:rsidRPr="00112ABC" w:rsidRDefault="00B16890" w:rsidP="00B16890">
      <w:bookmarkStart w:id="51" w:name="OLE_LINK109"/>
      <w:bookmarkStart w:id="52" w:name="OLE_LINK110"/>
    </w:p>
    <w:bookmarkEnd w:id="51"/>
    <w:bookmarkEnd w:id="52"/>
    <w:p w14:paraId="642EEC6A" w14:textId="77777777" w:rsidR="00B16890" w:rsidRPr="00873CCE"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rsidRPr="00873CCE" w14:paraId="1A32383F"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7307CD7" w14:textId="77777777" w:rsidR="00B16890" w:rsidRPr="00873CCE" w:rsidRDefault="00B16890" w:rsidP="00B16890">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UC_</w:t>
            </w:r>
            <w:r>
              <w:rPr>
                <w:rFonts w:ascii="宋体" w:hAnsi="宋体" w:cs="Calibri"/>
                <w:b/>
                <w:bCs/>
                <w:color w:val="FFFFFF"/>
                <w:kern w:val="0"/>
                <w:sz w:val="22"/>
              </w:rPr>
              <w:t>Leader</w:t>
            </w:r>
            <w:r w:rsidRPr="00873CCE">
              <w:rPr>
                <w:rFonts w:ascii="宋体" w:hAnsi="宋体" w:cs="Calibri"/>
                <w:b/>
                <w:bCs/>
                <w:color w:val="FFFFFF"/>
                <w:kern w:val="0"/>
                <w:sz w:val="22"/>
              </w:rPr>
              <w:t>_1</w:t>
            </w:r>
            <w:r>
              <w:rPr>
                <w:rFonts w:ascii="宋体" w:hAnsi="宋体" w:cs="Calibri" w:hint="eastAsia"/>
                <w:b/>
                <w:bCs/>
                <w:color w:val="FFFFFF"/>
                <w:kern w:val="0"/>
                <w:sz w:val="22"/>
              </w:rPr>
              <w:t>4</w:t>
            </w:r>
          </w:p>
        </w:tc>
      </w:tr>
      <w:tr w:rsidR="00B16890" w:rsidRPr="00873CCE" w14:paraId="6931AC47"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3A4915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B68A93F"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研究内容</w:t>
            </w:r>
            <w:r w:rsidRPr="00873CCE">
              <w:rPr>
                <w:rFonts w:ascii="宋体" w:hAnsi="宋体" w:cs="宋体" w:hint="eastAsia"/>
                <w:color w:val="000000"/>
                <w:kern w:val="0"/>
                <w:sz w:val="22"/>
              </w:rPr>
              <w:t>规则设置</w:t>
            </w:r>
          </w:p>
        </w:tc>
      </w:tr>
      <w:tr w:rsidR="00B16890" w:rsidRPr="00873CCE" w14:paraId="2C0690E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1AB0A31"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B2D0F2" w14:textId="6711195E"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365BCA4E"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F1E894"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5743680" w14:textId="28F21195"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5CB6D4B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A6CEB33"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87EDB3" w14:textId="5CC25F51"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7B54912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D0ACDB6"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82B487" w14:textId="39708B8A"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2425698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6519DDE"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422550B"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rsidRPr="00873CCE" w14:paraId="1585A74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A4E3469"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3D8E37"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研究内容</w:t>
            </w:r>
            <w:r w:rsidRPr="00873CCE">
              <w:rPr>
                <w:rFonts w:ascii="宋体" w:hAnsi="宋体" w:cs="宋体" w:hint="eastAsia"/>
                <w:color w:val="000000"/>
                <w:kern w:val="0"/>
                <w:sz w:val="22"/>
              </w:rPr>
              <w:t>管理界面</w:t>
            </w:r>
            <w:r>
              <w:rPr>
                <w:rFonts w:ascii="宋体" w:hAnsi="宋体" w:cs="宋体" w:hint="eastAsia"/>
                <w:color w:val="000000"/>
                <w:kern w:val="0"/>
                <w:sz w:val="22"/>
              </w:rPr>
              <w:t>研究内容</w:t>
            </w:r>
            <w:r w:rsidRPr="00873CCE">
              <w:rPr>
                <w:rFonts w:ascii="宋体" w:hAnsi="宋体" w:cs="宋体" w:hint="eastAsia"/>
                <w:color w:val="000000"/>
                <w:kern w:val="0"/>
                <w:sz w:val="22"/>
              </w:rPr>
              <w:t>规则设置</w:t>
            </w:r>
          </w:p>
        </w:tc>
      </w:tr>
      <w:tr w:rsidR="00B16890" w:rsidRPr="00873CCE" w14:paraId="0DFD840B"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3700E36"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CDE1445" w14:textId="77777777" w:rsidR="00B16890" w:rsidRPr="00873CCE" w:rsidRDefault="00B16890" w:rsidP="00B16890">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2EBC6F10" w14:textId="77777777" w:rsidR="00B16890" w:rsidRPr="00873CCE" w:rsidRDefault="00B16890" w:rsidP="00B16890">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研究内容</w:t>
            </w:r>
            <w:r w:rsidRPr="00873CCE">
              <w:rPr>
                <w:rFonts w:ascii="宋体" w:hAnsi="宋体" w:cs="宋体" w:hint="eastAsia"/>
                <w:color w:val="000000"/>
                <w:kern w:val="0"/>
                <w:sz w:val="22"/>
              </w:rPr>
              <w:t>管理界面</w:t>
            </w:r>
          </w:p>
        </w:tc>
      </w:tr>
      <w:tr w:rsidR="00B16890" w:rsidRPr="00873CCE" w14:paraId="67377952"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1BF5B8F"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285451"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更新权限，事件存入日志，通知相关者</w:t>
            </w:r>
          </w:p>
        </w:tc>
      </w:tr>
      <w:tr w:rsidR="00B16890" w:rsidRPr="00873CCE" w14:paraId="258E0640"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6362D15"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76C66DA" w14:textId="77777777" w:rsidR="00B16890" w:rsidRPr="00873CCE" w:rsidRDefault="00B16890" w:rsidP="00B16890">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对权限</w:t>
            </w:r>
            <w:proofErr w:type="gramStart"/>
            <w:r w:rsidRPr="00873CCE">
              <w:rPr>
                <w:rFonts w:ascii="宋体" w:hAnsi="宋体" w:cs="宋体" w:hint="eastAsia"/>
                <w:color w:val="000000"/>
                <w:kern w:val="0"/>
                <w:sz w:val="22"/>
              </w:rPr>
              <w:t>进行勾选或</w:t>
            </w:r>
            <w:proofErr w:type="gramEnd"/>
            <w:r w:rsidRPr="00873CCE">
              <w:rPr>
                <w:rFonts w:ascii="宋体" w:hAnsi="宋体" w:cs="宋体" w:hint="eastAsia"/>
                <w:color w:val="000000"/>
                <w:kern w:val="0"/>
                <w:sz w:val="22"/>
              </w:rPr>
              <w:t>取消勾选</w:t>
            </w:r>
          </w:p>
          <w:p w14:paraId="14B2AC70" w14:textId="77777777" w:rsidR="00B16890" w:rsidRPr="00873CCE" w:rsidRDefault="00B16890" w:rsidP="00B16890">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点击提交</w:t>
            </w:r>
          </w:p>
        </w:tc>
      </w:tr>
      <w:tr w:rsidR="00B16890" w:rsidRPr="00873CCE" w14:paraId="6A7CCA8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4929C9E"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8F2B4C"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7961816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072F85B"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5AEAE4C"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48819A9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CAD7C65" w14:textId="77777777" w:rsidR="00B16890" w:rsidRPr="00873CCE" w:rsidRDefault="00B16890" w:rsidP="00B16890">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8A08D5" w14:textId="77777777" w:rsidR="00B16890" w:rsidRPr="00873CCE" w:rsidRDefault="00B16890" w:rsidP="00B16890">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3FF75B3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F134F3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2D2E712"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B16890" w:rsidRPr="00873CCE" w14:paraId="04238C42"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72C68A"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1375E25"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三次每人每</w:t>
            </w:r>
            <w:r>
              <w:rPr>
                <w:rFonts w:ascii="宋体" w:hAnsi="宋体" w:cs="宋体" w:hint="eastAsia"/>
                <w:color w:val="000000"/>
                <w:kern w:val="0"/>
                <w:sz w:val="22"/>
              </w:rPr>
              <w:t>年</w:t>
            </w:r>
          </w:p>
        </w:tc>
      </w:tr>
      <w:tr w:rsidR="00B16890" w:rsidRPr="00873CCE" w14:paraId="06E746A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2C87925"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DC70FC"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718DEC46" w14:textId="77777777" w:rsidR="00B16890" w:rsidRPr="00873CCE"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rsidRPr="00873CCE" w14:paraId="70EBE45B"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CAE2C71" w14:textId="77777777" w:rsidR="00B16890" w:rsidRPr="00873CCE" w:rsidRDefault="00B16890" w:rsidP="00B16890">
            <w:pPr>
              <w:autoSpaceDE w:val="0"/>
              <w:autoSpaceDN w:val="0"/>
              <w:adjustRightInd w:val="0"/>
              <w:spacing w:line="371"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UC_Leader_15</w:t>
            </w:r>
          </w:p>
        </w:tc>
      </w:tr>
      <w:tr w:rsidR="00B16890" w:rsidRPr="00873CCE" w14:paraId="0C0312FB"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4A47A43" w14:textId="77777777" w:rsidR="00B16890" w:rsidRPr="00873CCE" w:rsidRDefault="00B16890" w:rsidP="00B16890">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54F311EA" w14:textId="77777777" w:rsidR="00B16890" w:rsidRPr="00873CCE"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r w:rsidRPr="00873CCE">
              <w:rPr>
                <w:rFonts w:ascii="宋体" w:hAnsi="宋体" w:cs="宋体" w:hint="eastAsia"/>
                <w:color w:val="000000"/>
                <w:kern w:val="0"/>
                <w:sz w:val="22"/>
              </w:rPr>
              <w:t>发布</w:t>
            </w:r>
          </w:p>
        </w:tc>
      </w:tr>
      <w:tr w:rsidR="00B16890" w:rsidRPr="00873CCE" w14:paraId="7A58DDA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FBD9E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4E3985D" w14:textId="56FE7DC3"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6AFEA22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3C66E0"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E436822" w14:textId="2F6D6342"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0E527558"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59F04FC"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8F2386" w14:textId="797E8593"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10C528F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C6C6426"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4AC71B" w14:textId="434F7334" w:rsidR="00B16890" w:rsidRPr="00873CCE" w:rsidRDefault="00B16890"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06CCC22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6C17F3B"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83AE76A"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rsidRPr="00873CCE" w14:paraId="00439AD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841E4C7"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2F29B7C"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管理界面发布</w:t>
            </w: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p>
        </w:tc>
      </w:tr>
      <w:tr w:rsidR="00B16890" w:rsidRPr="00873CCE" w14:paraId="7306D880"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C973BA9"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0D8A647" w14:textId="77777777" w:rsidR="00B16890" w:rsidRPr="00873CCE" w:rsidRDefault="00B16890" w:rsidP="00B16890">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626FB886" w14:textId="77777777" w:rsidR="00B16890" w:rsidRPr="00873CCE" w:rsidRDefault="00B16890" w:rsidP="00B16890">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B16890" w:rsidRPr="00873CCE" w14:paraId="5396F49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AC8EF3"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EF4E236"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添加</w:t>
            </w:r>
            <w:r>
              <w:rPr>
                <w:rFonts w:ascii="宋体" w:hAnsi="宋体" w:cs="宋体" w:hint="eastAsia"/>
                <w:color w:val="000000"/>
                <w:kern w:val="0"/>
                <w:sz w:val="22"/>
              </w:rPr>
              <w:t>工作项目</w:t>
            </w:r>
            <w:r w:rsidRPr="00873CCE">
              <w:rPr>
                <w:rFonts w:ascii="宋体" w:hAnsi="宋体" w:cs="宋体" w:hint="eastAsia"/>
                <w:color w:val="000000"/>
                <w:kern w:val="0"/>
                <w:sz w:val="22"/>
              </w:rPr>
              <w:t>数据库，事件存入日志，通知</w:t>
            </w:r>
            <w:r>
              <w:rPr>
                <w:rFonts w:ascii="宋体" w:hAnsi="宋体" w:cs="宋体" w:hint="eastAsia"/>
                <w:color w:val="000000"/>
                <w:kern w:val="0"/>
                <w:sz w:val="22"/>
              </w:rPr>
              <w:t>工作项目</w:t>
            </w:r>
            <w:r w:rsidRPr="00873CCE">
              <w:rPr>
                <w:rFonts w:ascii="宋体" w:hAnsi="宋体" w:cs="宋体" w:hint="eastAsia"/>
                <w:color w:val="000000"/>
                <w:kern w:val="0"/>
                <w:sz w:val="22"/>
              </w:rPr>
              <w:t>相关者</w:t>
            </w:r>
          </w:p>
        </w:tc>
      </w:tr>
      <w:tr w:rsidR="00B16890" w:rsidRPr="00873CCE" w14:paraId="093B9154" w14:textId="77777777" w:rsidTr="00B16890">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132A09E"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E48C415" w14:textId="77777777" w:rsidR="00B16890" w:rsidRPr="00873CCE" w:rsidRDefault="00B16890" w:rsidP="00B16890">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输入</w:t>
            </w:r>
            <w:r>
              <w:rPr>
                <w:rFonts w:ascii="宋体" w:hAnsi="宋体" w:cs="宋体" w:hint="eastAsia"/>
                <w:color w:val="000000"/>
                <w:kern w:val="0"/>
                <w:sz w:val="22"/>
              </w:rPr>
              <w:t>工作项目</w:t>
            </w:r>
            <w:r w:rsidRPr="00873CCE">
              <w:rPr>
                <w:rFonts w:ascii="宋体" w:hAnsi="宋体" w:cs="宋体" w:hint="eastAsia"/>
                <w:color w:val="000000"/>
                <w:kern w:val="0"/>
                <w:sz w:val="22"/>
              </w:rPr>
              <w:t>信息</w:t>
            </w:r>
          </w:p>
          <w:p w14:paraId="78974F0A" w14:textId="77777777" w:rsidR="00B16890" w:rsidRPr="00873CCE" w:rsidRDefault="00B16890" w:rsidP="00B16890">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上</w:t>
            </w:r>
            <w:proofErr w:type="gramStart"/>
            <w:r w:rsidRPr="00873CCE">
              <w:rPr>
                <w:rFonts w:ascii="宋体" w:hAnsi="宋体" w:cs="宋体" w:hint="eastAsia"/>
                <w:color w:val="000000"/>
                <w:kern w:val="0"/>
                <w:sz w:val="22"/>
              </w:rPr>
              <w:t>传必要</w:t>
            </w:r>
            <w:proofErr w:type="gramEnd"/>
            <w:r w:rsidRPr="00873CCE">
              <w:rPr>
                <w:rFonts w:ascii="宋体" w:hAnsi="宋体" w:cs="宋体" w:hint="eastAsia"/>
                <w:color w:val="000000"/>
                <w:kern w:val="0"/>
                <w:sz w:val="22"/>
              </w:rPr>
              <w:t>文件</w:t>
            </w:r>
          </w:p>
          <w:p w14:paraId="5FC024BF" w14:textId="77777777" w:rsidR="00B16890" w:rsidRPr="00873CCE" w:rsidRDefault="00B16890" w:rsidP="00B16890">
            <w:pPr>
              <w:autoSpaceDE w:val="0"/>
              <w:autoSpaceDN w:val="0"/>
              <w:adjustRightInd w:val="0"/>
              <w:spacing w:line="467" w:lineRule="exact"/>
              <w:ind w:left="468"/>
              <w:jc w:val="left"/>
              <w:rPr>
                <w:rFonts w:ascii="宋体" w:hAnsi="宋体" w:cs="Calibri"/>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设置</w:t>
            </w:r>
            <w:r>
              <w:rPr>
                <w:rFonts w:ascii="宋体" w:hAnsi="宋体" w:cs="宋体" w:hint="eastAsia"/>
                <w:color w:val="000000"/>
                <w:kern w:val="0"/>
                <w:sz w:val="22"/>
              </w:rPr>
              <w:t>工作项目</w:t>
            </w:r>
            <w:r w:rsidRPr="00873CCE">
              <w:rPr>
                <w:rFonts w:ascii="宋体" w:hAnsi="宋体" w:cs="Calibri"/>
                <w:color w:val="000000"/>
                <w:kern w:val="0"/>
                <w:sz w:val="22"/>
              </w:rPr>
              <w:t xml:space="preserve"> DDL</w:t>
            </w:r>
          </w:p>
          <w:p w14:paraId="694EA5CD" w14:textId="77777777" w:rsidR="00B16890" w:rsidRPr="00873CCE" w:rsidRDefault="00B16890" w:rsidP="00B16890">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4.</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点击发布</w:t>
            </w:r>
          </w:p>
        </w:tc>
      </w:tr>
      <w:tr w:rsidR="00B16890" w:rsidRPr="00873CCE" w14:paraId="669BE21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D42ED8D" w14:textId="77777777" w:rsidR="00B16890" w:rsidRPr="00873CCE" w:rsidRDefault="00B16890" w:rsidP="00B16890">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A0103E" w14:textId="77777777" w:rsidR="00B16890" w:rsidRPr="00873CCE" w:rsidRDefault="00B16890" w:rsidP="00B16890">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4E0C37F1" w14:textId="77777777" w:rsidTr="00B16890">
        <w:trPr>
          <w:trHeight w:hRule="exact" w:val="451"/>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53D0504"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0F62593"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28234FA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5CAF397"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5EFB5EF"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2E9BFA2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B31ACC"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B17E43F"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高</w:t>
            </w:r>
          </w:p>
        </w:tc>
      </w:tr>
      <w:tr w:rsidR="00B16890" w:rsidRPr="00873CCE" w14:paraId="7910424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0D8D65B"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9A42446"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十六次每人每</w:t>
            </w:r>
            <w:r>
              <w:rPr>
                <w:rFonts w:ascii="宋体" w:hAnsi="宋体" w:cs="宋体" w:hint="eastAsia"/>
                <w:color w:val="000000"/>
                <w:kern w:val="0"/>
                <w:sz w:val="22"/>
              </w:rPr>
              <w:t>年</w:t>
            </w:r>
          </w:p>
        </w:tc>
      </w:tr>
      <w:tr w:rsidR="00B16890" w:rsidRPr="00873CCE" w14:paraId="211FBCFB"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FCBAE7A"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F174EF"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59A1BFF3" w14:textId="77777777" w:rsidR="00B16890" w:rsidRDefault="00B16890" w:rsidP="00B16890">
      <w:pPr>
        <w:spacing w:line="360" w:lineRule="auto"/>
        <w:rPr>
          <w:rFonts w:ascii="宋体" w:hAnsi="宋体" w:cs="宋体"/>
          <w:sz w:val="24"/>
        </w:rPr>
      </w:pPr>
    </w:p>
    <w:p w14:paraId="2D4DB428" w14:textId="77777777" w:rsidR="00B16890" w:rsidRDefault="00B16890" w:rsidP="00B16890">
      <w:pPr>
        <w:spacing w:line="360" w:lineRule="auto"/>
        <w:rPr>
          <w:rFonts w:ascii="宋体" w:hAnsi="宋体" w:cs="宋体"/>
          <w:sz w:val="24"/>
        </w:rPr>
      </w:pPr>
    </w:p>
    <w:p w14:paraId="19052512" w14:textId="77777777" w:rsidR="00B16890" w:rsidRPr="00873CCE"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rsidRPr="00873CCE" w14:paraId="46D97278"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56BE267" w14:textId="77777777" w:rsidR="00B16890" w:rsidRPr="00873CCE" w:rsidRDefault="00B16890" w:rsidP="00B16890">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UC_Leader_16</w:t>
            </w:r>
          </w:p>
        </w:tc>
      </w:tr>
      <w:tr w:rsidR="00B16890" w:rsidRPr="00873CCE" w14:paraId="6F6E28D4"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F09328C"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EE4ED3E"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r w:rsidRPr="00873CCE">
              <w:rPr>
                <w:rFonts w:ascii="宋体" w:hAnsi="宋体" w:cs="宋体" w:hint="eastAsia"/>
                <w:color w:val="000000"/>
                <w:kern w:val="0"/>
                <w:sz w:val="22"/>
              </w:rPr>
              <w:t>修改</w:t>
            </w:r>
          </w:p>
        </w:tc>
      </w:tr>
      <w:tr w:rsidR="00B16890" w:rsidRPr="00873CCE" w14:paraId="0B3E3EF0"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0214DE4"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8B60DDA" w14:textId="47BED9F6"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63DA3C4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E012F63"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E83DDA1" w14:textId="6FC7BFD8"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0640B92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6478B5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1B98C1B" w14:textId="5108D5DF"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7BDD4CE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C0CFD96"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9696891" w14:textId="6C8EA7F9"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7497BFD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DD2086"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5359B69"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rsidRPr="00873CCE" w14:paraId="6FE7EFC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CA6A95C"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0BC391E"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管理界面修改</w:t>
            </w: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p>
        </w:tc>
      </w:tr>
      <w:tr w:rsidR="00B16890" w:rsidRPr="00873CCE" w14:paraId="29AAE12F" w14:textId="77777777" w:rsidTr="00B16890">
        <w:trPr>
          <w:trHeight w:hRule="exact" w:val="94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FE61110"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8296B28" w14:textId="77777777" w:rsidR="00B16890" w:rsidRPr="00873CCE" w:rsidRDefault="00B16890" w:rsidP="00B16890">
            <w:pPr>
              <w:autoSpaceDE w:val="0"/>
              <w:autoSpaceDN w:val="0"/>
              <w:adjustRightInd w:val="0"/>
              <w:spacing w:line="374"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580096ED" w14:textId="77777777" w:rsidR="00B16890" w:rsidRPr="00873CCE" w:rsidRDefault="00B16890" w:rsidP="00B16890">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B16890" w:rsidRPr="00873CCE" w14:paraId="1004F57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B8D8ECF"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0AC60A9"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w:t>
            </w:r>
            <w:r>
              <w:rPr>
                <w:rFonts w:ascii="宋体" w:hAnsi="宋体" w:cs="宋体" w:hint="eastAsia"/>
                <w:color w:val="000000"/>
                <w:kern w:val="0"/>
                <w:sz w:val="22"/>
              </w:rPr>
              <w:t>工作项目</w:t>
            </w:r>
            <w:r w:rsidRPr="00873CCE">
              <w:rPr>
                <w:rFonts w:ascii="宋体" w:hAnsi="宋体" w:cs="宋体" w:hint="eastAsia"/>
                <w:color w:val="000000"/>
                <w:kern w:val="0"/>
                <w:sz w:val="22"/>
              </w:rPr>
              <w:t>数据库，事件存入日志，通知</w:t>
            </w:r>
            <w:r>
              <w:rPr>
                <w:rFonts w:ascii="宋体" w:hAnsi="宋体" w:cs="宋体" w:hint="eastAsia"/>
                <w:color w:val="000000"/>
                <w:kern w:val="0"/>
                <w:sz w:val="22"/>
              </w:rPr>
              <w:t>工作项目</w:t>
            </w:r>
            <w:r w:rsidRPr="00873CCE">
              <w:rPr>
                <w:rFonts w:ascii="宋体" w:hAnsi="宋体" w:cs="宋体" w:hint="eastAsia"/>
                <w:color w:val="000000"/>
                <w:kern w:val="0"/>
                <w:sz w:val="22"/>
              </w:rPr>
              <w:t>相关者</w:t>
            </w:r>
          </w:p>
        </w:tc>
      </w:tr>
      <w:tr w:rsidR="00B16890" w:rsidRPr="00873CCE" w14:paraId="7BE86C35" w14:textId="77777777" w:rsidTr="00B16890">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94A5177"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241DA5" w14:textId="77777777" w:rsidR="00B16890" w:rsidRPr="00873CCE" w:rsidRDefault="00B16890" w:rsidP="00B16890">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选择要修改的</w:t>
            </w:r>
            <w:r>
              <w:rPr>
                <w:rFonts w:ascii="宋体" w:hAnsi="宋体" w:cs="宋体" w:hint="eastAsia"/>
                <w:color w:val="000000"/>
                <w:kern w:val="0"/>
                <w:sz w:val="22"/>
              </w:rPr>
              <w:t>工作项目</w:t>
            </w:r>
          </w:p>
          <w:p w14:paraId="3B920D7F" w14:textId="77777777" w:rsidR="00B16890" w:rsidRPr="00873CCE" w:rsidRDefault="00B16890" w:rsidP="00B16890">
            <w:pPr>
              <w:autoSpaceDE w:val="0"/>
              <w:autoSpaceDN w:val="0"/>
              <w:adjustRightInd w:val="0"/>
              <w:spacing w:line="467" w:lineRule="exact"/>
              <w:ind w:left="468"/>
              <w:jc w:val="left"/>
              <w:rPr>
                <w:rFonts w:ascii="宋体" w:hAnsi="宋体" w:cs="Calibri"/>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修改</w:t>
            </w:r>
            <w:r>
              <w:rPr>
                <w:rFonts w:ascii="宋体" w:hAnsi="宋体" w:cs="宋体" w:hint="eastAsia"/>
                <w:color w:val="000000"/>
                <w:kern w:val="0"/>
                <w:sz w:val="22"/>
              </w:rPr>
              <w:t>工作项目</w:t>
            </w:r>
            <w:r w:rsidRPr="00873CCE">
              <w:rPr>
                <w:rFonts w:ascii="宋体" w:hAnsi="宋体" w:cs="宋体" w:hint="eastAsia"/>
                <w:color w:val="000000"/>
                <w:kern w:val="0"/>
                <w:sz w:val="22"/>
              </w:rPr>
              <w:t>信息、必要文件以及</w:t>
            </w:r>
            <w:r w:rsidRPr="00873CCE">
              <w:rPr>
                <w:rFonts w:ascii="宋体" w:hAnsi="宋体" w:cs="Calibri"/>
                <w:color w:val="000000"/>
                <w:kern w:val="0"/>
                <w:sz w:val="22"/>
              </w:rPr>
              <w:t xml:space="preserve"> DDL</w:t>
            </w:r>
          </w:p>
          <w:p w14:paraId="6D1C90B5" w14:textId="77777777" w:rsidR="00B16890" w:rsidRPr="00873CCE" w:rsidRDefault="00B16890" w:rsidP="00B16890">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点击发布</w:t>
            </w:r>
          </w:p>
        </w:tc>
      </w:tr>
      <w:tr w:rsidR="00B16890" w:rsidRPr="00873CCE" w14:paraId="657F730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E8C223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10986A7"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4D7765F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6BF25C"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93DA888" w14:textId="77777777" w:rsidR="00B16890" w:rsidRPr="00873CCE" w:rsidRDefault="00B16890" w:rsidP="00B16890">
            <w:pPr>
              <w:autoSpaceDE w:val="0"/>
              <w:autoSpaceDN w:val="0"/>
              <w:adjustRightInd w:val="0"/>
              <w:spacing w:line="372" w:lineRule="exact"/>
              <w:ind w:left="108"/>
              <w:jc w:val="left"/>
              <w:rPr>
                <w:rFonts w:ascii="宋体" w:hAnsi="宋体" w:cs="宋体"/>
                <w:color w:val="000000"/>
                <w:kern w:val="0"/>
                <w:sz w:val="22"/>
              </w:rPr>
            </w:pPr>
            <w:r w:rsidRPr="00873CCE">
              <w:rPr>
                <w:rFonts w:ascii="宋体" w:hAnsi="宋体" w:cs="Calibri"/>
                <w:color w:val="000000"/>
                <w:kern w:val="0"/>
                <w:sz w:val="22"/>
              </w:rPr>
              <w:t>DDL</w:t>
            </w:r>
            <w:r w:rsidRPr="00873CCE">
              <w:rPr>
                <w:rFonts w:ascii="宋体" w:hAnsi="宋体" w:cs="宋体"/>
                <w:color w:val="000000"/>
                <w:kern w:val="0"/>
                <w:sz w:val="22"/>
              </w:rPr>
              <w:t xml:space="preserve"> </w:t>
            </w:r>
            <w:r w:rsidRPr="00873CCE">
              <w:rPr>
                <w:rFonts w:ascii="宋体" w:hAnsi="宋体" w:cs="宋体" w:hint="eastAsia"/>
                <w:color w:val="000000"/>
                <w:kern w:val="0"/>
                <w:sz w:val="22"/>
              </w:rPr>
              <w:t>在当前日期之前，则返回</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B16890" w:rsidRPr="00873CCE" w14:paraId="3A89A5A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88E7DD4"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D7E1F76"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78C37720"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DA4721F"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8BAFE88"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低</w:t>
            </w:r>
          </w:p>
        </w:tc>
      </w:tr>
      <w:tr w:rsidR="00B16890" w:rsidRPr="00873CCE" w14:paraId="2CA98E6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DBE1104"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9FB32C"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三次每人每</w:t>
            </w:r>
            <w:r>
              <w:rPr>
                <w:rFonts w:ascii="宋体" w:hAnsi="宋体" w:cs="宋体" w:hint="eastAsia"/>
                <w:color w:val="000000"/>
                <w:kern w:val="0"/>
                <w:sz w:val="22"/>
              </w:rPr>
              <w:t>年</w:t>
            </w:r>
          </w:p>
        </w:tc>
      </w:tr>
      <w:tr w:rsidR="00B16890" w:rsidRPr="00873CCE" w14:paraId="39EB142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FC8E326"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8BF31EC"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A71322E" w14:textId="77777777" w:rsidR="00B16890" w:rsidRDefault="00B16890" w:rsidP="00B16890">
      <w:pPr>
        <w:spacing w:line="360" w:lineRule="auto"/>
        <w:rPr>
          <w:rFonts w:ascii="宋体" w:hAnsi="宋体" w:cs="宋体"/>
          <w:sz w:val="24"/>
        </w:rPr>
      </w:pPr>
    </w:p>
    <w:p w14:paraId="339EB48D" w14:textId="77777777" w:rsidR="00B16890" w:rsidRDefault="00B16890" w:rsidP="00B16890">
      <w:pPr>
        <w:spacing w:line="360" w:lineRule="auto"/>
        <w:rPr>
          <w:rFonts w:ascii="宋体" w:hAnsi="宋体" w:cs="宋体"/>
          <w:sz w:val="24"/>
        </w:rPr>
      </w:pPr>
    </w:p>
    <w:p w14:paraId="6A8154A5" w14:textId="77777777" w:rsidR="00B16890" w:rsidRDefault="00B16890" w:rsidP="00B16890">
      <w:pPr>
        <w:spacing w:line="360" w:lineRule="auto"/>
        <w:rPr>
          <w:rFonts w:ascii="宋体" w:hAnsi="宋体" w:cs="宋体"/>
          <w:sz w:val="24"/>
        </w:rPr>
      </w:pPr>
    </w:p>
    <w:p w14:paraId="7E992C75" w14:textId="77777777" w:rsidR="00B16890" w:rsidRPr="00873CCE"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rsidRPr="00873CCE" w14:paraId="4CB90AE1"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54B81A2" w14:textId="77777777" w:rsidR="00B16890" w:rsidRPr="00873CCE" w:rsidRDefault="00B16890" w:rsidP="00B16890">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UC_Leader_17</w:t>
            </w:r>
          </w:p>
        </w:tc>
      </w:tr>
      <w:tr w:rsidR="00B16890" w:rsidRPr="00873CCE" w14:paraId="05569BD3"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1E32A35"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2D7369B"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r w:rsidRPr="00873CCE">
              <w:rPr>
                <w:rFonts w:ascii="宋体" w:hAnsi="宋体" w:cs="宋体" w:hint="eastAsia"/>
                <w:color w:val="000000"/>
                <w:kern w:val="0"/>
                <w:sz w:val="22"/>
              </w:rPr>
              <w:t>查看并批改</w:t>
            </w:r>
          </w:p>
        </w:tc>
      </w:tr>
      <w:tr w:rsidR="00B16890" w:rsidRPr="00873CCE" w14:paraId="728909E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6A49403"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2CF374B" w14:textId="44C3AA88"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31A27FCD"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E4E55C4"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E3CE823" w14:textId="2073A780"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4620B2E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0DA354"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03FAEC6" w14:textId="26FE47BA"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41B4D69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F7D157F"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CAE9C74" w14:textId="538E776A"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6EAA2C7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19977DC"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980951"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rsidRPr="00873CCE" w14:paraId="11955BC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1788203"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7206A28"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管理界面查看并批改</w:t>
            </w: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p>
        </w:tc>
      </w:tr>
      <w:tr w:rsidR="00B16890" w:rsidRPr="00873CCE" w14:paraId="73EF4B44"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9EF5DBA"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EEB8062" w14:textId="77777777" w:rsidR="00B16890" w:rsidRPr="00873CCE" w:rsidRDefault="00B16890" w:rsidP="00B16890">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0BA92B50" w14:textId="77777777" w:rsidR="00B16890" w:rsidRPr="00873CCE" w:rsidRDefault="00B16890" w:rsidP="00B16890">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B16890" w:rsidRPr="00873CCE" w14:paraId="5AC09D9B"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275A2D"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6BB4E89"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w:t>
            </w:r>
            <w:r>
              <w:rPr>
                <w:rFonts w:ascii="宋体" w:hAnsi="宋体" w:cs="宋体" w:hint="eastAsia"/>
                <w:color w:val="000000"/>
                <w:kern w:val="0"/>
                <w:sz w:val="22"/>
              </w:rPr>
              <w:t>工作项目</w:t>
            </w:r>
            <w:r w:rsidRPr="00873CCE">
              <w:rPr>
                <w:rFonts w:ascii="宋体" w:hAnsi="宋体" w:cs="宋体" w:hint="eastAsia"/>
                <w:color w:val="000000"/>
                <w:kern w:val="0"/>
                <w:sz w:val="22"/>
              </w:rPr>
              <w:t>数据库，事件存入日志，通知</w:t>
            </w:r>
            <w:r>
              <w:rPr>
                <w:rFonts w:ascii="宋体" w:hAnsi="宋体" w:cs="宋体" w:hint="eastAsia"/>
                <w:color w:val="000000"/>
                <w:kern w:val="0"/>
                <w:sz w:val="22"/>
              </w:rPr>
              <w:t>工作项目</w:t>
            </w:r>
            <w:r w:rsidRPr="00873CCE">
              <w:rPr>
                <w:rFonts w:ascii="宋体" w:hAnsi="宋体" w:cs="宋体" w:hint="eastAsia"/>
                <w:color w:val="000000"/>
                <w:kern w:val="0"/>
                <w:sz w:val="22"/>
              </w:rPr>
              <w:t>相关者</w:t>
            </w:r>
          </w:p>
        </w:tc>
      </w:tr>
      <w:tr w:rsidR="00B16890" w:rsidRPr="00873CCE" w14:paraId="2E0AAFC3" w14:textId="77777777" w:rsidTr="00B16890">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A6B3A39"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EA55A4C" w14:textId="77777777" w:rsidR="00B16890" w:rsidRPr="00873CCE" w:rsidRDefault="00B16890" w:rsidP="00B16890">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选择要查看及批改的</w:t>
            </w:r>
            <w:r>
              <w:rPr>
                <w:rFonts w:ascii="宋体" w:hAnsi="宋体" w:cs="宋体" w:hint="eastAsia"/>
                <w:color w:val="000000"/>
                <w:kern w:val="0"/>
                <w:sz w:val="22"/>
              </w:rPr>
              <w:t>工作项目</w:t>
            </w:r>
          </w:p>
          <w:p w14:paraId="5885FB49" w14:textId="77777777" w:rsidR="00B16890" w:rsidRPr="00873CCE" w:rsidRDefault="00B16890" w:rsidP="00B16890">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查看并批改</w:t>
            </w:r>
            <w:r>
              <w:rPr>
                <w:rFonts w:ascii="宋体" w:hAnsi="宋体" w:cs="宋体" w:hint="eastAsia"/>
                <w:color w:val="000000"/>
                <w:kern w:val="0"/>
                <w:sz w:val="22"/>
              </w:rPr>
              <w:t>工作项目</w:t>
            </w:r>
          </w:p>
          <w:p w14:paraId="27060C18" w14:textId="77777777" w:rsidR="00B16890" w:rsidRPr="00873CCE" w:rsidRDefault="00B16890" w:rsidP="00B16890">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录入</w:t>
            </w:r>
            <w:r>
              <w:rPr>
                <w:rFonts w:ascii="宋体" w:hAnsi="宋体" w:cs="宋体" w:hint="eastAsia"/>
                <w:color w:val="000000"/>
                <w:kern w:val="0"/>
                <w:sz w:val="22"/>
              </w:rPr>
              <w:t>业绩</w:t>
            </w:r>
          </w:p>
        </w:tc>
      </w:tr>
      <w:tr w:rsidR="00B16890" w:rsidRPr="00873CCE" w14:paraId="6D6E7587"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B05AAC6"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3754D16" w14:textId="77777777" w:rsidR="00B16890" w:rsidRPr="00873CCE" w:rsidRDefault="00B16890" w:rsidP="00B16890">
            <w:pPr>
              <w:autoSpaceDE w:val="0"/>
              <w:autoSpaceDN w:val="0"/>
              <w:adjustRightInd w:val="0"/>
              <w:spacing w:line="372" w:lineRule="exact"/>
              <w:ind w:left="108"/>
              <w:jc w:val="left"/>
              <w:rPr>
                <w:rFonts w:ascii="宋体" w:hAnsi="宋体" w:cs="宋体"/>
                <w:color w:val="000000"/>
                <w:kern w:val="0"/>
                <w:sz w:val="22"/>
              </w:rPr>
            </w:pPr>
            <w:r w:rsidRPr="00873CCE">
              <w:rPr>
                <w:rFonts w:ascii="宋体" w:hAnsi="宋体" w:cs="Calibri"/>
                <w:color w:val="000000"/>
                <w:kern w:val="0"/>
                <w:sz w:val="22"/>
              </w:rPr>
              <w:t>2.1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在线批改，转入在线批改界面</w:t>
            </w:r>
          </w:p>
          <w:p w14:paraId="561B3934" w14:textId="77777777" w:rsidR="00B16890" w:rsidRPr="00873CCE" w:rsidRDefault="00B16890" w:rsidP="00B16890">
            <w:pPr>
              <w:autoSpaceDE w:val="0"/>
              <w:autoSpaceDN w:val="0"/>
              <w:adjustRightInd w:val="0"/>
              <w:spacing w:line="468" w:lineRule="exact"/>
              <w:ind w:left="108"/>
              <w:jc w:val="left"/>
              <w:rPr>
                <w:rFonts w:ascii="宋体" w:hAnsi="宋体" w:cs="宋体"/>
                <w:color w:val="000000"/>
                <w:kern w:val="0"/>
                <w:sz w:val="22"/>
              </w:rPr>
            </w:pPr>
            <w:r w:rsidRPr="00873CCE">
              <w:rPr>
                <w:rFonts w:ascii="宋体" w:hAnsi="宋体" w:cs="Calibri"/>
                <w:color w:val="000000"/>
                <w:kern w:val="0"/>
                <w:sz w:val="22"/>
              </w:rPr>
              <w:t>2.2</w:t>
            </w:r>
            <w:r w:rsidRPr="00873CCE">
              <w:rPr>
                <w:rFonts w:ascii="宋体" w:hAnsi="宋体" w:cs="宋体"/>
                <w:color w:val="000000"/>
                <w:kern w:val="0"/>
                <w:sz w:val="22"/>
              </w:rPr>
              <w:t xml:space="preserve"> </w:t>
            </w:r>
            <w:r w:rsidRPr="00873CCE">
              <w:rPr>
                <w:rFonts w:ascii="宋体" w:hAnsi="宋体" w:cs="宋体" w:hint="eastAsia"/>
                <w:color w:val="000000"/>
                <w:kern w:val="0"/>
                <w:sz w:val="22"/>
              </w:rPr>
              <w:t>线下批改，打包下载所有</w:t>
            </w:r>
            <w:r>
              <w:rPr>
                <w:rFonts w:ascii="宋体" w:hAnsi="宋体" w:cs="宋体" w:hint="eastAsia"/>
                <w:color w:val="000000"/>
                <w:kern w:val="0"/>
                <w:sz w:val="22"/>
              </w:rPr>
              <w:t>工作项目</w:t>
            </w:r>
          </w:p>
        </w:tc>
      </w:tr>
      <w:tr w:rsidR="00B16890" w:rsidRPr="00873CCE" w14:paraId="302B2F5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9F9CA0"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488536"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0C5C0C2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3C4552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E03A19F"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2F292E4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4C1C20"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CDFC22D"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高</w:t>
            </w:r>
          </w:p>
        </w:tc>
      </w:tr>
      <w:tr w:rsidR="00B16890" w:rsidRPr="00873CCE" w14:paraId="4716665B"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9E17CC3"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A7C214D"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十六次每人每</w:t>
            </w:r>
            <w:r>
              <w:rPr>
                <w:rFonts w:ascii="宋体" w:hAnsi="宋体" w:cs="宋体" w:hint="eastAsia"/>
                <w:color w:val="000000"/>
                <w:kern w:val="0"/>
                <w:sz w:val="22"/>
              </w:rPr>
              <w:t>年</w:t>
            </w:r>
          </w:p>
        </w:tc>
      </w:tr>
      <w:tr w:rsidR="00B16890" w:rsidRPr="00873CCE" w14:paraId="34BECEA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6193AA"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76ABC1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70B49D2" w14:textId="77777777" w:rsidR="00B16890" w:rsidRDefault="00B16890" w:rsidP="00B16890">
      <w:pPr>
        <w:spacing w:line="360" w:lineRule="auto"/>
        <w:rPr>
          <w:rFonts w:ascii="宋体" w:hAnsi="宋体" w:cs="宋体"/>
          <w:sz w:val="24"/>
        </w:rPr>
      </w:pPr>
    </w:p>
    <w:p w14:paraId="271BACA5" w14:textId="77777777" w:rsidR="00B16890" w:rsidRDefault="00B16890" w:rsidP="00B16890">
      <w:pPr>
        <w:spacing w:line="360" w:lineRule="auto"/>
        <w:rPr>
          <w:rFonts w:ascii="宋体" w:hAnsi="宋体" w:cs="宋体"/>
          <w:sz w:val="24"/>
        </w:rPr>
      </w:pPr>
    </w:p>
    <w:p w14:paraId="6BBB07FC" w14:textId="77777777" w:rsidR="00B16890" w:rsidRDefault="00B16890" w:rsidP="00B16890">
      <w:pPr>
        <w:spacing w:line="360" w:lineRule="auto"/>
        <w:rPr>
          <w:rFonts w:ascii="宋体" w:hAnsi="宋体" w:cs="宋体"/>
          <w:sz w:val="24"/>
        </w:rPr>
      </w:pPr>
    </w:p>
    <w:p w14:paraId="012E4AC8" w14:textId="77777777" w:rsidR="00B16890" w:rsidRPr="00873CCE"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rsidRPr="00873CCE" w14:paraId="2005F52A"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7F7946D" w14:textId="77777777" w:rsidR="00B16890" w:rsidRPr="00873CCE" w:rsidRDefault="00B16890" w:rsidP="00B16890">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UC_Leader_18</w:t>
            </w:r>
          </w:p>
        </w:tc>
      </w:tr>
      <w:tr w:rsidR="00B16890" w:rsidRPr="00873CCE" w14:paraId="35BAFAB9"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F9B09DA"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9D5AF83"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发帖</w:t>
            </w:r>
          </w:p>
        </w:tc>
      </w:tr>
      <w:tr w:rsidR="00B16890" w:rsidRPr="00873CCE" w14:paraId="2F5E0E6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13165A5"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154DFF" w14:textId="49BE87CA"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1BA5685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65C1675"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5D65C72" w14:textId="493AECB4"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13709F5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3A1A7A7"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BA992C6" w14:textId="784FBA38"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11121CA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29E2F56"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98AE8CE" w14:textId="36C434F4"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34D642C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E0EE47"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62216ED"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rsidRPr="00873CCE" w14:paraId="08D74329"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CC0351"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FA7F10D"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在论坛界面发帖</w:t>
            </w:r>
          </w:p>
        </w:tc>
      </w:tr>
      <w:tr w:rsidR="00B16890" w:rsidRPr="00873CCE" w14:paraId="3951D1EE"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53841A7"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3B81A1" w14:textId="77777777" w:rsidR="00B16890" w:rsidRPr="00873CCE" w:rsidRDefault="00B16890" w:rsidP="00B16890">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77E8CEC8" w14:textId="77777777" w:rsidR="00B16890" w:rsidRPr="00873CCE" w:rsidRDefault="00B16890" w:rsidP="00B16890">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B16890" w:rsidRPr="00873CCE" w14:paraId="34EEFE3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EF7A4B"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8335921"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B16890" w:rsidRPr="00873CCE" w14:paraId="76644A7E" w14:textId="77777777" w:rsidTr="00B16890">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F9B326F"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FEABDD8" w14:textId="77777777" w:rsidR="00B16890" w:rsidRPr="00873CCE" w:rsidRDefault="00B16890" w:rsidP="00B16890">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设置帖子标题及内容</w:t>
            </w:r>
          </w:p>
          <w:p w14:paraId="3B81C210" w14:textId="77777777" w:rsidR="00B16890" w:rsidRPr="00873CCE" w:rsidRDefault="00B16890" w:rsidP="00B16890">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选择要上传的文件</w:t>
            </w:r>
          </w:p>
          <w:p w14:paraId="7BFEBB4C" w14:textId="77777777" w:rsidR="00B16890" w:rsidRPr="00873CCE" w:rsidRDefault="00B16890" w:rsidP="00B16890">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点击发帖</w:t>
            </w:r>
          </w:p>
        </w:tc>
      </w:tr>
      <w:tr w:rsidR="00B16890" w:rsidRPr="00873CCE" w14:paraId="1A31730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08AB59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4653865"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15AEEE2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616ADE7"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F1A795E"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1062955B"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2F23FCD"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86972E"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2295D80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1088F23"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0680BB4"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B16890" w:rsidRPr="00873CCE" w14:paraId="17ED8E5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98C4925"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DF05C7"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B16890" w:rsidRPr="00873CCE" w14:paraId="09294BE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7B754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E4F096D"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帖子的标题不能为空</w:t>
            </w:r>
          </w:p>
        </w:tc>
      </w:tr>
    </w:tbl>
    <w:p w14:paraId="1051A454" w14:textId="77777777" w:rsidR="00B16890" w:rsidRPr="004456E9" w:rsidRDefault="00B16890" w:rsidP="00B16890">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rsidRPr="00873CCE" w14:paraId="26FE8418"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719E1F7" w14:textId="77777777" w:rsidR="00B16890" w:rsidRPr="00873CCE" w:rsidRDefault="00B16890" w:rsidP="00B16890">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UC_Leader_19</w:t>
            </w:r>
          </w:p>
        </w:tc>
      </w:tr>
      <w:tr w:rsidR="00B16890" w:rsidRPr="00873CCE" w14:paraId="62D0539F"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D1E4B83"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5E439C4E"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查看帖子回复</w:t>
            </w:r>
          </w:p>
        </w:tc>
      </w:tr>
      <w:tr w:rsidR="00B16890" w:rsidRPr="00873CCE" w14:paraId="41CF925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24DB31"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9F9DE3D" w14:textId="187E4A3F"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79017FB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32D0431"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106B2AE" w14:textId="662DECBD"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0CF673C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98EA79E"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C126B4" w14:textId="18BDF378"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1C5C8AC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5C3549B"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191AB12" w14:textId="2D66CF92"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7C27144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45122B"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5D6CA98"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rsidRPr="00873CCE" w14:paraId="6D411187"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424A61" w14:textId="77777777" w:rsidR="00B16890" w:rsidRPr="00873CCE" w:rsidRDefault="00B16890" w:rsidP="00B16890">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42C2981" w14:textId="77777777" w:rsidR="00B16890" w:rsidRPr="00873CCE"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在论坛界面查看帖子回复</w:t>
            </w:r>
          </w:p>
        </w:tc>
      </w:tr>
      <w:tr w:rsidR="00B16890" w:rsidRPr="00873CCE" w14:paraId="66317911"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44A6CD0"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3D62AB" w14:textId="77777777" w:rsidR="00B16890" w:rsidRPr="00873CCE" w:rsidRDefault="00B16890" w:rsidP="00B16890">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5BFF24BE" w14:textId="77777777" w:rsidR="00B16890" w:rsidRPr="00873CCE" w:rsidRDefault="00B16890" w:rsidP="00B16890">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B16890" w:rsidRPr="00873CCE" w14:paraId="3318073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FE7E89"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848FCD3"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B16890" w:rsidRPr="00873CCE" w14:paraId="2BBD095D" w14:textId="77777777" w:rsidTr="00B16890">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BD8A2CA"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E9FDDF"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查看某条帖子的回复</w:t>
            </w:r>
          </w:p>
        </w:tc>
      </w:tr>
      <w:tr w:rsidR="00B16890" w:rsidRPr="00873CCE" w14:paraId="3AEC1A4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E1CF4DA"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EA19CA"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05C5CA8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EB83D32"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D104F7A"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4A08F09C"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F729EF"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8107298"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1E20935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035DC6"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0314B40"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B16890" w:rsidRPr="00873CCE" w14:paraId="3ADF563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2C065B0"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09F3EC"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B16890" w:rsidRPr="00873CCE" w14:paraId="5CE9AF2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FA44C8"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02D823A"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BF255D3" w14:textId="77777777" w:rsidR="00B16890" w:rsidRDefault="00B16890" w:rsidP="00B16890">
      <w:pPr>
        <w:spacing w:line="360" w:lineRule="auto"/>
        <w:jc w:val="left"/>
        <w:rPr>
          <w:rFonts w:ascii="宋体" w:hAnsi="宋体" w:cs="宋体"/>
          <w:color w:val="000000"/>
          <w:kern w:val="0"/>
          <w:sz w:val="22"/>
        </w:rPr>
      </w:pPr>
    </w:p>
    <w:p w14:paraId="6AD33885" w14:textId="77777777" w:rsidR="00B16890" w:rsidRDefault="00B16890" w:rsidP="00B16890">
      <w:pPr>
        <w:spacing w:line="360" w:lineRule="auto"/>
        <w:jc w:val="left"/>
        <w:rPr>
          <w:rFonts w:ascii="宋体" w:hAnsi="宋体" w:cs="宋体"/>
          <w:color w:val="000000"/>
          <w:kern w:val="0"/>
          <w:sz w:val="22"/>
        </w:rPr>
      </w:pPr>
    </w:p>
    <w:p w14:paraId="442C4159" w14:textId="77777777" w:rsidR="00B16890" w:rsidRDefault="00B16890" w:rsidP="00B16890">
      <w:pPr>
        <w:spacing w:line="360" w:lineRule="auto"/>
        <w:jc w:val="left"/>
        <w:rPr>
          <w:rFonts w:ascii="宋体" w:hAnsi="宋体" w:cs="宋体"/>
          <w:color w:val="000000"/>
          <w:kern w:val="0"/>
          <w:sz w:val="22"/>
        </w:rPr>
      </w:pPr>
    </w:p>
    <w:p w14:paraId="70D3D70F" w14:textId="77777777" w:rsidR="00B16890" w:rsidRDefault="00B16890" w:rsidP="00B16890">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rsidRPr="00873CCE" w14:paraId="16BCBA24"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9EE5197" w14:textId="77777777" w:rsidR="00B16890" w:rsidRPr="00873CCE" w:rsidRDefault="00B16890" w:rsidP="00B16890">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UC_Leader_20</w:t>
            </w:r>
          </w:p>
        </w:tc>
      </w:tr>
      <w:tr w:rsidR="00B16890" w:rsidRPr="00873CCE" w14:paraId="575856CB"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613DB7F7"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7C7641C"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修改帖子</w:t>
            </w:r>
          </w:p>
        </w:tc>
      </w:tr>
      <w:tr w:rsidR="00B16890" w:rsidRPr="00873CCE" w14:paraId="46B7EAD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0694AA"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E8245AD" w14:textId="4B4BE3A5"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2AA625F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8BA2B81"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923BA12" w14:textId="4FAA111D"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B16890" w:rsidRPr="00873CCE" w14:paraId="56363FF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30A93D9"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D6CAFF" w14:textId="46EF0227"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724F9F6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A411B28"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EBBB65B" w14:textId="5A3B67D9" w:rsidR="00B16890" w:rsidRPr="00873CCE"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rsidRPr="00873CCE" w14:paraId="7C397E1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A2B377"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CBCB0D"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B16890" w:rsidRPr="00873CCE" w14:paraId="2E62D0A8"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4A67C43" w14:textId="77777777" w:rsidR="00B16890" w:rsidRPr="00873CCE" w:rsidRDefault="00B16890" w:rsidP="00B16890">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1F9FCC4" w14:textId="77777777" w:rsidR="00B16890" w:rsidRPr="00873CCE"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领导在论坛界面查看帖子，并对不合理的地方进行修改</w:t>
            </w:r>
          </w:p>
        </w:tc>
      </w:tr>
      <w:tr w:rsidR="00B16890" w:rsidRPr="00873CCE" w14:paraId="6E80FFDF"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FEB94A0"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B17E91" w14:textId="77777777" w:rsidR="00B16890" w:rsidRPr="00873CCE" w:rsidRDefault="00B16890" w:rsidP="00B16890">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53513C3E" w14:textId="77777777" w:rsidR="00B16890" w:rsidRPr="00873CCE" w:rsidRDefault="00B16890" w:rsidP="00B16890">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B16890" w:rsidRPr="00873CCE" w14:paraId="5DD94F4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5E4F6AF"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D88E57"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B16890" w:rsidRPr="00873CCE" w14:paraId="426F48D2" w14:textId="77777777" w:rsidTr="00B16890">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4C284E5"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57130F0" w14:textId="77777777" w:rsidR="00B16890" w:rsidRPr="00873CCE"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查看某条帖子，并进行修改</w:t>
            </w:r>
          </w:p>
        </w:tc>
      </w:tr>
      <w:tr w:rsidR="00B16890" w:rsidRPr="00873CCE" w14:paraId="50EC8DD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496DC4"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04CB00"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6A9721F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E09B4CA"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5697AC1"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4C2BB86D"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FFEC0F"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F0FCCAB"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B16890" w:rsidRPr="00873CCE" w14:paraId="5D57E09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44F14A0"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8D70E9A"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B16890" w:rsidRPr="00873CCE" w14:paraId="686A173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4F047A" w14:textId="77777777" w:rsidR="00B16890" w:rsidRPr="00873CCE" w:rsidRDefault="00B16890" w:rsidP="00B16890">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56B8214" w14:textId="77777777" w:rsidR="00B16890" w:rsidRPr="00873CCE"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二十</w:t>
            </w:r>
            <w:r w:rsidRPr="00873CCE">
              <w:rPr>
                <w:rFonts w:ascii="宋体" w:hAnsi="宋体" w:cs="宋体" w:hint="eastAsia"/>
                <w:color w:val="000000"/>
                <w:kern w:val="0"/>
                <w:sz w:val="22"/>
              </w:rPr>
              <w:t>次每人每</w:t>
            </w:r>
            <w:r>
              <w:rPr>
                <w:rFonts w:ascii="宋体" w:hAnsi="宋体" w:cs="宋体" w:hint="eastAsia"/>
                <w:color w:val="000000"/>
                <w:kern w:val="0"/>
                <w:sz w:val="22"/>
              </w:rPr>
              <w:t>年</w:t>
            </w:r>
          </w:p>
        </w:tc>
      </w:tr>
      <w:tr w:rsidR="00B16890" w:rsidRPr="00873CCE" w14:paraId="77D2EE4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909DD5E"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7E3C10" w14:textId="77777777" w:rsidR="00B16890" w:rsidRPr="00873CCE"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720C0A08" w14:textId="77777777" w:rsidR="00B16890" w:rsidRDefault="00B16890" w:rsidP="00B16890">
      <w:pPr>
        <w:spacing w:line="360" w:lineRule="auto"/>
        <w:jc w:val="left"/>
        <w:rPr>
          <w:rFonts w:ascii="宋体" w:hAnsi="宋体" w:cs="宋体"/>
          <w:color w:val="000000"/>
          <w:kern w:val="0"/>
          <w:sz w:val="22"/>
        </w:rPr>
      </w:pPr>
    </w:p>
    <w:p w14:paraId="52E9D901" w14:textId="77777777" w:rsidR="00B16890" w:rsidRPr="004456E9" w:rsidRDefault="00B16890" w:rsidP="00B16890">
      <w:pPr>
        <w:spacing w:line="360" w:lineRule="auto"/>
        <w:jc w:val="left"/>
        <w:rPr>
          <w:rFonts w:ascii="宋体" w:hAnsi="宋体" w:cs="宋体"/>
          <w:color w:val="000000"/>
          <w:kern w:val="0"/>
          <w:sz w:val="22"/>
        </w:rPr>
      </w:pPr>
    </w:p>
    <w:p w14:paraId="7036DE31" w14:textId="77777777" w:rsidR="00B16890" w:rsidRDefault="00B16890" w:rsidP="00B16890">
      <w:pPr>
        <w:pStyle w:val="1"/>
        <w:jc w:val="left"/>
        <w:rPr>
          <w:rFonts w:ascii="宋体" w:hAnsi="宋体" w:hint="eastAsia"/>
        </w:rPr>
      </w:pPr>
      <w:bookmarkStart w:id="53" w:name="_Toc518417047"/>
      <w:r>
        <w:rPr>
          <w:rFonts w:ascii="宋体" w:hAnsi="宋体" w:hint="eastAsia"/>
        </w:rPr>
        <w:t>4.2</w:t>
      </w:r>
      <w:r>
        <w:rPr>
          <w:rFonts w:ascii="宋体" w:hAnsi="宋体"/>
        </w:rPr>
        <w:t xml:space="preserve"> </w:t>
      </w:r>
      <w:r>
        <w:rPr>
          <w:rFonts w:ascii="宋体" w:hAnsi="宋体" w:hint="eastAsia"/>
        </w:rPr>
        <w:t>秘书子系统</w:t>
      </w:r>
      <w:bookmarkEnd w:id="53"/>
    </w:p>
    <w:p w14:paraId="03F6EE0C" w14:textId="77777777" w:rsidR="00B16890" w:rsidRPr="007E50BA" w:rsidRDefault="00B16890" w:rsidP="00B16890">
      <w:pPr>
        <w:pStyle w:val="1"/>
        <w:rPr>
          <w:rFonts w:ascii="宋体" w:hAnsi="宋体" w:hint="eastAsia"/>
          <w:sz w:val="36"/>
          <w:szCs w:val="36"/>
        </w:rPr>
      </w:pPr>
      <w:bookmarkStart w:id="54" w:name="_Toc518417048"/>
      <w:r>
        <w:rPr>
          <w:rFonts w:ascii="宋体" w:hAnsi="宋体" w:hint="eastAsia"/>
          <w:sz w:val="36"/>
          <w:szCs w:val="36"/>
        </w:rPr>
        <w:t>4.2.1 说明和优先级</w:t>
      </w:r>
      <w:bookmarkEnd w:id="54"/>
    </w:p>
    <w:p w14:paraId="3316F9BC" w14:textId="77777777" w:rsidR="00B16890" w:rsidRDefault="00B16890" w:rsidP="00B16890">
      <w:pPr>
        <w:spacing w:line="360" w:lineRule="auto"/>
        <w:ind w:firstLine="420"/>
        <w:rPr>
          <w:rFonts w:ascii="宋体" w:hAnsi="宋体" w:cs="宋体"/>
          <w:sz w:val="24"/>
        </w:rPr>
      </w:pPr>
      <w:r>
        <w:rPr>
          <w:rFonts w:ascii="宋体" w:hAnsi="宋体" w:cs="宋体" w:hint="eastAsia"/>
          <w:sz w:val="24"/>
        </w:rPr>
        <w:t>该子系统用于秘书进行日常的操作。秘书进行工作项目发布、工作项目修改、工作项目查看并审核，以及论坛模块下的发帖、查看帖子回复、进入帖子、回复帖子、删除帖子。</w:t>
      </w:r>
    </w:p>
    <w:p w14:paraId="13775DB1" w14:textId="77777777" w:rsidR="00B16890" w:rsidRDefault="00B16890" w:rsidP="00B16890">
      <w:pPr>
        <w:spacing w:line="360" w:lineRule="auto"/>
        <w:ind w:firstLineChars="200" w:firstLine="480"/>
        <w:rPr>
          <w:rFonts w:ascii="宋体" w:hAnsi="宋体" w:cs="宋体" w:hint="eastAsia"/>
          <w:sz w:val="24"/>
        </w:rPr>
      </w:pPr>
      <w:r>
        <w:rPr>
          <w:rFonts w:ascii="宋体" w:hAnsi="宋体" w:cs="宋体" w:hint="eastAsia"/>
          <w:sz w:val="24"/>
        </w:rPr>
        <w:t>本模块的优先级：高。</w:t>
      </w:r>
    </w:p>
    <w:p w14:paraId="65521236" w14:textId="77777777" w:rsidR="00B16890" w:rsidRDefault="00B16890" w:rsidP="00B16890">
      <w:pPr>
        <w:pStyle w:val="1"/>
        <w:rPr>
          <w:rFonts w:ascii="宋体" w:hAnsi="宋体" w:hint="eastAsia"/>
          <w:sz w:val="24"/>
        </w:rPr>
      </w:pPr>
      <w:bookmarkStart w:id="55" w:name="_Toc518417049"/>
      <w:r>
        <w:rPr>
          <w:rFonts w:ascii="宋体" w:hAnsi="宋体" w:hint="eastAsia"/>
          <w:sz w:val="36"/>
          <w:szCs w:val="36"/>
        </w:rPr>
        <w:t>4.2.2 激励/序列</w:t>
      </w:r>
      <w:bookmarkEnd w:id="55"/>
    </w:p>
    <w:p w14:paraId="18918354" w14:textId="77777777" w:rsidR="00B16890" w:rsidRDefault="00B16890" w:rsidP="00B16890">
      <w:pPr>
        <w:rPr>
          <w:rFonts w:ascii="宋体" w:hAnsi="宋体"/>
          <w:sz w:val="24"/>
        </w:rPr>
      </w:pPr>
    </w:p>
    <w:p w14:paraId="2167DB99" w14:textId="77777777" w:rsidR="00B16890" w:rsidRDefault="00B16890" w:rsidP="00B16890">
      <w:pPr>
        <w:rPr>
          <w:rFonts w:ascii="宋体" w:hAnsi="宋体"/>
          <w:sz w:val="24"/>
        </w:rPr>
      </w:pPr>
      <w:r>
        <w:rPr>
          <w:rFonts w:ascii="宋体" w:hAnsi="宋体" w:hint="eastAsia"/>
          <w:sz w:val="24"/>
        </w:rPr>
        <w:t>注册</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10DE81F7"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8604B42" w14:textId="77777777" w:rsidR="00B16890" w:rsidRDefault="00B16890" w:rsidP="00B16890">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133F22E" w14:textId="77777777" w:rsidR="00B16890" w:rsidRDefault="00B16890" w:rsidP="00B16890">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响应</w:t>
            </w:r>
          </w:p>
        </w:tc>
      </w:tr>
      <w:tr w:rsidR="00B16890" w14:paraId="03E655EF"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32C9D7F"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注册为秘书</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1A2F6E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进入注册界面</w:t>
            </w:r>
          </w:p>
        </w:tc>
      </w:tr>
      <w:tr w:rsidR="00B16890" w14:paraId="0D067E79"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367B61C7"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3662F2B9"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4D2EA493" w14:textId="77777777" w:rsidR="00B16890" w:rsidRDefault="00B16890" w:rsidP="00B16890">
      <w:pPr>
        <w:spacing w:line="360" w:lineRule="auto"/>
        <w:rPr>
          <w:rFonts w:ascii="宋体" w:hAnsi="宋体" w:cs="宋体"/>
          <w:sz w:val="24"/>
        </w:rPr>
      </w:pPr>
    </w:p>
    <w:p w14:paraId="116C7339" w14:textId="77777777" w:rsidR="00B16890" w:rsidRDefault="00B16890" w:rsidP="00B16890">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19F18057"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88D00B1"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4603582"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4486DA7C"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60D5415A"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登录为秘书</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038F8E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进入秘书主界面</w:t>
            </w:r>
          </w:p>
          <w:p w14:paraId="54B2972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p>
          <w:p w14:paraId="625CB0B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p>
          <w:p w14:paraId="18F4539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p>
          <w:p w14:paraId="7038A6E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p>
          <w:p w14:paraId="48677881"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p>
        </w:tc>
      </w:tr>
    </w:tbl>
    <w:p w14:paraId="047896ED" w14:textId="77777777" w:rsidR="00B16890" w:rsidRDefault="00B16890" w:rsidP="00B16890">
      <w:pPr>
        <w:spacing w:line="360" w:lineRule="auto"/>
        <w:rPr>
          <w:rFonts w:ascii="宋体" w:hAnsi="宋体" w:cs="宋体"/>
          <w:sz w:val="24"/>
        </w:rPr>
      </w:pPr>
    </w:p>
    <w:p w14:paraId="2142A757" w14:textId="77777777" w:rsidR="00B16890" w:rsidRDefault="00B16890" w:rsidP="00B16890">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33DB18F2"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51A72A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32AD0D11"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3ED69641"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7758D899" w14:textId="77777777" w:rsidR="00B16890" w:rsidRDefault="00B16890" w:rsidP="00B16890">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找回密码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67A59DF"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进入找回密码界面</w:t>
            </w:r>
          </w:p>
        </w:tc>
      </w:tr>
      <w:tr w:rsidR="00B16890" w14:paraId="20EF8321"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94F1813"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填写账号信息并提交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7A5B7048"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1F863DF7" w14:textId="77777777" w:rsidR="00B16890" w:rsidRDefault="00B16890" w:rsidP="00B16890">
      <w:pPr>
        <w:spacing w:line="360" w:lineRule="auto"/>
        <w:rPr>
          <w:rFonts w:ascii="宋体" w:hAnsi="宋体" w:cs="宋体"/>
          <w:sz w:val="24"/>
        </w:rPr>
      </w:pPr>
    </w:p>
    <w:p w14:paraId="7C03F050" w14:textId="77777777" w:rsidR="00B16890" w:rsidRDefault="00B16890" w:rsidP="00B16890">
      <w:pPr>
        <w:spacing w:line="360" w:lineRule="auto"/>
        <w:rPr>
          <w:rFonts w:ascii="宋体" w:hAnsi="宋体" w:cs="宋体"/>
          <w:sz w:val="24"/>
        </w:rPr>
      </w:pPr>
      <w:r>
        <w:rPr>
          <w:rFonts w:ascii="宋体" w:hAnsi="宋体" w:cs="宋体" w:hint="eastAsia"/>
          <w:sz w:val="24"/>
        </w:rPr>
        <w:t>修改个人信息</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5633401A"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E27271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lastRenderedPageBreak/>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7F14A60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0AF63601"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072EF732"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在主界面单击修改个人信息</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FCDF32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进入修改个人信息界面</w:t>
            </w:r>
          </w:p>
        </w:tc>
      </w:tr>
      <w:tr w:rsidR="00B16890" w14:paraId="08D1ADB2"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2826A21"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修改个人信息并提交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02E3C73"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6F0135B1" w14:textId="77777777" w:rsidR="00B16890" w:rsidRDefault="00B16890" w:rsidP="00B16890">
      <w:pPr>
        <w:spacing w:line="360" w:lineRule="auto"/>
        <w:rPr>
          <w:rFonts w:ascii="宋体" w:hAnsi="宋体" w:cs="宋体"/>
          <w:sz w:val="24"/>
        </w:rPr>
      </w:pPr>
    </w:p>
    <w:p w14:paraId="1C75C014" w14:textId="77777777" w:rsidR="00B16890" w:rsidRDefault="00B16890" w:rsidP="00B16890">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7FEFC717"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C56827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DD8598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44B458FF"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CB5B3E5"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51C3197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进入修改密码界面</w:t>
            </w:r>
          </w:p>
        </w:tc>
      </w:tr>
      <w:tr w:rsidR="00B16890" w14:paraId="70BD6E32"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5C71104"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填写原密码和新密码</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0E4B340"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2E396D1A" w14:textId="77777777" w:rsidR="00B16890" w:rsidRDefault="00B16890" w:rsidP="00B16890">
      <w:pPr>
        <w:spacing w:line="360" w:lineRule="auto"/>
        <w:rPr>
          <w:rFonts w:ascii="宋体" w:hAnsi="宋体" w:cs="宋体"/>
          <w:sz w:val="24"/>
        </w:rPr>
      </w:pPr>
    </w:p>
    <w:p w14:paraId="6C1B3883" w14:textId="77777777" w:rsidR="00B16890" w:rsidRDefault="00B16890" w:rsidP="00B16890">
      <w:pPr>
        <w:spacing w:line="360" w:lineRule="auto"/>
        <w:rPr>
          <w:rFonts w:ascii="宋体" w:hAnsi="宋体" w:cs="宋体"/>
          <w:sz w:val="24"/>
        </w:rPr>
      </w:pPr>
      <w:r>
        <w:rPr>
          <w:rFonts w:ascii="宋体" w:hAnsi="宋体" w:cs="宋体" w:hint="eastAsia"/>
          <w:sz w:val="24"/>
        </w:rPr>
        <w:t>绑定手机和邮箱</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097AE6DF"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B53F10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E5261B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3256B4D4"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AF7C07E"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在主界面单击即时消息设置</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DA0868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进入即时消息设置界面</w:t>
            </w:r>
          </w:p>
        </w:tc>
      </w:tr>
      <w:tr w:rsidR="00B16890" w14:paraId="23F038C0"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363E82E"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填写手机号</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6ACF0B4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发送验证码</w:t>
            </w:r>
          </w:p>
        </w:tc>
      </w:tr>
      <w:tr w:rsidR="00B16890" w14:paraId="7EF6CCF2"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51BDD9C4"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7B5820F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手机绑定成功</w:t>
            </w:r>
          </w:p>
        </w:tc>
      </w:tr>
      <w:tr w:rsidR="00B16890" w14:paraId="0AFC54CD"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D2158EC"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填写邮箱</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635D3D0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发送验证码</w:t>
            </w:r>
          </w:p>
        </w:tc>
      </w:tr>
      <w:tr w:rsidR="00B16890" w14:paraId="6A83B920"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0D4DE29D"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填写邮箱验证码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7FFB65F7"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邮箱绑定成功</w:t>
            </w:r>
          </w:p>
        </w:tc>
      </w:tr>
    </w:tbl>
    <w:p w14:paraId="5A61FF54" w14:textId="77777777" w:rsidR="00B16890" w:rsidRDefault="00B16890" w:rsidP="00B16890">
      <w:pPr>
        <w:spacing w:line="360" w:lineRule="auto"/>
        <w:rPr>
          <w:rFonts w:ascii="宋体" w:hAnsi="宋体" w:cs="宋体"/>
          <w:sz w:val="24"/>
        </w:rPr>
      </w:pPr>
    </w:p>
    <w:p w14:paraId="7C8D1945" w14:textId="77777777" w:rsidR="00B16890" w:rsidRDefault="00B16890" w:rsidP="00B16890">
      <w:pPr>
        <w:spacing w:line="360" w:lineRule="auto"/>
        <w:rPr>
          <w:rFonts w:ascii="宋体" w:hAnsi="宋体" w:cs="宋体"/>
          <w:sz w:val="24"/>
        </w:rPr>
      </w:pPr>
    </w:p>
    <w:p w14:paraId="4C0F7183" w14:textId="77777777" w:rsidR="00B16890" w:rsidRDefault="00B16890" w:rsidP="00B16890">
      <w:pPr>
        <w:spacing w:line="360" w:lineRule="auto"/>
        <w:rPr>
          <w:rFonts w:ascii="宋体" w:hAnsi="宋体" w:cs="宋体"/>
          <w:sz w:val="24"/>
        </w:rPr>
      </w:pPr>
    </w:p>
    <w:p w14:paraId="07829BC4" w14:textId="77777777" w:rsidR="00B16890" w:rsidRDefault="00B16890" w:rsidP="00B16890">
      <w:pPr>
        <w:spacing w:line="360" w:lineRule="auto"/>
        <w:rPr>
          <w:rFonts w:ascii="宋体" w:hAnsi="宋体" w:cs="宋体"/>
          <w:sz w:val="24"/>
        </w:rPr>
      </w:pPr>
      <w:r>
        <w:rPr>
          <w:rFonts w:ascii="宋体" w:hAnsi="宋体" w:cs="宋体" w:hint="eastAsia"/>
          <w:sz w:val="24"/>
        </w:rPr>
        <w:t>工作项目管理</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63E2AA0F"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89E544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D13990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0A7B62D7" w14:textId="77777777" w:rsidTr="00B16890">
        <w:trPr>
          <w:trHeight w:hRule="exact" w:val="480"/>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09A2FFB5"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在研究内容界面中单击工作项目管理</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4D3878B4"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进入工作项目管理界面</w:t>
            </w:r>
          </w:p>
        </w:tc>
      </w:tr>
    </w:tbl>
    <w:p w14:paraId="3A8B9697" w14:textId="77777777" w:rsidR="00B16890" w:rsidRDefault="00B16890" w:rsidP="00B16890">
      <w:pPr>
        <w:spacing w:line="360" w:lineRule="auto"/>
        <w:rPr>
          <w:rFonts w:ascii="宋体" w:hAnsi="宋体" w:cs="宋体"/>
          <w:sz w:val="24"/>
        </w:rPr>
      </w:pPr>
    </w:p>
    <w:p w14:paraId="181CF972" w14:textId="77777777" w:rsidR="00B16890" w:rsidRDefault="00B16890" w:rsidP="00B16890">
      <w:pPr>
        <w:spacing w:line="360" w:lineRule="auto"/>
        <w:rPr>
          <w:rFonts w:ascii="宋体" w:hAnsi="宋体" w:cs="宋体"/>
          <w:color w:val="000000"/>
          <w:kern w:val="0"/>
          <w:sz w:val="24"/>
        </w:rPr>
      </w:pPr>
    </w:p>
    <w:p w14:paraId="2A9A550B" w14:textId="77777777" w:rsidR="00B16890" w:rsidRDefault="00B16890" w:rsidP="00B16890">
      <w:pPr>
        <w:spacing w:line="360" w:lineRule="auto"/>
        <w:rPr>
          <w:rFonts w:ascii="宋体" w:hAnsi="宋体" w:cs="宋体"/>
          <w:color w:val="000000"/>
          <w:kern w:val="0"/>
          <w:sz w:val="24"/>
        </w:rPr>
      </w:pPr>
    </w:p>
    <w:p w14:paraId="7DBD5D89" w14:textId="77777777" w:rsidR="00B16890" w:rsidRDefault="00B16890" w:rsidP="00B16890">
      <w:pPr>
        <w:spacing w:line="360" w:lineRule="auto"/>
        <w:rPr>
          <w:rFonts w:ascii="宋体" w:hAnsi="宋体" w:cs="宋体"/>
          <w:color w:val="000000"/>
          <w:kern w:val="0"/>
          <w:sz w:val="24"/>
        </w:rPr>
      </w:pPr>
      <w:r>
        <w:rPr>
          <w:rFonts w:ascii="宋体" w:hAnsi="宋体" w:cs="宋体" w:hint="eastAsia"/>
          <w:color w:val="000000"/>
          <w:kern w:val="0"/>
          <w:sz w:val="24"/>
        </w:rPr>
        <w:t>工作项目及小组工作项目发布</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05D1469A"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4BA491A"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9935FD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0EDE0517"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88E46F4"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在工作项目管理界面中单击工作项目发布</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544E3A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进入工作项目发布界面</w:t>
            </w:r>
          </w:p>
        </w:tc>
      </w:tr>
      <w:tr w:rsidR="00B16890" w14:paraId="611FE22B"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7675F627" w14:textId="77777777" w:rsidR="00B16890" w:rsidRDefault="00B16890" w:rsidP="00B16890">
            <w:pPr>
              <w:autoSpaceDE w:val="0"/>
              <w:autoSpaceDN w:val="0"/>
              <w:adjustRightInd w:val="0"/>
              <w:spacing w:line="371" w:lineRule="exact"/>
              <w:ind w:left="527"/>
              <w:jc w:val="left"/>
              <w:rPr>
                <w:rFonts w:ascii="宋体" w:hAnsi="宋体" w:cs="Calibri"/>
                <w:color w:val="000000"/>
                <w:kern w:val="0"/>
                <w:sz w:val="22"/>
              </w:rPr>
            </w:pPr>
            <w:r>
              <w:rPr>
                <w:rFonts w:ascii="宋体" w:hAnsi="宋体" w:cs="宋体" w:hint="eastAsia"/>
                <w:color w:val="000000"/>
                <w:kern w:val="0"/>
                <w:sz w:val="22"/>
              </w:rPr>
              <w:t>布置工作项目并设置</w:t>
            </w:r>
            <w:r>
              <w:rPr>
                <w:rFonts w:ascii="宋体" w:hAnsi="宋体" w:cs="Calibri"/>
                <w:color w:val="000000"/>
                <w:kern w:val="0"/>
                <w:sz w:val="22"/>
              </w:rPr>
              <w:t xml:space="preserve"> DDL</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6713C37"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新增工作项目，并给员工（实习生）推送私信</w:t>
            </w:r>
          </w:p>
        </w:tc>
      </w:tr>
    </w:tbl>
    <w:p w14:paraId="1F3483CF" w14:textId="77777777" w:rsidR="00B16890" w:rsidRDefault="00B16890" w:rsidP="00B16890">
      <w:pPr>
        <w:autoSpaceDE w:val="0"/>
        <w:autoSpaceDN w:val="0"/>
        <w:adjustRightInd w:val="0"/>
        <w:spacing w:line="360" w:lineRule="auto"/>
        <w:jc w:val="left"/>
        <w:rPr>
          <w:rFonts w:ascii="宋体" w:hAnsi="宋体" w:cs="宋体"/>
          <w:color w:val="000000"/>
          <w:kern w:val="0"/>
          <w:sz w:val="24"/>
        </w:rPr>
      </w:pPr>
    </w:p>
    <w:p w14:paraId="3CB15D2A" w14:textId="77777777" w:rsidR="00B16890" w:rsidRDefault="00B16890" w:rsidP="00B16890">
      <w:pPr>
        <w:autoSpaceDE w:val="0"/>
        <w:autoSpaceDN w:val="0"/>
        <w:adjustRightInd w:val="0"/>
        <w:spacing w:line="360" w:lineRule="auto"/>
        <w:jc w:val="left"/>
        <w:rPr>
          <w:rFonts w:ascii="宋体" w:hAnsi="宋体" w:cs="宋体"/>
          <w:color w:val="000000"/>
          <w:kern w:val="0"/>
          <w:sz w:val="24"/>
        </w:rPr>
      </w:pPr>
    </w:p>
    <w:p w14:paraId="7B4FDA3D" w14:textId="77777777" w:rsidR="00B16890" w:rsidRDefault="00B16890" w:rsidP="00B16890">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工作项目及小组工作项目修改</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315F443A" w14:textId="77777777" w:rsidTr="00B16890">
        <w:trPr>
          <w:trHeight w:hRule="exact" w:val="480"/>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1744907" w14:textId="77777777" w:rsidR="00B16890" w:rsidRDefault="00B16890" w:rsidP="00B16890">
            <w:pPr>
              <w:autoSpaceDE w:val="0"/>
              <w:autoSpaceDN w:val="0"/>
              <w:adjustRightInd w:val="0"/>
              <w:spacing w:line="350"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522568E"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6538871F" w14:textId="77777777" w:rsidTr="00B16890">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EC93937"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在工作项目管理界面中单击工作项目修改</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8A4CC2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进入工作项目修改界面</w:t>
            </w:r>
          </w:p>
        </w:tc>
      </w:tr>
      <w:tr w:rsidR="00B16890" w14:paraId="5326DBB6"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4A4AED1" w14:textId="77777777" w:rsidR="00B16890" w:rsidRDefault="00B16890" w:rsidP="00B16890">
            <w:pPr>
              <w:autoSpaceDE w:val="0"/>
              <w:autoSpaceDN w:val="0"/>
              <w:adjustRightInd w:val="0"/>
              <w:spacing w:line="371" w:lineRule="exact"/>
              <w:jc w:val="left"/>
              <w:rPr>
                <w:rFonts w:ascii="宋体" w:hAnsi="宋体" w:cs="Calibri"/>
                <w:color w:val="000000"/>
                <w:kern w:val="0"/>
                <w:sz w:val="22"/>
              </w:rPr>
            </w:pPr>
            <w:r>
              <w:rPr>
                <w:rFonts w:ascii="宋体" w:hAnsi="宋体" w:cs="宋体" w:hint="eastAsia"/>
                <w:color w:val="000000"/>
                <w:kern w:val="0"/>
                <w:sz w:val="22"/>
              </w:rPr>
              <w:t>修改或删除工作项目要求或</w:t>
            </w:r>
            <w:r>
              <w:rPr>
                <w:rFonts w:ascii="宋体" w:hAnsi="宋体" w:cs="Calibri"/>
                <w:color w:val="000000"/>
                <w:kern w:val="0"/>
                <w:sz w:val="22"/>
              </w:rPr>
              <w:t xml:space="preserve"> DDL</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7CD359BE"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更新工作项目，并给员工（实习生）推送私信</w:t>
            </w:r>
          </w:p>
        </w:tc>
      </w:tr>
    </w:tbl>
    <w:p w14:paraId="14C7C18B" w14:textId="77777777" w:rsidR="00B16890" w:rsidRDefault="00B16890" w:rsidP="00B16890">
      <w:pPr>
        <w:spacing w:line="360" w:lineRule="auto"/>
        <w:rPr>
          <w:rFonts w:ascii="宋体" w:hAnsi="宋体" w:cs="宋体"/>
          <w:sz w:val="24"/>
        </w:rPr>
      </w:pPr>
    </w:p>
    <w:p w14:paraId="4E589E9A" w14:textId="77777777" w:rsidR="00B16890" w:rsidRDefault="00B16890" w:rsidP="00B16890">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工作项目及小组工作项目查看并审核</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2BAF5B3B"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8C9611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09FC0AC"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1BFEA770" w14:textId="77777777" w:rsidTr="00B16890">
        <w:trPr>
          <w:trHeight w:hRule="exact" w:val="946"/>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014BAA9F"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在工作项目管理界面中单击工作项目查看审核</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4EDD547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进入工作项目查看审核界面</w:t>
            </w:r>
          </w:p>
        </w:tc>
      </w:tr>
      <w:tr w:rsidR="00B16890" w14:paraId="53E81F1E" w14:textId="77777777" w:rsidTr="00B16890">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136A2DD6"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查看员工（实习生）工作项目</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6B6D1C6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进入工作项目提交列表</w:t>
            </w:r>
          </w:p>
        </w:tc>
      </w:tr>
      <w:tr w:rsidR="00B16890" w14:paraId="1C0B2558"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0AFEB19F"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审核员工（实习生）工作项目</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67F0CD9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进入工作项目审核界面</w:t>
            </w:r>
          </w:p>
        </w:tc>
      </w:tr>
      <w:tr w:rsidR="00B16890" w14:paraId="718B3FBB"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72A4697F"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更新工作项目业绩</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87026B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更新业绩，并给员工（实习生）推送私信</w:t>
            </w:r>
          </w:p>
        </w:tc>
      </w:tr>
      <w:tr w:rsidR="00B16890" w14:paraId="008F5B34" w14:textId="77777777" w:rsidTr="00B16890">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0618DAAE"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更新工作项目点评</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0289EE80"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更新点评</w:t>
            </w:r>
          </w:p>
        </w:tc>
      </w:tr>
    </w:tbl>
    <w:p w14:paraId="16AA7DF0" w14:textId="77777777" w:rsidR="00B16890" w:rsidRDefault="00B16890" w:rsidP="00B16890">
      <w:pPr>
        <w:spacing w:line="360" w:lineRule="auto"/>
        <w:rPr>
          <w:rFonts w:ascii="宋体" w:hAnsi="宋体" w:cs="宋体"/>
          <w:sz w:val="24"/>
        </w:rPr>
      </w:pPr>
    </w:p>
    <w:p w14:paraId="25AE1276" w14:textId="77777777" w:rsidR="00B16890" w:rsidRDefault="00B16890" w:rsidP="00B16890">
      <w:pPr>
        <w:spacing w:line="360" w:lineRule="auto"/>
        <w:rPr>
          <w:rFonts w:ascii="宋体" w:hAnsi="宋体" w:cs="宋体"/>
          <w:sz w:val="24"/>
        </w:rPr>
      </w:pPr>
      <w:r>
        <w:rPr>
          <w:rFonts w:ascii="宋体" w:hAnsi="宋体" w:cs="宋体" w:hint="eastAsia"/>
          <w:sz w:val="24"/>
        </w:rPr>
        <w:t>论坛</w:t>
      </w:r>
    </w:p>
    <w:tbl>
      <w:tblPr>
        <w:tblW w:w="0" w:type="auto"/>
        <w:tblInd w:w="5" w:type="dxa"/>
        <w:tblLayout w:type="fixed"/>
        <w:tblCellMar>
          <w:left w:w="0" w:type="dxa"/>
          <w:right w:w="0" w:type="dxa"/>
        </w:tblCellMar>
        <w:tblLook w:val="0000" w:firstRow="0" w:lastRow="0" w:firstColumn="0" w:lastColumn="0" w:noHBand="0" w:noVBand="0"/>
      </w:tblPr>
      <w:tblGrid>
        <w:gridCol w:w="4148"/>
        <w:gridCol w:w="4151"/>
        <w:gridCol w:w="4151"/>
      </w:tblGrid>
      <w:tr w:rsidR="00B16890" w14:paraId="4EB87D5D" w14:textId="77777777" w:rsidTr="00B16890">
        <w:trPr>
          <w:trHeight w:hRule="exact" w:val="478"/>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09C14609"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206FB0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0D86C5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6A8877C"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1A62789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09FF44F8" w14:textId="77777777" w:rsidTr="00B16890">
        <w:trPr>
          <w:gridAfter w:val="1"/>
          <w:wAfter w:w="4151" w:type="dxa"/>
          <w:trHeight w:hRule="exact" w:val="480"/>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16AE2A16" w14:textId="77777777" w:rsidR="00B16890" w:rsidRDefault="00B16890" w:rsidP="00B16890">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在研究内容界面中单击论坛</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3291448B"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进入论坛界面</w:t>
            </w:r>
          </w:p>
        </w:tc>
      </w:tr>
    </w:tbl>
    <w:p w14:paraId="2105819D" w14:textId="77777777" w:rsidR="00B16890" w:rsidRDefault="00B16890" w:rsidP="00B16890">
      <w:pPr>
        <w:spacing w:line="360" w:lineRule="auto"/>
        <w:rPr>
          <w:rFonts w:ascii="宋体" w:hAnsi="宋体" w:cs="宋体"/>
          <w:sz w:val="24"/>
        </w:rPr>
      </w:pPr>
    </w:p>
    <w:p w14:paraId="6B4A1B41" w14:textId="77777777" w:rsidR="00B16890" w:rsidRDefault="00B16890" w:rsidP="00B16890">
      <w:pPr>
        <w:spacing w:line="360" w:lineRule="auto"/>
        <w:rPr>
          <w:rFonts w:ascii="宋体" w:hAnsi="宋体" w:cs="宋体"/>
          <w:sz w:val="24"/>
        </w:rPr>
      </w:pPr>
      <w:r>
        <w:rPr>
          <w:rFonts w:ascii="宋体" w:hAnsi="宋体" w:cs="宋体" w:hint="eastAsia"/>
          <w:sz w:val="24"/>
        </w:rPr>
        <w:t>发帖</w:t>
      </w:r>
    </w:p>
    <w:tbl>
      <w:tblPr>
        <w:tblW w:w="12458" w:type="dxa"/>
        <w:tblInd w:w="-3" w:type="dxa"/>
        <w:tblLayout w:type="fixed"/>
        <w:tblCellMar>
          <w:left w:w="0" w:type="dxa"/>
          <w:right w:w="0" w:type="dxa"/>
        </w:tblCellMar>
        <w:tblLook w:val="0000" w:firstRow="0" w:lastRow="0" w:firstColumn="0" w:lastColumn="0" w:noHBand="0" w:noVBand="0"/>
      </w:tblPr>
      <w:tblGrid>
        <w:gridCol w:w="4156"/>
        <w:gridCol w:w="4151"/>
        <w:gridCol w:w="4151"/>
      </w:tblGrid>
      <w:tr w:rsidR="00B16890" w14:paraId="7E492BA1" w14:textId="77777777" w:rsidTr="00B16890">
        <w:trPr>
          <w:trHeight w:hRule="exact" w:val="478"/>
        </w:trPr>
        <w:tc>
          <w:tcPr>
            <w:tcW w:w="8307"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7ADEB34B"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50487CC"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9DA684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C91461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7C3AFEA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66B43EA6" w14:textId="77777777" w:rsidTr="00B16890">
        <w:trPr>
          <w:gridAfter w:val="1"/>
          <w:wAfter w:w="4151" w:type="dxa"/>
          <w:trHeight w:hRule="exact" w:val="478"/>
        </w:trPr>
        <w:tc>
          <w:tcPr>
            <w:tcW w:w="4156" w:type="dxa"/>
            <w:tcBorders>
              <w:top w:val="single" w:sz="4" w:space="0" w:color="4472C4"/>
              <w:left w:val="single" w:sz="4" w:space="0" w:color="8EAADB"/>
              <w:bottom w:val="single" w:sz="4" w:space="0" w:color="8EAADB"/>
              <w:right w:val="single" w:sz="4" w:space="0" w:color="8EAADB"/>
            </w:tcBorders>
            <w:shd w:val="clear" w:color="auto" w:fill="D9E2F3"/>
          </w:tcPr>
          <w:p w14:paraId="581BB832"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在论坛界面中单击发帖</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3A7647F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进入发帖</w:t>
            </w:r>
          </w:p>
        </w:tc>
      </w:tr>
      <w:tr w:rsidR="00B16890" w14:paraId="49CF1C98" w14:textId="77777777" w:rsidTr="00B16890">
        <w:trPr>
          <w:gridAfter w:val="1"/>
          <w:wAfter w:w="4151" w:type="dxa"/>
          <w:trHeight w:hRule="exact" w:val="478"/>
        </w:trPr>
        <w:tc>
          <w:tcPr>
            <w:tcW w:w="4156" w:type="dxa"/>
            <w:tcBorders>
              <w:top w:val="single" w:sz="4" w:space="0" w:color="8EAADB"/>
              <w:left w:val="single" w:sz="4" w:space="0" w:color="8EAADB"/>
              <w:bottom w:val="single" w:sz="4" w:space="0" w:color="8EAADB"/>
              <w:right w:val="single" w:sz="4" w:space="0" w:color="8EAADB"/>
            </w:tcBorders>
            <w:shd w:val="clear" w:color="auto" w:fill="FFFFFF"/>
          </w:tcPr>
          <w:p w14:paraId="2BD457AC"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输入帖子相关信息</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C343482"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发布帖子</w:t>
            </w:r>
          </w:p>
        </w:tc>
      </w:tr>
    </w:tbl>
    <w:p w14:paraId="2988C3FE" w14:textId="77777777" w:rsidR="00B16890" w:rsidRDefault="00B16890" w:rsidP="00B16890">
      <w:pPr>
        <w:spacing w:line="360" w:lineRule="auto"/>
        <w:rPr>
          <w:rFonts w:ascii="宋体" w:hAnsi="宋体" w:cs="宋体"/>
          <w:sz w:val="24"/>
        </w:rPr>
      </w:pPr>
    </w:p>
    <w:p w14:paraId="7ED3B9C4" w14:textId="77777777" w:rsidR="00B16890" w:rsidRDefault="00B16890" w:rsidP="00B16890">
      <w:pPr>
        <w:spacing w:line="360" w:lineRule="auto"/>
        <w:rPr>
          <w:rFonts w:ascii="宋体" w:hAnsi="宋体" w:cs="宋体"/>
          <w:sz w:val="24"/>
        </w:rPr>
      </w:pPr>
      <w:r>
        <w:rPr>
          <w:rFonts w:ascii="宋体" w:hAnsi="宋体" w:cs="宋体" w:hint="eastAsia"/>
          <w:sz w:val="24"/>
        </w:rPr>
        <w:t>查看帖子回复</w:t>
      </w:r>
    </w:p>
    <w:tbl>
      <w:tblPr>
        <w:tblW w:w="12458" w:type="dxa"/>
        <w:tblInd w:w="-3" w:type="dxa"/>
        <w:tblLayout w:type="fixed"/>
        <w:tblCellMar>
          <w:left w:w="0" w:type="dxa"/>
          <w:right w:w="0" w:type="dxa"/>
        </w:tblCellMar>
        <w:tblLook w:val="0000" w:firstRow="0" w:lastRow="0" w:firstColumn="0" w:lastColumn="0" w:noHBand="0" w:noVBand="0"/>
      </w:tblPr>
      <w:tblGrid>
        <w:gridCol w:w="8"/>
        <w:gridCol w:w="4148"/>
        <w:gridCol w:w="4151"/>
        <w:gridCol w:w="4151"/>
      </w:tblGrid>
      <w:tr w:rsidR="00B16890" w14:paraId="6D87FBF1" w14:textId="77777777" w:rsidTr="00B16890">
        <w:trPr>
          <w:trHeight w:hRule="exact" w:val="481"/>
        </w:trPr>
        <w:tc>
          <w:tcPr>
            <w:tcW w:w="8307" w:type="dxa"/>
            <w:gridSpan w:val="3"/>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02DEF54D"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B8A93E2"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E580C5C"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E75303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30C76C0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278E9F5E" w14:textId="77777777" w:rsidTr="00B16890">
        <w:trPr>
          <w:gridBefore w:val="1"/>
          <w:gridAfter w:val="1"/>
          <w:wBefore w:w="8" w:type="dxa"/>
          <w:wAfter w:w="4151" w:type="dxa"/>
          <w:trHeight w:hRule="exact" w:val="478"/>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14D93D9F"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在论坛界面中单击回复我的</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D1DB3FB"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进入回复界面</w:t>
            </w:r>
          </w:p>
        </w:tc>
      </w:tr>
    </w:tbl>
    <w:p w14:paraId="2584A44E" w14:textId="77777777" w:rsidR="00B16890" w:rsidRDefault="00B16890" w:rsidP="00B16890">
      <w:pPr>
        <w:spacing w:line="360" w:lineRule="auto"/>
        <w:rPr>
          <w:rFonts w:ascii="宋体" w:hAnsi="宋体" w:cs="宋体"/>
          <w:sz w:val="24"/>
        </w:rPr>
      </w:pPr>
    </w:p>
    <w:p w14:paraId="6C9FFEED" w14:textId="77777777" w:rsidR="00B16890" w:rsidRDefault="00B16890" w:rsidP="00B16890">
      <w:pPr>
        <w:spacing w:line="360" w:lineRule="auto"/>
        <w:rPr>
          <w:rFonts w:ascii="宋体" w:hAnsi="宋体" w:cs="宋体"/>
          <w:sz w:val="24"/>
        </w:rPr>
      </w:pPr>
      <w:r>
        <w:rPr>
          <w:rFonts w:ascii="宋体" w:hAnsi="宋体" w:cs="宋体" w:hint="eastAsia"/>
          <w:sz w:val="24"/>
        </w:rPr>
        <w:lastRenderedPageBreak/>
        <w:t>进入帖子</w:t>
      </w:r>
    </w:p>
    <w:tbl>
      <w:tblPr>
        <w:tblW w:w="12437" w:type="dxa"/>
        <w:tblInd w:w="18" w:type="dxa"/>
        <w:tblLayout w:type="fixed"/>
        <w:tblCellMar>
          <w:left w:w="0" w:type="dxa"/>
          <w:right w:w="0" w:type="dxa"/>
        </w:tblCellMar>
        <w:tblLook w:val="0000" w:firstRow="0" w:lastRow="0" w:firstColumn="0" w:lastColumn="0" w:noHBand="0" w:noVBand="0"/>
      </w:tblPr>
      <w:tblGrid>
        <w:gridCol w:w="4135"/>
        <w:gridCol w:w="4151"/>
        <w:gridCol w:w="4151"/>
      </w:tblGrid>
      <w:tr w:rsidR="00B16890" w14:paraId="732F61BF" w14:textId="77777777" w:rsidTr="00B16890">
        <w:trPr>
          <w:trHeight w:hRule="exact" w:val="478"/>
        </w:trPr>
        <w:tc>
          <w:tcPr>
            <w:tcW w:w="8286"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28AC35CC"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103CBF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9B3FAE0"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198A57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81044E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258CC38D" w14:textId="77777777" w:rsidTr="00B16890">
        <w:trPr>
          <w:gridAfter w:val="1"/>
          <w:wAfter w:w="4151" w:type="dxa"/>
          <w:trHeight w:hRule="exact" w:val="478"/>
        </w:trPr>
        <w:tc>
          <w:tcPr>
            <w:tcW w:w="4135" w:type="dxa"/>
            <w:tcBorders>
              <w:top w:val="single" w:sz="4" w:space="0" w:color="4472C4"/>
              <w:left w:val="single" w:sz="4" w:space="0" w:color="8EAADB"/>
              <w:bottom w:val="single" w:sz="4" w:space="0" w:color="8EAADB"/>
              <w:right w:val="single" w:sz="4" w:space="0" w:color="8EAADB"/>
            </w:tcBorders>
            <w:shd w:val="clear" w:color="auto" w:fill="D9E2F3"/>
          </w:tcPr>
          <w:p w14:paraId="7BC5DFCF" w14:textId="77777777" w:rsidR="00B16890" w:rsidRDefault="00B16890" w:rsidP="00B16890">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在论坛界面中单击帖子</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127F91D"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进入帖子界面</w:t>
            </w:r>
          </w:p>
        </w:tc>
      </w:tr>
    </w:tbl>
    <w:p w14:paraId="2436AEFF" w14:textId="77777777" w:rsidR="00B16890" w:rsidRDefault="00B16890" w:rsidP="00B16890">
      <w:pPr>
        <w:spacing w:line="360" w:lineRule="auto"/>
        <w:rPr>
          <w:rFonts w:ascii="宋体" w:hAnsi="宋体" w:cs="宋体"/>
          <w:sz w:val="24"/>
        </w:rPr>
      </w:pPr>
    </w:p>
    <w:p w14:paraId="60E43E02" w14:textId="77777777" w:rsidR="00B16890" w:rsidRDefault="00B16890" w:rsidP="00B16890">
      <w:pPr>
        <w:spacing w:line="360" w:lineRule="auto"/>
        <w:rPr>
          <w:rFonts w:ascii="宋体" w:hAnsi="宋体" w:cs="宋体"/>
          <w:sz w:val="24"/>
        </w:rPr>
      </w:pPr>
      <w:r>
        <w:rPr>
          <w:rFonts w:ascii="宋体" w:hAnsi="宋体" w:cs="宋体" w:hint="eastAsia"/>
          <w:sz w:val="24"/>
        </w:rPr>
        <w:t>回复帖子</w:t>
      </w:r>
    </w:p>
    <w:tbl>
      <w:tblPr>
        <w:tblW w:w="0" w:type="auto"/>
        <w:tblInd w:w="5" w:type="dxa"/>
        <w:tblLayout w:type="fixed"/>
        <w:tblCellMar>
          <w:left w:w="0" w:type="dxa"/>
          <w:right w:w="0" w:type="dxa"/>
        </w:tblCellMar>
        <w:tblLook w:val="0000" w:firstRow="0" w:lastRow="0" w:firstColumn="0" w:lastColumn="0" w:noHBand="0" w:noVBand="0"/>
      </w:tblPr>
      <w:tblGrid>
        <w:gridCol w:w="4148"/>
        <w:gridCol w:w="4151"/>
        <w:gridCol w:w="4151"/>
      </w:tblGrid>
      <w:tr w:rsidR="00B16890" w14:paraId="1C9FF873" w14:textId="77777777" w:rsidTr="00B16890">
        <w:trPr>
          <w:trHeight w:hRule="exact" w:val="480"/>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8297" w:type="dxa"/>
              <w:tblInd w:w="8" w:type="dxa"/>
              <w:tblLayout w:type="fixed"/>
              <w:tblCellMar>
                <w:left w:w="0" w:type="dxa"/>
                <w:right w:w="0" w:type="dxa"/>
              </w:tblCellMar>
              <w:tblLook w:val="0000" w:firstRow="0" w:lastRow="0" w:firstColumn="0" w:lastColumn="0" w:noHBand="0" w:noVBand="0"/>
            </w:tblPr>
            <w:tblGrid>
              <w:gridCol w:w="4146"/>
              <w:gridCol w:w="4151"/>
            </w:tblGrid>
            <w:tr w:rsidR="00B16890" w14:paraId="6B908511" w14:textId="77777777" w:rsidTr="00B16890">
              <w:trPr>
                <w:trHeight w:hRule="exact" w:val="478"/>
              </w:trPr>
              <w:tc>
                <w:tcPr>
                  <w:tcW w:w="4146" w:type="dxa"/>
                  <w:tcBorders>
                    <w:top w:val="single" w:sz="4" w:space="0" w:color="4472C4"/>
                    <w:left w:val="single" w:sz="4" w:space="0" w:color="8EAADB"/>
                    <w:bottom w:val="single" w:sz="4" w:space="0" w:color="4472C4"/>
                    <w:right w:val="single" w:sz="4" w:space="0" w:color="8EAADB"/>
                  </w:tcBorders>
                  <w:shd w:val="clear" w:color="auto" w:fill="4472C4"/>
                </w:tcPr>
                <w:p w14:paraId="2F2BB69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3B093705"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224DDD9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03B43A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4D679B43" w14:textId="77777777" w:rsidTr="00B16890">
        <w:trPr>
          <w:gridAfter w:val="1"/>
          <w:wAfter w:w="4151" w:type="dxa"/>
          <w:trHeight w:hRule="exact" w:val="478"/>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400B1AE2" w14:textId="77777777" w:rsidR="00B16890" w:rsidRDefault="00B16890" w:rsidP="00B16890">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在帖子界面中回复</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05133868" w14:textId="77777777" w:rsidR="00B16890" w:rsidRDefault="00B16890" w:rsidP="00B16890">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数据库保存，提醒用户的回复</w:t>
            </w:r>
          </w:p>
        </w:tc>
      </w:tr>
    </w:tbl>
    <w:p w14:paraId="1ABC3CFF" w14:textId="77777777" w:rsidR="00B16890" w:rsidRDefault="00B16890" w:rsidP="00B16890">
      <w:pPr>
        <w:spacing w:line="360" w:lineRule="auto"/>
        <w:rPr>
          <w:rFonts w:ascii="宋体" w:hAnsi="宋体" w:cs="宋体"/>
          <w:sz w:val="24"/>
        </w:rPr>
      </w:pPr>
    </w:p>
    <w:p w14:paraId="427CCC71" w14:textId="77777777" w:rsidR="00B16890" w:rsidRDefault="00B16890" w:rsidP="00B16890">
      <w:pPr>
        <w:spacing w:line="360" w:lineRule="auto"/>
        <w:rPr>
          <w:rFonts w:ascii="宋体" w:hAnsi="宋体" w:cs="宋体"/>
          <w:sz w:val="24"/>
        </w:rPr>
      </w:pPr>
    </w:p>
    <w:p w14:paraId="48BBE1AB" w14:textId="77777777" w:rsidR="00B16890" w:rsidRDefault="00B16890" w:rsidP="00B16890">
      <w:pPr>
        <w:spacing w:line="360" w:lineRule="auto"/>
        <w:rPr>
          <w:rFonts w:ascii="宋体" w:hAnsi="宋体" w:cs="宋体"/>
          <w:sz w:val="24"/>
        </w:rPr>
      </w:pPr>
      <w:r>
        <w:rPr>
          <w:rFonts w:ascii="宋体" w:hAnsi="宋体" w:cs="宋体" w:hint="eastAsia"/>
          <w:sz w:val="24"/>
        </w:rPr>
        <w:t>删除帖子</w:t>
      </w:r>
    </w:p>
    <w:tbl>
      <w:tblPr>
        <w:tblW w:w="0" w:type="auto"/>
        <w:tblInd w:w="5" w:type="dxa"/>
        <w:tblLayout w:type="fixed"/>
        <w:tblCellMar>
          <w:left w:w="0" w:type="dxa"/>
          <w:right w:w="0" w:type="dxa"/>
        </w:tblCellMar>
        <w:tblLook w:val="0000" w:firstRow="0" w:lastRow="0" w:firstColumn="0" w:lastColumn="0" w:noHBand="0" w:noVBand="0"/>
      </w:tblPr>
      <w:tblGrid>
        <w:gridCol w:w="4148"/>
        <w:gridCol w:w="4151"/>
        <w:gridCol w:w="4151"/>
      </w:tblGrid>
      <w:tr w:rsidR="00B16890" w14:paraId="64B5FC59" w14:textId="77777777" w:rsidTr="00B16890">
        <w:trPr>
          <w:trHeight w:hRule="exact" w:val="478"/>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B16890" w14:paraId="56C55B7C"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ACD360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D9FCE9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C537BB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9BDE2E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7A1AF012" w14:textId="77777777" w:rsidTr="00B16890">
        <w:trPr>
          <w:gridAfter w:val="1"/>
          <w:wAfter w:w="4151" w:type="dxa"/>
          <w:trHeight w:hRule="exact" w:val="478"/>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349ED306" w14:textId="77777777" w:rsidR="00B16890" w:rsidRDefault="00B16890" w:rsidP="00B16890">
            <w:pPr>
              <w:autoSpaceDE w:val="0"/>
              <w:autoSpaceDN w:val="0"/>
              <w:adjustRightInd w:val="0"/>
              <w:spacing w:line="347" w:lineRule="exact"/>
              <w:ind w:left="527"/>
              <w:jc w:val="right"/>
              <w:rPr>
                <w:rFonts w:ascii="宋体" w:hAnsi="宋体" w:cs="宋体"/>
                <w:color w:val="000000"/>
                <w:kern w:val="0"/>
                <w:sz w:val="22"/>
              </w:rPr>
            </w:pPr>
            <w:r>
              <w:rPr>
                <w:rFonts w:ascii="宋体" w:hAnsi="宋体" w:cs="宋体" w:hint="eastAsia"/>
                <w:color w:val="000000"/>
                <w:kern w:val="0"/>
                <w:sz w:val="22"/>
              </w:rPr>
              <w:t>在帖子界面中删除</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4C126E36"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数据库删除</w:t>
            </w:r>
          </w:p>
        </w:tc>
      </w:tr>
    </w:tbl>
    <w:p w14:paraId="7678D64D" w14:textId="77777777" w:rsidR="00B16890" w:rsidRDefault="00B16890" w:rsidP="00B16890">
      <w:pPr>
        <w:spacing w:line="360" w:lineRule="auto"/>
        <w:rPr>
          <w:rFonts w:ascii="宋体" w:hAnsi="宋体" w:cs="宋体" w:hint="eastAsia"/>
          <w:sz w:val="24"/>
        </w:rPr>
      </w:pPr>
    </w:p>
    <w:p w14:paraId="14C23A3E" w14:textId="77777777" w:rsidR="00B16890" w:rsidRDefault="00B16890" w:rsidP="00B16890">
      <w:pPr>
        <w:pStyle w:val="1"/>
        <w:rPr>
          <w:rFonts w:ascii="宋体" w:hAnsi="宋体"/>
          <w:sz w:val="36"/>
          <w:szCs w:val="36"/>
        </w:rPr>
      </w:pPr>
      <w:bookmarkStart w:id="56" w:name="_Toc518417050"/>
      <w:r>
        <w:rPr>
          <w:rFonts w:ascii="宋体" w:hAnsi="宋体" w:hint="eastAsia"/>
          <w:sz w:val="36"/>
          <w:szCs w:val="36"/>
        </w:rPr>
        <w:t>4.2.3 功能需求</w:t>
      </w:r>
      <w:bookmarkEnd w:id="56"/>
    </w:p>
    <w:p w14:paraId="7A411025" w14:textId="77777777" w:rsidR="00B16890" w:rsidRDefault="00B16890" w:rsidP="00B16890">
      <w:pPr>
        <w:spacing w:line="360" w:lineRule="auto"/>
        <w:rPr>
          <w:rFonts w:ascii="宋体" w:hAnsi="宋体" w:cs="宋体"/>
          <w:sz w:val="24"/>
        </w:rPr>
      </w:pPr>
    </w:p>
    <w:p w14:paraId="2D15616A" w14:textId="77777777" w:rsidR="00B16890" w:rsidRDefault="00B16890" w:rsidP="00B16890">
      <w:pPr>
        <w:spacing w:line="360" w:lineRule="auto"/>
        <w:rPr>
          <w:rFonts w:ascii="宋体" w:hAnsi="宋体" w:cs="宋体"/>
          <w:sz w:val="24"/>
        </w:rPr>
      </w:pPr>
      <w:r>
        <w:rPr>
          <w:rFonts w:ascii="宋体" w:hAnsi="宋体" w:cs="宋体" w:hint="eastAsia"/>
          <w:sz w:val="24"/>
        </w:rPr>
        <w:t>个人信息</w:t>
      </w:r>
    </w:p>
    <w:tbl>
      <w:tblPr>
        <w:tblW w:w="8299" w:type="dxa"/>
        <w:tblInd w:w="5" w:type="dxa"/>
        <w:tblLayout w:type="fixed"/>
        <w:tblCellMar>
          <w:left w:w="0" w:type="dxa"/>
          <w:right w:w="0" w:type="dxa"/>
        </w:tblCellMar>
        <w:tblLook w:val="0000" w:firstRow="0" w:lastRow="0" w:firstColumn="0" w:lastColumn="0" w:noHBand="0" w:noVBand="0"/>
      </w:tblPr>
      <w:tblGrid>
        <w:gridCol w:w="4101"/>
        <w:gridCol w:w="4198"/>
      </w:tblGrid>
      <w:tr w:rsidR="00B16890" w14:paraId="2A240D70" w14:textId="77777777" w:rsidTr="00B16890">
        <w:trPr>
          <w:trHeight w:hRule="exact" w:val="478"/>
        </w:trPr>
        <w:tc>
          <w:tcPr>
            <w:tcW w:w="4101" w:type="dxa"/>
            <w:tcBorders>
              <w:top w:val="single" w:sz="4" w:space="0" w:color="4472C4"/>
              <w:left w:val="single" w:sz="4" w:space="0" w:color="8EAADB"/>
              <w:bottom w:val="single" w:sz="4" w:space="0" w:color="4472C4"/>
              <w:right w:val="single" w:sz="4" w:space="0" w:color="8EAADB"/>
            </w:tcBorders>
            <w:shd w:val="clear" w:color="auto" w:fill="4472C4"/>
          </w:tcPr>
          <w:p w14:paraId="2846F0A8"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p>
        </w:tc>
        <w:tc>
          <w:tcPr>
            <w:tcW w:w="4198" w:type="dxa"/>
            <w:tcBorders>
              <w:top w:val="single" w:sz="4" w:space="0" w:color="4472C4"/>
              <w:left w:val="single" w:sz="4" w:space="0" w:color="8EAADB"/>
              <w:bottom w:val="single" w:sz="4" w:space="0" w:color="4472C4"/>
              <w:right w:val="single" w:sz="4" w:space="0" w:color="8EAADB"/>
            </w:tcBorders>
            <w:shd w:val="clear" w:color="auto" w:fill="4472C4"/>
          </w:tcPr>
          <w:p w14:paraId="448B2C01"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r w:rsidR="00B16890" w14:paraId="0B55D741" w14:textId="77777777" w:rsidTr="00B16890">
        <w:trPr>
          <w:trHeight w:hRule="exact" w:val="542"/>
        </w:trPr>
        <w:tc>
          <w:tcPr>
            <w:tcW w:w="4101" w:type="dxa"/>
            <w:tcBorders>
              <w:top w:val="single" w:sz="4" w:space="0" w:color="4472C4"/>
              <w:left w:val="single" w:sz="4" w:space="0" w:color="8EAADB"/>
              <w:bottom w:val="single" w:sz="4" w:space="0" w:color="8EAADB"/>
              <w:right w:val="single" w:sz="4" w:space="0" w:color="8EAADB"/>
            </w:tcBorders>
            <w:shd w:val="clear" w:color="auto" w:fill="D9E2F3"/>
          </w:tcPr>
          <w:p w14:paraId="44244AD1"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User.Register</w:t>
            </w:r>
            <w:proofErr w:type="spellEnd"/>
          </w:p>
        </w:tc>
        <w:tc>
          <w:tcPr>
            <w:tcW w:w="4198" w:type="dxa"/>
            <w:tcBorders>
              <w:top w:val="single" w:sz="4" w:space="0" w:color="4472C4"/>
              <w:left w:val="single" w:sz="4" w:space="0" w:color="8EAADB"/>
              <w:bottom w:val="single" w:sz="4" w:space="0" w:color="8EAADB"/>
              <w:right w:val="single" w:sz="4" w:space="0" w:color="8EAADB"/>
            </w:tcBorders>
            <w:shd w:val="clear" w:color="auto" w:fill="D9E2F3"/>
          </w:tcPr>
          <w:p w14:paraId="3F57188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注册成为一名公司员工</w:t>
            </w:r>
          </w:p>
        </w:tc>
      </w:tr>
      <w:tr w:rsidR="00B16890" w14:paraId="11E98CDA" w14:textId="77777777" w:rsidTr="00B16890">
        <w:trPr>
          <w:trHeight w:hRule="exact" w:val="856"/>
        </w:trPr>
        <w:tc>
          <w:tcPr>
            <w:tcW w:w="4101" w:type="dxa"/>
            <w:tcBorders>
              <w:top w:val="single" w:sz="4" w:space="0" w:color="8EAADB"/>
              <w:left w:val="single" w:sz="4" w:space="0" w:color="8EAADB"/>
              <w:bottom w:val="single" w:sz="4" w:space="0" w:color="8EAADB"/>
              <w:right w:val="single" w:sz="4" w:space="0" w:color="8EAADB"/>
            </w:tcBorders>
            <w:shd w:val="clear" w:color="auto" w:fill="auto"/>
          </w:tcPr>
          <w:p w14:paraId="772FA004"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User.Login</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auto"/>
          </w:tcPr>
          <w:p w14:paraId="791ABDA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登录到“企业管理辅助系统”的秘书，可以增删改一份或多份工作项目</w:t>
            </w:r>
          </w:p>
        </w:tc>
      </w:tr>
      <w:tr w:rsidR="00B16890" w14:paraId="566B794D" w14:textId="77777777" w:rsidTr="00B16890">
        <w:trPr>
          <w:trHeight w:hRule="exact" w:val="845"/>
        </w:trPr>
        <w:tc>
          <w:tcPr>
            <w:tcW w:w="4101" w:type="dxa"/>
            <w:tcBorders>
              <w:top w:val="single" w:sz="4" w:space="0" w:color="8EAADB"/>
              <w:left w:val="single" w:sz="4" w:space="0" w:color="8EAADB"/>
              <w:bottom w:val="single" w:sz="4" w:space="0" w:color="8EAADB"/>
              <w:right w:val="single" w:sz="4" w:space="0" w:color="8EAADB"/>
            </w:tcBorders>
            <w:shd w:val="clear" w:color="auto" w:fill="D9E2F3"/>
          </w:tcPr>
          <w:p w14:paraId="47CD460F" w14:textId="77777777" w:rsidR="00B16890" w:rsidRDefault="00B16890" w:rsidP="00B16890">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User.ForgetPassword</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D9E2F3"/>
          </w:tcPr>
          <w:p w14:paraId="2905968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找回密码，向管理员发送一个找回密码请求</w:t>
            </w:r>
          </w:p>
        </w:tc>
      </w:tr>
      <w:tr w:rsidR="00B16890" w14:paraId="17115019" w14:textId="77777777" w:rsidTr="00B16890">
        <w:trPr>
          <w:trHeight w:hRule="exact" w:val="782"/>
        </w:trPr>
        <w:tc>
          <w:tcPr>
            <w:tcW w:w="4101" w:type="dxa"/>
            <w:tcBorders>
              <w:top w:val="single" w:sz="4" w:space="0" w:color="8EAADB"/>
              <w:left w:val="single" w:sz="4" w:space="0" w:color="8EAADB"/>
              <w:bottom w:val="single" w:sz="4" w:space="0" w:color="8EAADB"/>
              <w:right w:val="single" w:sz="4" w:space="0" w:color="8EAADB"/>
            </w:tcBorders>
            <w:shd w:val="clear" w:color="auto" w:fill="FFFFFF"/>
          </w:tcPr>
          <w:p w14:paraId="74195FC7"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User.Info</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FFFFFF"/>
          </w:tcPr>
          <w:p w14:paraId="0C7C493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修改个人信息，用于向公司其他员工展示自己</w:t>
            </w:r>
          </w:p>
        </w:tc>
      </w:tr>
      <w:tr w:rsidR="00B16890" w14:paraId="73DE8C11" w14:textId="77777777" w:rsidTr="00B16890">
        <w:trPr>
          <w:trHeight w:hRule="exact" w:val="770"/>
        </w:trPr>
        <w:tc>
          <w:tcPr>
            <w:tcW w:w="4101" w:type="dxa"/>
            <w:tcBorders>
              <w:top w:val="single" w:sz="4" w:space="0" w:color="8EAADB"/>
              <w:left w:val="single" w:sz="4" w:space="0" w:color="8EAADB"/>
              <w:bottom w:val="single" w:sz="4" w:space="0" w:color="8EAADB"/>
              <w:right w:val="single" w:sz="4" w:space="0" w:color="8EAADB"/>
            </w:tcBorders>
            <w:shd w:val="clear" w:color="auto" w:fill="D9E2F3"/>
          </w:tcPr>
          <w:p w14:paraId="0E3A7A65"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User.ChangePassword</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D9E2F3"/>
          </w:tcPr>
          <w:p w14:paraId="747627B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修改密码，向管理员发送一个修改密码请求</w:t>
            </w:r>
          </w:p>
        </w:tc>
      </w:tr>
      <w:tr w:rsidR="00B16890" w14:paraId="3A123A76" w14:textId="77777777" w:rsidTr="00B16890">
        <w:trPr>
          <w:trHeight w:hRule="exact" w:val="478"/>
        </w:trPr>
        <w:tc>
          <w:tcPr>
            <w:tcW w:w="4101" w:type="dxa"/>
            <w:tcBorders>
              <w:top w:val="single" w:sz="4" w:space="0" w:color="8EAADB"/>
              <w:left w:val="single" w:sz="4" w:space="0" w:color="8EAADB"/>
              <w:bottom w:val="single" w:sz="4" w:space="0" w:color="8EAADB"/>
              <w:right w:val="single" w:sz="4" w:space="0" w:color="8EAADB"/>
            </w:tcBorders>
            <w:shd w:val="clear" w:color="auto" w:fill="FFFFFF"/>
          </w:tcPr>
          <w:p w14:paraId="3BB05A4B" w14:textId="77777777" w:rsidR="00B16890" w:rsidRDefault="00B16890" w:rsidP="00B16890">
            <w:pPr>
              <w:autoSpaceDE w:val="0"/>
              <w:autoSpaceDN w:val="0"/>
              <w:adjustRightInd w:val="0"/>
              <w:spacing w:line="370" w:lineRule="exact"/>
              <w:ind w:left="527"/>
              <w:jc w:val="left"/>
              <w:rPr>
                <w:rFonts w:ascii="宋体" w:hAnsi="宋体" w:cs="Calibri"/>
                <w:color w:val="000000"/>
                <w:kern w:val="0"/>
                <w:sz w:val="22"/>
              </w:rPr>
            </w:pPr>
            <w:proofErr w:type="spellStart"/>
            <w:r>
              <w:rPr>
                <w:rFonts w:ascii="宋体" w:hAnsi="宋体" w:cs="Calibri"/>
                <w:color w:val="000000"/>
                <w:kern w:val="0"/>
                <w:sz w:val="22"/>
              </w:rPr>
              <w:t>User.Bind</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FFFFFF"/>
          </w:tcPr>
          <w:p w14:paraId="7784BB4C" w14:textId="77777777" w:rsidR="00B16890" w:rsidRDefault="00B16890" w:rsidP="00B16890">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绑定手机和邮箱，用于身份验证</w:t>
            </w:r>
          </w:p>
        </w:tc>
      </w:tr>
      <w:tr w:rsidR="00B16890" w14:paraId="77565B8B" w14:textId="77777777" w:rsidTr="00B16890">
        <w:trPr>
          <w:trHeight w:hRule="exact" w:val="876"/>
        </w:trPr>
        <w:tc>
          <w:tcPr>
            <w:tcW w:w="4101" w:type="dxa"/>
            <w:tcBorders>
              <w:top w:val="single" w:sz="4" w:space="0" w:color="8EAADB"/>
              <w:left w:val="single" w:sz="4" w:space="0" w:color="8EAADB"/>
              <w:bottom w:val="single" w:sz="4" w:space="0" w:color="8EAADB"/>
              <w:right w:val="single" w:sz="4" w:space="0" w:color="8EAADB"/>
            </w:tcBorders>
            <w:shd w:val="clear" w:color="auto" w:fill="D9E2F3"/>
          </w:tcPr>
          <w:p w14:paraId="6859916A" w14:textId="77777777" w:rsidR="00B16890" w:rsidRDefault="00B16890" w:rsidP="00B16890">
            <w:pPr>
              <w:autoSpaceDE w:val="0"/>
              <w:autoSpaceDN w:val="0"/>
              <w:adjustRightInd w:val="0"/>
              <w:spacing w:line="370" w:lineRule="exact"/>
              <w:ind w:left="527"/>
              <w:jc w:val="left"/>
              <w:rPr>
                <w:rFonts w:ascii="宋体" w:hAnsi="宋体" w:cs="Calibri"/>
                <w:color w:val="000000"/>
                <w:kern w:val="0"/>
                <w:sz w:val="22"/>
              </w:rPr>
            </w:pPr>
            <w:proofErr w:type="spellStart"/>
            <w:r>
              <w:rPr>
                <w:rFonts w:ascii="宋体" w:hAnsi="宋体" w:cs="Calibri" w:hint="eastAsia"/>
                <w:color w:val="000000"/>
                <w:kern w:val="0"/>
                <w:sz w:val="22"/>
              </w:rPr>
              <w:lastRenderedPageBreak/>
              <w:t>User</w:t>
            </w:r>
            <w:r>
              <w:rPr>
                <w:rFonts w:ascii="宋体" w:hAnsi="宋体" w:cs="Calibri"/>
                <w:color w:val="000000"/>
                <w:kern w:val="0"/>
                <w:sz w:val="22"/>
              </w:rPr>
              <w:t>.Register.No</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D9E2F3"/>
          </w:tcPr>
          <w:p w14:paraId="4F2C7376" w14:textId="77777777" w:rsidR="00B16890" w:rsidRDefault="00B16890" w:rsidP="00B16890">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秘书登陆到该系统，每位秘书都有一个唯一的工作号</w:t>
            </w:r>
          </w:p>
        </w:tc>
      </w:tr>
    </w:tbl>
    <w:p w14:paraId="4702CFFE" w14:textId="77777777" w:rsidR="00B16890" w:rsidRDefault="00B16890" w:rsidP="00B16890">
      <w:pPr>
        <w:spacing w:line="360" w:lineRule="auto"/>
        <w:rPr>
          <w:rFonts w:ascii="宋体" w:hAnsi="宋体" w:cs="宋体"/>
          <w:sz w:val="24"/>
        </w:rPr>
      </w:pPr>
    </w:p>
    <w:p w14:paraId="51F21DB6" w14:textId="77777777" w:rsidR="00B16890" w:rsidRDefault="00B16890" w:rsidP="00B16890">
      <w:pPr>
        <w:spacing w:line="360" w:lineRule="auto"/>
        <w:rPr>
          <w:rFonts w:ascii="宋体" w:hAnsi="宋体" w:cs="宋体"/>
          <w:sz w:val="24"/>
        </w:rPr>
      </w:pPr>
    </w:p>
    <w:p w14:paraId="506AB22C" w14:textId="77777777" w:rsidR="00B16890" w:rsidRDefault="00B16890" w:rsidP="00B16890">
      <w:pPr>
        <w:spacing w:line="360" w:lineRule="auto"/>
        <w:rPr>
          <w:rFonts w:ascii="宋体" w:hAnsi="宋体" w:cs="宋体"/>
          <w:sz w:val="24"/>
        </w:rPr>
      </w:pPr>
      <w:r>
        <w:rPr>
          <w:rFonts w:ascii="宋体" w:hAnsi="宋体" w:cs="宋体" w:hint="eastAsia"/>
          <w:sz w:val="24"/>
        </w:rPr>
        <w:t>工作项目管理</w:t>
      </w:r>
    </w:p>
    <w:tbl>
      <w:tblPr>
        <w:tblW w:w="0" w:type="auto"/>
        <w:tblInd w:w="5" w:type="dxa"/>
        <w:tblLayout w:type="fixed"/>
        <w:tblCellMar>
          <w:left w:w="0" w:type="dxa"/>
          <w:right w:w="0" w:type="dxa"/>
        </w:tblCellMar>
        <w:tblLook w:val="0000" w:firstRow="0" w:lastRow="0" w:firstColumn="0" w:lastColumn="0" w:noHBand="0" w:noVBand="0"/>
      </w:tblPr>
      <w:tblGrid>
        <w:gridCol w:w="4237"/>
        <w:gridCol w:w="4062"/>
        <w:gridCol w:w="4150"/>
      </w:tblGrid>
      <w:tr w:rsidR="00B16890" w14:paraId="55C5EB3E" w14:textId="77777777" w:rsidTr="00B16890">
        <w:trPr>
          <w:trHeight w:hRule="exact" w:val="478"/>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8299" w:type="dxa"/>
              <w:tblInd w:w="5" w:type="dxa"/>
              <w:tblLayout w:type="fixed"/>
              <w:tblCellMar>
                <w:left w:w="0" w:type="dxa"/>
                <w:right w:w="0" w:type="dxa"/>
              </w:tblCellMar>
              <w:tblLook w:val="0000" w:firstRow="0" w:lastRow="0" w:firstColumn="0" w:lastColumn="0" w:noHBand="0" w:noVBand="0"/>
            </w:tblPr>
            <w:tblGrid>
              <w:gridCol w:w="4227"/>
              <w:gridCol w:w="4072"/>
            </w:tblGrid>
            <w:tr w:rsidR="00B16890" w14:paraId="0FDB7954" w14:textId="77777777" w:rsidTr="00B16890">
              <w:trPr>
                <w:trHeight w:hRule="exact" w:val="478"/>
              </w:trPr>
              <w:tc>
                <w:tcPr>
                  <w:tcW w:w="4227" w:type="dxa"/>
                  <w:tcBorders>
                    <w:top w:val="single" w:sz="4" w:space="0" w:color="4472C4"/>
                    <w:left w:val="single" w:sz="4" w:space="0" w:color="8EAADB"/>
                    <w:bottom w:val="single" w:sz="4" w:space="0" w:color="4472C4"/>
                    <w:right w:val="single" w:sz="4" w:space="0" w:color="8EAADB"/>
                  </w:tcBorders>
                  <w:shd w:val="clear" w:color="auto" w:fill="4472C4"/>
                </w:tcPr>
                <w:p w14:paraId="284220C5"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p>
              </w:tc>
              <w:tc>
                <w:tcPr>
                  <w:tcW w:w="4072" w:type="dxa"/>
                  <w:tcBorders>
                    <w:top w:val="single" w:sz="4" w:space="0" w:color="4472C4"/>
                    <w:left w:val="single" w:sz="4" w:space="0" w:color="8EAADB"/>
                    <w:bottom w:val="single" w:sz="4" w:space="0" w:color="4472C4"/>
                    <w:right w:val="single" w:sz="4" w:space="0" w:color="8EAADB"/>
                  </w:tcBorders>
                  <w:shd w:val="clear" w:color="auto" w:fill="4472C4"/>
                </w:tcPr>
                <w:p w14:paraId="0BEFF6C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bl>
          <w:p w14:paraId="71CA4C1A"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0" w:type="dxa"/>
          </w:tcPr>
          <w:p w14:paraId="78D6714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r w:rsidR="00B16890" w14:paraId="79F944DF" w14:textId="77777777" w:rsidTr="00B16890">
        <w:trPr>
          <w:gridAfter w:val="1"/>
          <w:wAfter w:w="4150" w:type="dxa"/>
          <w:trHeight w:hRule="exact" w:val="480"/>
        </w:trPr>
        <w:tc>
          <w:tcPr>
            <w:tcW w:w="4237" w:type="dxa"/>
            <w:tcBorders>
              <w:top w:val="single" w:sz="4" w:space="0" w:color="4472C4"/>
              <w:left w:val="single" w:sz="4" w:space="0" w:color="8EAADB"/>
              <w:bottom w:val="single" w:sz="4" w:space="0" w:color="8EAADB"/>
              <w:right w:val="single" w:sz="4" w:space="0" w:color="8EAADB"/>
            </w:tcBorders>
            <w:shd w:val="clear" w:color="auto" w:fill="D9E2F3"/>
          </w:tcPr>
          <w:p w14:paraId="24DE99FE" w14:textId="77777777" w:rsidR="00B16890" w:rsidRDefault="00B16890" w:rsidP="00B16890">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Work.Assign</w:t>
            </w:r>
            <w:proofErr w:type="spellEnd"/>
          </w:p>
        </w:tc>
        <w:tc>
          <w:tcPr>
            <w:tcW w:w="4062" w:type="dxa"/>
            <w:tcBorders>
              <w:top w:val="single" w:sz="4" w:space="0" w:color="4472C4"/>
              <w:left w:val="single" w:sz="4" w:space="0" w:color="8EAADB"/>
              <w:bottom w:val="single" w:sz="4" w:space="0" w:color="8EAADB"/>
              <w:right w:val="single" w:sz="4" w:space="0" w:color="8EAADB"/>
            </w:tcBorders>
            <w:shd w:val="clear" w:color="auto" w:fill="D9E2F3"/>
          </w:tcPr>
          <w:p w14:paraId="0AC67167" w14:textId="77777777" w:rsidR="00B16890" w:rsidRDefault="00B16890" w:rsidP="00B16890">
            <w:pPr>
              <w:autoSpaceDE w:val="0"/>
              <w:autoSpaceDN w:val="0"/>
              <w:adjustRightInd w:val="0"/>
              <w:spacing w:line="374" w:lineRule="exact"/>
              <w:ind w:left="107"/>
              <w:jc w:val="left"/>
              <w:rPr>
                <w:rFonts w:ascii="宋体" w:hAnsi="宋体" w:cs="Calibri"/>
                <w:color w:val="000000"/>
                <w:kern w:val="0"/>
                <w:sz w:val="22"/>
              </w:rPr>
            </w:pPr>
            <w:r>
              <w:rPr>
                <w:rFonts w:ascii="宋体" w:hAnsi="宋体" w:cs="宋体" w:hint="eastAsia"/>
                <w:color w:val="000000"/>
                <w:kern w:val="0"/>
                <w:sz w:val="22"/>
              </w:rPr>
              <w:t>布置工作项目</w:t>
            </w:r>
          </w:p>
        </w:tc>
      </w:tr>
      <w:tr w:rsidR="00B16890" w14:paraId="36B28BAA" w14:textId="77777777" w:rsidTr="00B16890">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6AD411A6"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Work.Update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64B60A35" w14:textId="77777777" w:rsidR="00B16890" w:rsidRDefault="00B16890" w:rsidP="00B16890">
            <w:pPr>
              <w:autoSpaceDE w:val="0"/>
              <w:autoSpaceDN w:val="0"/>
              <w:adjustRightInd w:val="0"/>
              <w:spacing w:line="371" w:lineRule="exact"/>
              <w:ind w:left="107"/>
              <w:jc w:val="left"/>
              <w:rPr>
                <w:rFonts w:ascii="宋体" w:hAnsi="宋体" w:cs="Calibri"/>
                <w:color w:val="000000"/>
                <w:kern w:val="0"/>
                <w:sz w:val="22"/>
              </w:rPr>
            </w:pPr>
            <w:r>
              <w:rPr>
                <w:rFonts w:ascii="宋体" w:hAnsi="宋体" w:cs="宋体" w:hint="eastAsia"/>
                <w:color w:val="000000"/>
                <w:kern w:val="0"/>
                <w:sz w:val="22"/>
              </w:rPr>
              <w:t>修改或删除工作项目要求或</w:t>
            </w:r>
            <w:r>
              <w:rPr>
                <w:rFonts w:ascii="宋体" w:hAnsi="宋体" w:cs="Calibri"/>
                <w:color w:val="000000"/>
                <w:kern w:val="0"/>
                <w:sz w:val="22"/>
              </w:rPr>
              <w:t xml:space="preserve"> DDL</w:t>
            </w:r>
          </w:p>
        </w:tc>
      </w:tr>
      <w:tr w:rsidR="00B16890" w14:paraId="194BEFE0" w14:textId="77777777" w:rsidTr="00B16890">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7AA4CE9F"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Work.View</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1F97B01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查看员工（实习生）工作项目</w:t>
            </w:r>
          </w:p>
        </w:tc>
      </w:tr>
      <w:tr w:rsidR="00B16890" w14:paraId="75B9BECF" w14:textId="77777777" w:rsidTr="00B16890">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113E25B7"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Work.Check</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18399FF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审核员工（实习生）工作项目</w:t>
            </w:r>
          </w:p>
        </w:tc>
      </w:tr>
      <w:tr w:rsidR="00B16890" w14:paraId="4F715B76" w14:textId="77777777" w:rsidTr="00B16890">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71D9F85E"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Work.UpdateScore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521A210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更新工作项目业绩</w:t>
            </w:r>
          </w:p>
        </w:tc>
      </w:tr>
      <w:tr w:rsidR="00B16890" w14:paraId="0010ECB3" w14:textId="77777777" w:rsidTr="00B16890">
        <w:trPr>
          <w:gridAfter w:val="1"/>
          <w:wAfter w:w="4150" w:type="dxa"/>
          <w:trHeight w:hRule="exact" w:val="480"/>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4ACEA2DF"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Work.UpdateComment</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744B1927"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更新工作项目点评</w:t>
            </w:r>
          </w:p>
        </w:tc>
      </w:tr>
      <w:tr w:rsidR="00B16890" w14:paraId="681F260C" w14:textId="77777777" w:rsidTr="00B16890">
        <w:trPr>
          <w:gridAfter w:val="1"/>
          <w:wAfter w:w="4150" w:type="dxa"/>
          <w:trHeight w:hRule="exact" w:val="480"/>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24554880"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Work.Ass</w:t>
            </w:r>
            <w:r>
              <w:rPr>
                <w:rFonts w:ascii="宋体" w:hAnsi="宋体" w:cs="Calibri" w:hint="eastAsia"/>
                <w:color w:val="000000"/>
                <w:kern w:val="0"/>
                <w:sz w:val="22"/>
              </w:rPr>
              <w:t>ign</w:t>
            </w:r>
            <w:r>
              <w:rPr>
                <w:rFonts w:ascii="宋体" w:hAnsi="宋体" w:cs="Calibri"/>
                <w:color w:val="000000"/>
                <w:kern w:val="0"/>
                <w:sz w:val="22"/>
              </w:rPr>
              <w:t>.Deadline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76CB1630"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布置工作项目截至时间</w:t>
            </w:r>
          </w:p>
        </w:tc>
      </w:tr>
      <w:tr w:rsidR="00B16890" w14:paraId="784B99BD" w14:textId="77777777" w:rsidTr="00B16890">
        <w:trPr>
          <w:gridAfter w:val="1"/>
          <w:wAfter w:w="4150" w:type="dxa"/>
          <w:trHeight w:hRule="exact" w:val="1161"/>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0E0388E2"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hint="eastAsia"/>
                <w:color w:val="000000"/>
                <w:kern w:val="0"/>
                <w:sz w:val="22"/>
              </w:rPr>
              <w:t>W</w:t>
            </w:r>
            <w:r>
              <w:rPr>
                <w:rFonts w:ascii="宋体" w:hAnsi="宋体" w:cs="Calibri"/>
                <w:color w:val="000000"/>
                <w:kern w:val="0"/>
                <w:sz w:val="22"/>
              </w:rPr>
              <w:t>ork.Assgin.Notice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38A6F682"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proofErr w:type="gramStart"/>
            <w:r>
              <w:rPr>
                <w:rFonts w:ascii="宋体" w:hAnsi="宋体" w:cs="宋体" w:hint="eastAsia"/>
                <w:color w:val="000000"/>
                <w:kern w:val="0"/>
                <w:sz w:val="22"/>
              </w:rPr>
              <w:t>当发布</w:t>
            </w:r>
            <w:proofErr w:type="gramEnd"/>
            <w:r>
              <w:rPr>
                <w:rFonts w:ascii="宋体" w:hAnsi="宋体" w:cs="宋体" w:hint="eastAsia"/>
                <w:color w:val="000000"/>
                <w:kern w:val="0"/>
                <w:sz w:val="22"/>
              </w:rPr>
              <w:t>的工作项目未能在DDL之前完成，秘书向员工发送一个警告，催促员工快速完成</w:t>
            </w:r>
          </w:p>
        </w:tc>
      </w:tr>
      <w:tr w:rsidR="00B16890" w14:paraId="5BCE1E65" w14:textId="77777777" w:rsidTr="00B16890">
        <w:trPr>
          <w:gridAfter w:val="1"/>
          <w:wAfter w:w="4150" w:type="dxa"/>
          <w:trHeight w:hRule="exact" w:val="852"/>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0755D090"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w:t>
            </w:r>
            <w:r>
              <w:rPr>
                <w:rFonts w:ascii="宋体" w:hAnsi="宋体" w:cs="Calibri" w:hint="eastAsia"/>
                <w:color w:val="000000"/>
                <w:kern w:val="0"/>
                <w:sz w:val="22"/>
              </w:rPr>
              <w:t>.</w:t>
            </w:r>
            <w:r>
              <w:rPr>
                <w:rFonts w:ascii="宋体" w:hAnsi="宋体" w:cs="Calibri"/>
                <w:color w:val="000000"/>
                <w:kern w:val="0"/>
                <w:sz w:val="22"/>
              </w:rPr>
              <w:t>Update.Notice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022EE32E" w14:textId="77777777" w:rsidR="00B16890" w:rsidRDefault="00B16890" w:rsidP="00B16890">
            <w:pPr>
              <w:keepNext/>
              <w:autoSpaceDE w:val="0"/>
              <w:autoSpaceDN w:val="0"/>
              <w:adjustRightInd w:val="0"/>
              <w:spacing w:line="347" w:lineRule="exact"/>
              <w:jc w:val="left"/>
              <w:rPr>
                <w:rFonts w:ascii="宋体" w:hAnsi="宋体" w:cs="宋体"/>
                <w:color w:val="000000"/>
                <w:kern w:val="0"/>
                <w:sz w:val="22"/>
              </w:rPr>
            </w:pPr>
            <w:r>
              <w:rPr>
                <w:rFonts w:ascii="宋体" w:hAnsi="宋体" w:cs="宋体"/>
                <w:color w:val="000000"/>
                <w:kern w:val="0"/>
                <w:sz w:val="22"/>
              </w:rPr>
              <w:t xml:space="preserve"> </w:t>
            </w:r>
            <w:r>
              <w:rPr>
                <w:rFonts w:ascii="宋体" w:hAnsi="宋体" w:cs="宋体" w:hint="eastAsia"/>
                <w:color w:val="000000"/>
                <w:kern w:val="0"/>
                <w:sz w:val="22"/>
              </w:rPr>
              <w:t>当变更工作项目需求是，向该项的员工发送一个通知</w:t>
            </w:r>
          </w:p>
        </w:tc>
      </w:tr>
      <w:tr w:rsidR="00B16890" w14:paraId="02971900" w14:textId="77777777" w:rsidTr="00B16890">
        <w:trPr>
          <w:gridAfter w:val="1"/>
          <w:wAfter w:w="4150" w:type="dxa"/>
          <w:trHeight w:hRule="exact" w:val="850"/>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0D70FBDD" w14:textId="77777777" w:rsidR="00B16890" w:rsidRDefault="00B16890" w:rsidP="00B16890">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Work.Check.No</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427AF85E"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当员工提交的工作项目未能审核通过时，向该员工发送通知</w:t>
            </w:r>
          </w:p>
        </w:tc>
      </w:tr>
    </w:tbl>
    <w:p w14:paraId="79A6C939" w14:textId="77777777" w:rsidR="00B16890" w:rsidRPr="007E50BA" w:rsidRDefault="00B16890" w:rsidP="00B16890">
      <w:pPr>
        <w:rPr>
          <w:rFonts w:hint="eastAsia"/>
        </w:rPr>
      </w:pPr>
    </w:p>
    <w:p w14:paraId="0E8280B4" w14:textId="77777777" w:rsidR="00B16890" w:rsidRDefault="00B16890" w:rsidP="00B16890">
      <w:pPr>
        <w:pStyle w:val="1"/>
        <w:rPr>
          <w:rFonts w:ascii="宋体" w:hAnsi="宋体" w:hint="eastAsia"/>
          <w:sz w:val="36"/>
          <w:szCs w:val="36"/>
        </w:rPr>
      </w:pPr>
      <w:bookmarkStart w:id="57" w:name="_Toc518417051"/>
      <w:r>
        <w:rPr>
          <w:rFonts w:ascii="宋体" w:hAnsi="宋体" w:hint="eastAsia"/>
          <w:sz w:val="36"/>
          <w:szCs w:val="36"/>
        </w:rPr>
        <w:lastRenderedPageBreak/>
        <w:t>4.2.4用例图</w:t>
      </w:r>
      <w:bookmarkEnd w:id="57"/>
    </w:p>
    <w:p w14:paraId="3F9040A6" w14:textId="3118DFC8" w:rsidR="00B16890" w:rsidRDefault="00B16890" w:rsidP="00B16890">
      <w:pPr>
        <w:keepNext/>
      </w:pPr>
      <w:r w:rsidRPr="007E50BA">
        <w:rPr>
          <w:rFonts w:ascii="宋体" w:hAnsi="宋体"/>
          <w:b/>
          <w:noProof/>
          <w:sz w:val="36"/>
          <w:szCs w:val="36"/>
        </w:rPr>
        <w:drawing>
          <wp:inline distT="0" distB="0" distL="0" distR="0" wp14:anchorId="53FF744A" wp14:editId="392A9167">
            <wp:extent cx="5270500" cy="40957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4095750"/>
                    </a:xfrm>
                    <a:prstGeom prst="rect">
                      <a:avLst/>
                    </a:prstGeom>
                    <a:noFill/>
                    <a:ln>
                      <a:noFill/>
                    </a:ln>
                  </pic:spPr>
                </pic:pic>
              </a:graphicData>
            </a:graphic>
          </wp:inline>
        </w:drawing>
      </w:r>
    </w:p>
    <w:p w14:paraId="1C0CF02E" w14:textId="77777777" w:rsidR="00B16890" w:rsidRDefault="00B16890" w:rsidP="00B16890">
      <w:pPr>
        <w:pStyle w:val="af3"/>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p w14:paraId="3766E050" w14:textId="77777777" w:rsidR="00B16890" w:rsidRDefault="00B16890" w:rsidP="00B16890">
      <w:pPr>
        <w:rPr>
          <w:rFonts w:hint="eastAsia"/>
        </w:rPr>
      </w:pPr>
    </w:p>
    <w:p w14:paraId="00B84178" w14:textId="77777777" w:rsidR="00B16890" w:rsidRDefault="00B16890" w:rsidP="00B16890">
      <w:pPr>
        <w:pStyle w:val="1"/>
        <w:rPr>
          <w:rFonts w:ascii="宋体" w:hAnsi="宋体"/>
          <w:sz w:val="36"/>
          <w:szCs w:val="36"/>
        </w:rPr>
      </w:pPr>
      <w:bookmarkStart w:id="58" w:name="_Toc518417052"/>
      <w:r>
        <w:rPr>
          <w:rFonts w:ascii="宋体" w:hAnsi="宋体" w:hint="eastAsia"/>
          <w:sz w:val="36"/>
          <w:szCs w:val="36"/>
        </w:rPr>
        <w:t>4.2.5用例描述</w:t>
      </w:r>
      <w:bookmarkEnd w:id="58"/>
    </w:p>
    <w:p w14:paraId="37B45B5B" w14:textId="77777777" w:rsidR="00B16890" w:rsidRDefault="00B16890" w:rsidP="00B16890">
      <w:pPr>
        <w:rPr>
          <w:rFonts w:ascii="宋体" w:hAnsi="宋体"/>
          <w:b/>
          <w:sz w:val="36"/>
          <w:szCs w:val="36"/>
        </w:rPr>
      </w:pPr>
    </w:p>
    <w:p w14:paraId="1D2185D5" w14:textId="77777777" w:rsidR="00B16890" w:rsidRDefault="00B16890" w:rsidP="00B16890">
      <w:pPr>
        <w:spacing w:line="360" w:lineRule="auto"/>
        <w:rPr>
          <w:rFonts w:ascii="宋体" w:hAnsi="宋体" w:cs="宋体"/>
          <w:sz w:val="24"/>
        </w:rPr>
      </w:pPr>
    </w:p>
    <w:p w14:paraId="2A17FE2B" w14:textId="77777777" w:rsidR="00B16890" w:rsidRDefault="00B16890" w:rsidP="00B16890">
      <w:pPr>
        <w:spacing w:line="360" w:lineRule="auto"/>
        <w:rPr>
          <w:rFonts w:ascii="宋体" w:hAnsi="宋体" w:cs="宋体"/>
          <w:sz w:val="24"/>
        </w:rPr>
      </w:pPr>
      <w:r>
        <w:rPr>
          <w:rFonts w:ascii="宋体" w:hAnsi="宋体" w:cs="宋体" w:hint="eastAsia"/>
          <w:sz w:val="24"/>
        </w:rPr>
        <w:t>注册</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10A28FF1"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57E7D87"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UC_Assistant_01</w:t>
            </w:r>
          </w:p>
        </w:tc>
      </w:tr>
      <w:tr w:rsidR="00B16890" w14:paraId="0FCFC1E2"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778D99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240ECF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注册</w:t>
            </w:r>
          </w:p>
        </w:tc>
      </w:tr>
      <w:tr w:rsidR="00B16890" w14:paraId="325E50D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04DC22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21D8AB0" w14:textId="672C3C96"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2137C0E3"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5005D8"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FD2316" w14:textId="24096792" w:rsidR="00B16890" w:rsidRDefault="00B16890" w:rsidP="00B16890">
            <w:pPr>
              <w:autoSpaceDE w:val="0"/>
              <w:autoSpaceDN w:val="0"/>
              <w:adjustRightInd w:val="0"/>
              <w:spacing w:line="350"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5229182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2EF794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0CE7E5" w14:textId="2F293036"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6F21AF6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8F7EF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5065618" w14:textId="4B696CA5"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C2C934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A54118F"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6328BDF"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67925B7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51BA7A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0FC3BE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秘书在登录界面进行注册</w:t>
            </w:r>
          </w:p>
        </w:tc>
      </w:tr>
      <w:tr w:rsidR="00B16890" w14:paraId="78C6B0B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4CBC29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F40DE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DC4BF6B" w14:textId="77777777" w:rsidTr="00B16890">
        <w:trPr>
          <w:trHeight w:hRule="exact" w:val="375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976F74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3F88C98"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选择注册秘书</w:t>
            </w:r>
          </w:p>
          <w:p w14:paraId="51369988" w14:textId="77777777" w:rsidR="00B16890" w:rsidRDefault="00B16890" w:rsidP="00B16890">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数据库添加秘书为预备状态</w:t>
            </w:r>
          </w:p>
          <w:p w14:paraId="36ACC8FA"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私信管理员对秘书进行处理</w:t>
            </w:r>
          </w:p>
          <w:p w14:paraId="1DA6FF1B"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管理员处理后私信秘书</w:t>
            </w:r>
          </w:p>
          <w:p w14:paraId="2A9571F2" w14:textId="77777777" w:rsidR="00B16890" w:rsidRDefault="00B16890" w:rsidP="00B16890">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选择注册秘书</w:t>
            </w:r>
          </w:p>
          <w:p w14:paraId="4241212A" w14:textId="77777777" w:rsidR="00B16890" w:rsidRDefault="00B16890" w:rsidP="00B16890">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数据库添加秘书</w:t>
            </w:r>
          </w:p>
          <w:p w14:paraId="57A21056"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秘书需申请加入某研究内容才能正式成为秘书</w:t>
            </w:r>
          </w:p>
          <w:p w14:paraId="7F59A967" w14:textId="77777777" w:rsidR="00B16890" w:rsidRDefault="00B16890" w:rsidP="00B16890">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B16890" w14:paraId="20569A5C" w14:textId="77777777" w:rsidTr="00B16890">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FF02E0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C22D1A7"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秘书单击注册按钮</w:t>
            </w:r>
          </w:p>
          <w:p w14:paraId="0ED1F17A"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选择注册秘书</w:t>
            </w:r>
          </w:p>
          <w:p w14:paraId="272987E6"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填写个人信息，如姓名、用户名、密码、邮箱、手机等</w:t>
            </w:r>
          </w:p>
          <w:p w14:paraId="7F4F4D54"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单击提交，系统返回提示</w:t>
            </w:r>
          </w:p>
        </w:tc>
      </w:tr>
      <w:tr w:rsidR="00B16890" w14:paraId="75741694" w14:textId="77777777" w:rsidTr="00B16890">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56C853A"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F3FD8B1"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填写手机和邮箱后需进行验证</w:t>
            </w:r>
          </w:p>
          <w:p w14:paraId="6F68B0E0"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注册错误则重新填写个人信息</w:t>
            </w:r>
          </w:p>
          <w:p w14:paraId="1E567285"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4.2</w:t>
            </w:r>
            <w:r>
              <w:rPr>
                <w:rFonts w:ascii="宋体" w:hAnsi="宋体" w:cs="宋体"/>
                <w:color w:val="000000"/>
                <w:kern w:val="0"/>
                <w:sz w:val="22"/>
              </w:rPr>
              <w:t xml:space="preserve"> </w:t>
            </w:r>
            <w:r>
              <w:rPr>
                <w:rFonts w:ascii="宋体" w:hAnsi="宋体" w:cs="宋体" w:hint="eastAsia"/>
                <w:color w:val="000000"/>
                <w:kern w:val="0"/>
                <w:sz w:val="22"/>
              </w:rPr>
              <w:t>注册成功进入个人界面</w:t>
            </w:r>
          </w:p>
        </w:tc>
      </w:tr>
      <w:tr w:rsidR="00B16890" w14:paraId="32B6A0D8"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19329C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5B73EAB"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手机或邮箱验证失败</w:t>
            </w:r>
          </w:p>
          <w:p w14:paraId="61EBEB81"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3.2</w:t>
            </w:r>
            <w:r>
              <w:rPr>
                <w:rFonts w:ascii="宋体" w:hAnsi="宋体" w:cs="宋体"/>
                <w:color w:val="000000"/>
                <w:kern w:val="0"/>
                <w:sz w:val="22"/>
              </w:rPr>
              <w:t xml:space="preserve"> </w:t>
            </w:r>
            <w:r>
              <w:rPr>
                <w:rFonts w:ascii="宋体" w:hAnsi="宋体" w:cs="宋体" w:hint="eastAsia"/>
                <w:color w:val="000000"/>
                <w:kern w:val="0"/>
                <w:sz w:val="22"/>
              </w:rPr>
              <w:t>用户名已被注册</w:t>
            </w:r>
          </w:p>
        </w:tc>
      </w:tr>
      <w:tr w:rsidR="00B16890" w14:paraId="72B9E7FF" w14:textId="77777777" w:rsidTr="00B16890">
        <w:trPr>
          <w:trHeight w:hRule="exact" w:val="882"/>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45450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376E19C" w14:textId="77777777" w:rsidR="00B16890" w:rsidRDefault="00B16890" w:rsidP="00B16890">
            <w:pPr>
              <w:keepNext/>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系统必须先验证注册用户的身份，确认为秘书后方可注册，注册时</w:t>
            </w:r>
            <w:proofErr w:type="gramStart"/>
            <w:r>
              <w:rPr>
                <w:rFonts w:ascii="宋体" w:hAnsi="宋体" w:cs="宋体" w:hint="eastAsia"/>
                <w:color w:val="000000"/>
                <w:kern w:val="0"/>
                <w:sz w:val="22"/>
              </w:rPr>
              <w:t>用户民</w:t>
            </w:r>
            <w:proofErr w:type="gramEnd"/>
            <w:r>
              <w:rPr>
                <w:rFonts w:ascii="宋体" w:hAnsi="宋体" w:cs="宋体" w:hint="eastAsia"/>
                <w:color w:val="000000"/>
                <w:kern w:val="0"/>
                <w:sz w:val="22"/>
              </w:rPr>
              <w:t>默认为秘书的工号</w:t>
            </w:r>
          </w:p>
        </w:tc>
      </w:tr>
    </w:tbl>
    <w:p w14:paraId="61062908" w14:textId="77777777" w:rsidR="00B16890" w:rsidRDefault="00B16890" w:rsidP="00B16890">
      <w:pPr>
        <w:spacing w:line="360" w:lineRule="auto"/>
        <w:rPr>
          <w:rFonts w:ascii="宋体" w:hAnsi="宋体" w:cs="宋体"/>
          <w:sz w:val="24"/>
        </w:rPr>
      </w:pPr>
    </w:p>
    <w:p w14:paraId="4460FA70" w14:textId="77777777" w:rsidR="00B16890" w:rsidRDefault="00B16890" w:rsidP="00B16890">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28D55A28"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7746F0E"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UC_Assistant_02</w:t>
            </w:r>
          </w:p>
        </w:tc>
      </w:tr>
      <w:tr w:rsidR="00B16890" w14:paraId="79CC57F9"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BF083D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4FF1B6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w:t>
            </w:r>
          </w:p>
        </w:tc>
      </w:tr>
      <w:tr w:rsidR="00B16890" w14:paraId="4E0AC9B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F57E5F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A1E0DF8" w14:textId="334DB7DA"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60F436F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EEA786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41912D4" w14:textId="0B6ACBF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576905F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3EC92E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5CD1344" w14:textId="21DB575C"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25E112D2"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317EFDC"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59BE29" w14:textId="4FE221A4" w:rsidR="00B16890" w:rsidRDefault="00B16890"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08A834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69BD9B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3FCB3C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23F49E8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CDB49C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3A960D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秘书在登录界面进行登录</w:t>
            </w:r>
          </w:p>
        </w:tc>
      </w:tr>
      <w:tr w:rsidR="00B16890" w14:paraId="52A853A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A73528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531CD9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0D5DCF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E9DD99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8B0C72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B16890" w14:paraId="55354542"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78AE4D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67A08A3"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输入用户名和密码</w:t>
            </w:r>
          </w:p>
          <w:p w14:paraId="02AA2AB6"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点击登录</w:t>
            </w:r>
          </w:p>
        </w:tc>
      </w:tr>
      <w:tr w:rsidR="00B16890" w14:paraId="01F5081A"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7AED73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983021F"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登录失败返回登录页面</w:t>
            </w:r>
          </w:p>
        </w:tc>
      </w:tr>
      <w:tr w:rsidR="00B16890" w14:paraId="500CDB8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04480B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F0A0FCC"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用户名或密码错误，登录失败</w:t>
            </w:r>
          </w:p>
        </w:tc>
      </w:tr>
      <w:tr w:rsidR="00B16890" w14:paraId="032E050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84DA7E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62EF9B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94BA1A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783654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6D08A0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624A6F8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5857A9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CBC63B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约</w:t>
            </w:r>
            <w:bookmarkStart w:id="59" w:name="OLE_LINK29"/>
            <w:r>
              <w:rPr>
                <w:rFonts w:ascii="宋体" w:hAnsi="宋体" w:cs="宋体" w:hint="eastAsia"/>
                <w:color w:val="000000"/>
                <w:kern w:val="0"/>
                <w:sz w:val="22"/>
              </w:rPr>
              <w:t>每周三到五次每人</w:t>
            </w:r>
            <w:bookmarkEnd w:id="59"/>
          </w:p>
        </w:tc>
      </w:tr>
      <w:tr w:rsidR="00B16890" w14:paraId="341ECFF2" w14:textId="77777777" w:rsidTr="00B16890">
        <w:trPr>
          <w:trHeight w:hRule="exact" w:val="1055"/>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CA52DE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DE3EDF" w14:textId="77777777" w:rsidR="00B16890" w:rsidRDefault="00B16890" w:rsidP="00B16890">
            <w:pPr>
              <w:keepNext/>
              <w:autoSpaceDE w:val="0"/>
              <w:autoSpaceDN w:val="0"/>
              <w:adjustRightInd w:val="0"/>
              <w:spacing w:line="360" w:lineRule="auto"/>
              <w:jc w:val="left"/>
              <w:rPr>
                <w:rFonts w:ascii="宋体" w:hAnsi="宋体" w:cs="宋体"/>
                <w:color w:val="000000"/>
                <w:kern w:val="0"/>
                <w:sz w:val="22"/>
              </w:rPr>
            </w:pPr>
            <w:r>
              <w:rPr>
                <w:rFonts w:ascii="宋体" w:hAnsi="宋体" w:cs="宋体" w:hint="eastAsia"/>
                <w:color w:val="000000"/>
                <w:kern w:val="0"/>
                <w:sz w:val="22"/>
              </w:rPr>
              <w:t>若登录失败超过5次则账号会被冻结，需要十五分钟后才可再次登录或者立即召回密码</w:t>
            </w:r>
          </w:p>
        </w:tc>
      </w:tr>
    </w:tbl>
    <w:p w14:paraId="1D1C5613" w14:textId="77777777" w:rsidR="00B16890" w:rsidRDefault="00B16890" w:rsidP="00B16890">
      <w:pPr>
        <w:spacing w:line="360" w:lineRule="auto"/>
        <w:rPr>
          <w:rFonts w:ascii="宋体" w:hAnsi="宋体" w:cs="宋体"/>
          <w:sz w:val="24"/>
        </w:rPr>
      </w:pPr>
    </w:p>
    <w:p w14:paraId="631EE49A" w14:textId="77777777" w:rsidR="00B16890" w:rsidRDefault="00B16890" w:rsidP="00B16890">
      <w:pPr>
        <w:spacing w:line="360" w:lineRule="auto"/>
        <w:rPr>
          <w:rFonts w:ascii="宋体" w:hAnsi="宋体" w:cs="宋体"/>
          <w:sz w:val="24"/>
        </w:rPr>
      </w:pPr>
    </w:p>
    <w:p w14:paraId="3334CFA6" w14:textId="77777777" w:rsidR="00B16890" w:rsidRDefault="00B16890" w:rsidP="00B16890">
      <w:pPr>
        <w:spacing w:line="360" w:lineRule="auto"/>
        <w:rPr>
          <w:rFonts w:ascii="宋体" w:hAnsi="宋体" w:cs="宋体"/>
          <w:sz w:val="24"/>
        </w:rPr>
      </w:pPr>
    </w:p>
    <w:p w14:paraId="0C0ED5C5" w14:textId="77777777" w:rsidR="00B16890" w:rsidRDefault="00B16890" w:rsidP="00B16890">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146B020A"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02B9E77"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UC_Assistant_03</w:t>
            </w:r>
          </w:p>
        </w:tc>
      </w:tr>
      <w:tr w:rsidR="00B16890" w14:paraId="54D92173"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683A060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50751C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找回密码</w:t>
            </w:r>
          </w:p>
        </w:tc>
      </w:tr>
      <w:tr w:rsidR="00B16890" w14:paraId="572A0FC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8E510A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6BD4C6E" w14:textId="199FD779"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4C61D79A"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3ABE37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4313F7" w14:textId="066EE35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45FC1FD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9905E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9859D9B" w14:textId="0B97ECE5"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6FECC4B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45E87D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98D61C5" w14:textId="4B070C6F"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81616B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438DE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FA6ABB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24A6A18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272742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DDBCF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秘书在登录界面点击忘记密码</w:t>
            </w:r>
          </w:p>
        </w:tc>
      </w:tr>
      <w:tr w:rsidR="00B16890" w14:paraId="5BE82B3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78E829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133D11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7939F28"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4CF36C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C760B12"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B16890" w14:paraId="4D487D5D" w14:textId="77777777" w:rsidTr="00B16890">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4DB7C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18FCC2C"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输入真实姓名以及手机号</w:t>
            </w:r>
          </w:p>
          <w:p w14:paraId="74987206"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验证手机号</w:t>
            </w:r>
          </w:p>
          <w:p w14:paraId="175B394F"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输入新密码</w:t>
            </w:r>
          </w:p>
          <w:p w14:paraId="21B2392F"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返回登录界面</w:t>
            </w:r>
          </w:p>
        </w:tc>
      </w:tr>
      <w:tr w:rsidR="00B16890" w14:paraId="7C21AFE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0FE48F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6418F4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5ADF4F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3669527"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174B770"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手机号验证错误重新验证</w:t>
            </w:r>
          </w:p>
        </w:tc>
      </w:tr>
      <w:tr w:rsidR="00B16890" w14:paraId="5D62557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D9C7BA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741ABA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57CED0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76B55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5179A0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29BC3D39"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49F559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A2F5CA"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半年几十次</w:t>
            </w:r>
          </w:p>
        </w:tc>
      </w:tr>
      <w:tr w:rsidR="00B16890" w14:paraId="33EB76F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856A7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A52C20E"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如果手机号停用，则需要联系管理员处进行人工找回</w:t>
            </w:r>
          </w:p>
        </w:tc>
      </w:tr>
    </w:tbl>
    <w:p w14:paraId="6B3FC070" w14:textId="77777777" w:rsidR="00B16890" w:rsidRDefault="00B16890" w:rsidP="00B16890">
      <w:pPr>
        <w:spacing w:line="360" w:lineRule="auto"/>
        <w:rPr>
          <w:rFonts w:ascii="宋体" w:hAnsi="宋体" w:cs="宋体"/>
          <w:sz w:val="24"/>
        </w:rPr>
      </w:pPr>
    </w:p>
    <w:p w14:paraId="07C6794F" w14:textId="77777777" w:rsidR="00B16890" w:rsidRDefault="00B16890" w:rsidP="00B16890">
      <w:pPr>
        <w:spacing w:line="360" w:lineRule="auto"/>
        <w:rPr>
          <w:rFonts w:ascii="宋体" w:hAnsi="宋体" w:cs="宋体"/>
          <w:sz w:val="24"/>
        </w:rPr>
      </w:pPr>
    </w:p>
    <w:p w14:paraId="64287F79" w14:textId="77777777" w:rsidR="00B16890" w:rsidRDefault="00B16890" w:rsidP="00B16890">
      <w:pPr>
        <w:spacing w:line="360" w:lineRule="auto"/>
        <w:rPr>
          <w:rFonts w:ascii="宋体" w:hAnsi="宋体" w:cs="宋体"/>
          <w:sz w:val="24"/>
        </w:rPr>
      </w:pPr>
    </w:p>
    <w:p w14:paraId="00AF3282" w14:textId="77777777" w:rsidR="00B16890" w:rsidRDefault="00B16890" w:rsidP="00B16890">
      <w:pPr>
        <w:spacing w:line="360" w:lineRule="auto"/>
        <w:rPr>
          <w:rFonts w:ascii="宋体" w:hAnsi="宋体" w:cs="宋体"/>
          <w:sz w:val="24"/>
        </w:rPr>
      </w:pPr>
    </w:p>
    <w:p w14:paraId="5C3147C4" w14:textId="77777777" w:rsidR="00B16890" w:rsidRDefault="00B16890" w:rsidP="00B16890">
      <w:pPr>
        <w:spacing w:line="360" w:lineRule="auto"/>
        <w:rPr>
          <w:rFonts w:ascii="宋体" w:hAnsi="宋体" w:cs="宋体"/>
          <w:sz w:val="24"/>
        </w:rPr>
      </w:pPr>
      <w:r>
        <w:rPr>
          <w:rFonts w:ascii="宋体" w:hAnsi="宋体" w:cs="宋体" w:hint="eastAsia"/>
          <w:sz w:val="24"/>
        </w:rPr>
        <w:t>修改个人信息</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7F32A65F"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99B204A"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UC_Assistant_04</w:t>
            </w:r>
          </w:p>
        </w:tc>
      </w:tr>
      <w:tr w:rsidR="00B16890" w14:paraId="00DF01B0"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525958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DE54D9B"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修改个人信息</w:t>
            </w:r>
          </w:p>
        </w:tc>
      </w:tr>
      <w:tr w:rsidR="00B16890" w14:paraId="428449D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650704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EFA470" w14:textId="11D71097" w:rsidR="00B16890" w:rsidRDefault="00B16890" w:rsidP="00B16890">
            <w:pPr>
              <w:autoSpaceDE w:val="0"/>
              <w:autoSpaceDN w:val="0"/>
              <w:adjustRightInd w:val="0"/>
              <w:spacing w:line="347" w:lineRule="exact"/>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7E24AC86"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10AB7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28E0A0E" w14:textId="60E77D3D" w:rsidR="00B16890" w:rsidRDefault="00B16890" w:rsidP="00B16890">
            <w:pPr>
              <w:autoSpaceDE w:val="0"/>
              <w:autoSpaceDN w:val="0"/>
              <w:adjustRightInd w:val="0"/>
              <w:spacing w:line="350" w:lineRule="exact"/>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4B7DDBF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FFB910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0F7BF97" w14:textId="78CA9A02" w:rsidR="00B16890" w:rsidRDefault="00B16890" w:rsidP="00B16890">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B16890" w14:paraId="6AB06B6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6CAA5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1CE8427" w14:textId="3A373504" w:rsidR="00B16890" w:rsidRDefault="00B16890" w:rsidP="00B16890">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B16890" w14:paraId="494D835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D15918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F7CFEF4"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秘书</w:t>
            </w:r>
          </w:p>
        </w:tc>
      </w:tr>
      <w:tr w:rsidR="00B16890" w14:paraId="6E7E2BE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DB5BE36"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04EEA46" w14:textId="77777777" w:rsidR="00B16890" w:rsidRDefault="00B16890" w:rsidP="00B16890">
            <w:pPr>
              <w:autoSpaceDE w:val="0"/>
              <w:autoSpaceDN w:val="0"/>
              <w:adjustRightInd w:val="0"/>
              <w:spacing w:line="348" w:lineRule="exact"/>
              <w:jc w:val="left"/>
              <w:rPr>
                <w:rFonts w:ascii="宋体" w:hAnsi="宋体" w:cs="宋体"/>
                <w:color w:val="000000"/>
                <w:kern w:val="0"/>
                <w:sz w:val="22"/>
              </w:rPr>
            </w:pPr>
            <w:r>
              <w:rPr>
                <w:rFonts w:ascii="宋体" w:hAnsi="宋体" w:cs="宋体" w:hint="eastAsia"/>
                <w:color w:val="000000"/>
                <w:kern w:val="0"/>
                <w:sz w:val="22"/>
              </w:rPr>
              <w:t>秘书在个人信息界面修改信息</w:t>
            </w:r>
          </w:p>
        </w:tc>
      </w:tr>
      <w:tr w:rsidR="00B16890" w14:paraId="6781AD8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9686BF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60363A9" w14:textId="77777777" w:rsidR="00B16890" w:rsidRDefault="00B16890" w:rsidP="00B16890">
            <w:p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3B131E64"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B16890" w14:paraId="4F07690D"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4EC088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E0F60F5"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B16890" w14:paraId="3976D8AB" w14:textId="77777777" w:rsidTr="00B16890">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A55ED9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D8899D6" w14:textId="77777777" w:rsidR="00B16890" w:rsidRDefault="00B16890" w:rsidP="00B16890">
            <w:pPr>
              <w:autoSpaceDE w:val="0"/>
              <w:autoSpaceDN w:val="0"/>
              <w:adjustRightInd w:val="0"/>
              <w:spacing w:line="374" w:lineRule="exact"/>
              <w:jc w:val="left"/>
              <w:rPr>
                <w:rFonts w:ascii="宋体" w:hAnsi="宋体" w:cs="宋体"/>
                <w:color w:val="000000"/>
                <w:kern w:val="0"/>
                <w:sz w:val="22"/>
              </w:rPr>
            </w:pPr>
            <w:r>
              <w:rPr>
                <w:rFonts w:ascii="宋体" w:hAnsi="宋体" w:cs="宋体" w:hint="eastAsia"/>
                <w:color w:val="000000"/>
                <w:kern w:val="0"/>
                <w:sz w:val="22"/>
              </w:rPr>
              <w:t>修改个人信息（不包含手机和邮箱）</w:t>
            </w:r>
          </w:p>
          <w:p w14:paraId="7C829ABA" w14:textId="77777777" w:rsidR="00B16890" w:rsidRDefault="00B16890" w:rsidP="00B16890">
            <w:pPr>
              <w:autoSpaceDE w:val="0"/>
              <w:autoSpaceDN w:val="0"/>
              <w:adjustRightInd w:val="0"/>
              <w:spacing w:line="468" w:lineRule="exact"/>
              <w:jc w:val="left"/>
              <w:rPr>
                <w:rFonts w:ascii="宋体" w:hAnsi="宋体" w:cs="宋体"/>
                <w:color w:val="000000"/>
                <w:kern w:val="0"/>
                <w:sz w:val="22"/>
              </w:rPr>
            </w:pPr>
            <w:r>
              <w:rPr>
                <w:rFonts w:ascii="宋体" w:hAnsi="宋体" w:cs="宋体" w:hint="eastAsia"/>
                <w:color w:val="000000"/>
                <w:kern w:val="0"/>
                <w:sz w:val="22"/>
              </w:rPr>
              <w:t>点击提交</w:t>
            </w:r>
          </w:p>
        </w:tc>
      </w:tr>
      <w:tr w:rsidR="00B16890" w14:paraId="1547410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F62DEC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095D26"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B16890" w14:paraId="1A97B5B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95F17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85E7412"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B16890" w14:paraId="330CB3E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92261B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0C0445"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B16890" w14:paraId="15185CB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95E101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89C0929"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中</w:t>
            </w:r>
          </w:p>
        </w:tc>
      </w:tr>
      <w:tr w:rsidR="00B16890" w14:paraId="22C9C1CC"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2A889E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6BF4512" w14:textId="77777777" w:rsidR="00B16890" w:rsidRDefault="00B16890" w:rsidP="00B16890">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十次每人</w:t>
            </w:r>
          </w:p>
        </w:tc>
      </w:tr>
      <w:tr w:rsidR="00B16890" w14:paraId="7B2AC2E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11C652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960A1C5"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284FF6D" w14:textId="77777777" w:rsidR="00B16890" w:rsidRDefault="00B16890" w:rsidP="00B16890">
      <w:pPr>
        <w:spacing w:line="360" w:lineRule="auto"/>
        <w:rPr>
          <w:rFonts w:ascii="宋体" w:hAnsi="宋体" w:cs="宋体"/>
          <w:sz w:val="24"/>
        </w:rPr>
      </w:pPr>
    </w:p>
    <w:p w14:paraId="3347BFDB" w14:textId="77777777" w:rsidR="00B16890" w:rsidRDefault="00B16890" w:rsidP="00B16890">
      <w:pPr>
        <w:spacing w:line="360" w:lineRule="auto"/>
        <w:rPr>
          <w:rFonts w:ascii="宋体" w:hAnsi="宋体" w:cs="宋体"/>
          <w:sz w:val="24"/>
        </w:rPr>
      </w:pPr>
    </w:p>
    <w:p w14:paraId="6298046E" w14:textId="77777777" w:rsidR="00B16890" w:rsidRDefault="00B16890" w:rsidP="00B16890">
      <w:pPr>
        <w:spacing w:line="360" w:lineRule="auto"/>
        <w:rPr>
          <w:rFonts w:ascii="宋体" w:hAnsi="宋体" w:cs="宋体"/>
          <w:sz w:val="24"/>
        </w:rPr>
      </w:pPr>
    </w:p>
    <w:p w14:paraId="7CEEE1EC" w14:textId="77777777" w:rsidR="00B16890" w:rsidRDefault="00B16890" w:rsidP="00B16890">
      <w:pPr>
        <w:spacing w:line="360" w:lineRule="auto"/>
        <w:rPr>
          <w:rFonts w:ascii="宋体" w:hAnsi="宋体" w:cs="宋体"/>
          <w:sz w:val="24"/>
        </w:rPr>
      </w:pPr>
    </w:p>
    <w:p w14:paraId="735E2580" w14:textId="77777777" w:rsidR="00B16890" w:rsidRDefault="00B16890" w:rsidP="00B16890">
      <w:pPr>
        <w:spacing w:line="360" w:lineRule="auto"/>
        <w:rPr>
          <w:rFonts w:ascii="宋体" w:hAnsi="宋体" w:cs="宋体"/>
          <w:sz w:val="24"/>
        </w:rPr>
      </w:pPr>
    </w:p>
    <w:p w14:paraId="7DD1889F" w14:textId="77777777" w:rsidR="00B16890" w:rsidRDefault="00B16890" w:rsidP="00B16890">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60EA4ED2"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A7335F8"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UC_Assistant_05</w:t>
            </w:r>
          </w:p>
        </w:tc>
      </w:tr>
      <w:tr w:rsidR="00B16890" w14:paraId="78F1A708"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7DEC56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5848B91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修改密码</w:t>
            </w:r>
          </w:p>
        </w:tc>
      </w:tr>
      <w:tr w:rsidR="00B16890" w14:paraId="3596E7D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A1CB86"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09C9FD" w14:textId="2F3A5F1D" w:rsidR="00B16890" w:rsidRDefault="00B16890" w:rsidP="00B16890">
            <w:pPr>
              <w:autoSpaceDE w:val="0"/>
              <w:autoSpaceDN w:val="0"/>
              <w:adjustRightInd w:val="0"/>
              <w:spacing w:line="348"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5A77FF6E"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94929E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6D953FF" w14:textId="4445B753"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5471495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8EF5BA"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75C773" w14:textId="4D97B265" w:rsidR="00B16890" w:rsidRDefault="00B16890"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8641FA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916674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B856AF0" w14:textId="57CA97F4"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D4667A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1E1DE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6F276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761CE9F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102C94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F0ACA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秘书在个人信息界面修改密码</w:t>
            </w:r>
          </w:p>
        </w:tc>
      </w:tr>
      <w:tr w:rsidR="00B16890" w14:paraId="36B54F4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E48C4B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8B01AAA"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76FBD8B3"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B16890" w14:paraId="707E2097"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AF213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D99632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B16890" w14:paraId="06769C08" w14:textId="77777777" w:rsidTr="00B16890">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1B534F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FBEE318" w14:textId="77777777" w:rsidR="00B16890" w:rsidRDefault="00B16890" w:rsidP="00B16890">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填写旧密码和新密码</w:t>
            </w:r>
          </w:p>
          <w:p w14:paraId="291ADBFF"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点击确定</w:t>
            </w:r>
          </w:p>
        </w:tc>
      </w:tr>
      <w:tr w:rsidR="00B16890" w14:paraId="34ED3FA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4CA2F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13CEB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3A3340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CAFE45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2D72B4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旧密码错误，重新设置</w:t>
            </w:r>
          </w:p>
        </w:tc>
      </w:tr>
      <w:tr w:rsidR="00B16890" w14:paraId="72F9E56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710D5F3"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BECB573"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AB0749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E1839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182317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0D9463C1"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E751D2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EBE3F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B16890" w14:paraId="56AF70A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0C3967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A6F30C9"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密码必须由英文字幕和数字组成，不少于10个字符</w:t>
            </w:r>
          </w:p>
        </w:tc>
      </w:tr>
    </w:tbl>
    <w:p w14:paraId="23818425" w14:textId="77777777" w:rsidR="00B16890" w:rsidRDefault="00B16890" w:rsidP="00B16890">
      <w:pPr>
        <w:spacing w:line="360" w:lineRule="auto"/>
        <w:rPr>
          <w:rFonts w:ascii="宋体" w:hAnsi="宋体" w:cs="宋体"/>
          <w:sz w:val="24"/>
        </w:rPr>
      </w:pPr>
    </w:p>
    <w:p w14:paraId="3AB7523D" w14:textId="77777777" w:rsidR="00B16890" w:rsidRDefault="00B16890" w:rsidP="00B16890">
      <w:pPr>
        <w:spacing w:line="360" w:lineRule="auto"/>
        <w:rPr>
          <w:rFonts w:ascii="宋体" w:hAnsi="宋体" w:cs="宋体"/>
          <w:sz w:val="24"/>
        </w:rPr>
      </w:pPr>
    </w:p>
    <w:p w14:paraId="25DABCFD" w14:textId="77777777" w:rsidR="00B16890" w:rsidRDefault="00B16890" w:rsidP="00B16890">
      <w:pPr>
        <w:spacing w:line="360" w:lineRule="auto"/>
        <w:rPr>
          <w:rFonts w:ascii="宋体" w:hAnsi="宋体" w:cs="宋体"/>
          <w:sz w:val="24"/>
        </w:rPr>
      </w:pPr>
    </w:p>
    <w:p w14:paraId="5390ECAF" w14:textId="77777777" w:rsidR="00B16890" w:rsidRDefault="00B16890" w:rsidP="00B16890">
      <w:pPr>
        <w:spacing w:line="360" w:lineRule="auto"/>
        <w:rPr>
          <w:rFonts w:ascii="宋体" w:hAnsi="宋体" w:cs="宋体"/>
          <w:sz w:val="24"/>
        </w:rPr>
      </w:pPr>
    </w:p>
    <w:p w14:paraId="79D4C6F1" w14:textId="77777777" w:rsidR="00B16890" w:rsidRDefault="00B16890" w:rsidP="00B16890">
      <w:pPr>
        <w:spacing w:line="360" w:lineRule="auto"/>
        <w:rPr>
          <w:rFonts w:ascii="宋体" w:hAnsi="宋体" w:cs="宋体"/>
          <w:sz w:val="24"/>
        </w:rPr>
      </w:pPr>
    </w:p>
    <w:p w14:paraId="72E115CA" w14:textId="77777777" w:rsidR="00B16890" w:rsidRDefault="00B16890" w:rsidP="00B16890">
      <w:pPr>
        <w:spacing w:line="360" w:lineRule="auto"/>
        <w:rPr>
          <w:rFonts w:ascii="宋体" w:hAnsi="宋体" w:cs="宋体"/>
          <w:sz w:val="24"/>
        </w:rPr>
      </w:pPr>
    </w:p>
    <w:p w14:paraId="400DEB88" w14:textId="77777777" w:rsidR="00B16890" w:rsidRDefault="00B16890" w:rsidP="00B16890">
      <w:pPr>
        <w:spacing w:line="360" w:lineRule="auto"/>
        <w:rPr>
          <w:rFonts w:ascii="宋体" w:hAnsi="宋体" w:cs="宋体"/>
          <w:sz w:val="24"/>
        </w:rPr>
      </w:pPr>
    </w:p>
    <w:p w14:paraId="711191B3" w14:textId="77777777" w:rsidR="00B16890" w:rsidRDefault="00B16890" w:rsidP="00B16890">
      <w:pPr>
        <w:spacing w:line="360" w:lineRule="auto"/>
        <w:rPr>
          <w:rFonts w:ascii="宋体" w:hAnsi="宋体" w:cs="宋体"/>
          <w:sz w:val="24"/>
        </w:rPr>
      </w:pPr>
      <w:r>
        <w:rPr>
          <w:rFonts w:ascii="宋体" w:hAnsi="宋体" w:cs="宋体" w:hint="eastAsia"/>
          <w:sz w:val="24"/>
        </w:rPr>
        <w:t>绑定手机和邮箱</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502D03CD"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A0F834D"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UC_Assistant_06</w:t>
            </w:r>
          </w:p>
        </w:tc>
      </w:tr>
      <w:tr w:rsidR="00B16890" w14:paraId="103639FF"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69F7BFB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6082AD1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绑定手机和邮箱</w:t>
            </w:r>
          </w:p>
        </w:tc>
      </w:tr>
      <w:tr w:rsidR="00B16890" w14:paraId="4BCA991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5BB6C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8804457" w14:textId="6DA01D3B"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0AF8254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5FFF3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CFB8FB" w14:textId="23683BA2"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47AAF5C7"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BB52E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967A17C" w14:textId="3DF4C00E" w:rsidR="00B16890" w:rsidRDefault="00B16890"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083F89C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4A3A41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D9F2AD" w14:textId="3B9520E1"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2CE95C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89644B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D789D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3DF8B95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A55BDE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662238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秘书在个人信息界面修改密码</w:t>
            </w:r>
          </w:p>
        </w:tc>
      </w:tr>
      <w:tr w:rsidR="00B16890" w14:paraId="79813834"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9EB48A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4DEBEE"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2260E015"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B16890" w14:paraId="58036E8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D561408"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A4B5B8A"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数据库中更新手机邮箱，事件存入日志</w:t>
            </w:r>
          </w:p>
        </w:tc>
      </w:tr>
      <w:tr w:rsidR="00B16890" w14:paraId="1A16740D" w14:textId="77777777" w:rsidTr="00B16890">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6B365F8"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B5B8E6B" w14:textId="77777777" w:rsidR="00B16890" w:rsidRDefault="00B16890" w:rsidP="00B16890">
            <w:pPr>
              <w:autoSpaceDE w:val="0"/>
              <w:autoSpaceDN w:val="0"/>
              <w:adjustRightInd w:val="0"/>
              <w:spacing w:line="374" w:lineRule="exact"/>
              <w:ind w:left="82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验证旧手机或旧邮箱</w:t>
            </w:r>
          </w:p>
          <w:p w14:paraId="027388F9" w14:textId="77777777" w:rsidR="00B16890" w:rsidRDefault="00B16890" w:rsidP="00B16890">
            <w:pPr>
              <w:autoSpaceDE w:val="0"/>
              <w:autoSpaceDN w:val="0"/>
              <w:adjustRightInd w:val="0"/>
              <w:spacing w:line="468" w:lineRule="exact"/>
              <w:ind w:left="82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填写新手机或新邮箱</w:t>
            </w:r>
          </w:p>
          <w:p w14:paraId="255A73BA" w14:textId="77777777" w:rsidR="00B16890" w:rsidRDefault="00B16890" w:rsidP="00B16890">
            <w:pPr>
              <w:autoSpaceDE w:val="0"/>
              <w:autoSpaceDN w:val="0"/>
              <w:adjustRightInd w:val="0"/>
              <w:spacing w:line="467" w:lineRule="exact"/>
              <w:ind w:left="82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验证新手机或新邮箱</w:t>
            </w:r>
          </w:p>
        </w:tc>
      </w:tr>
      <w:tr w:rsidR="00B16890" w14:paraId="4DBC10A1"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A6EDA2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9B41CA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DB11820"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D6C1C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D518EE"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1.1</w:t>
            </w:r>
            <w:r>
              <w:rPr>
                <w:rFonts w:ascii="宋体" w:hAnsi="宋体" w:cs="宋体"/>
                <w:color w:val="000000"/>
                <w:kern w:val="0"/>
                <w:sz w:val="22"/>
              </w:rPr>
              <w:t xml:space="preserve"> </w:t>
            </w:r>
            <w:r>
              <w:rPr>
                <w:rFonts w:ascii="宋体" w:hAnsi="宋体" w:cs="宋体" w:hint="eastAsia"/>
                <w:color w:val="000000"/>
                <w:kern w:val="0"/>
                <w:sz w:val="22"/>
              </w:rPr>
              <w:t>验证旧密码或旧邮箱错误，重新验证</w:t>
            </w:r>
          </w:p>
          <w:p w14:paraId="612A454A"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验证新手机或新密码错误，重新验证</w:t>
            </w:r>
          </w:p>
        </w:tc>
      </w:tr>
      <w:tr w:rsidR="00B16890" w14:paraId="759778D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DF7613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59297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5E1B13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F03B11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BAC8E7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143E84E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59345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3AF7B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B16890" w14:paraId="28BDE027"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D7D157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2AC5823"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如果手机号停用，则需要联系管理员处进行人工找回</w:t>
            </w:r>
          </w:p>
        </w:tc>
      </w:tr>
    </w:tbl>
    <w:p w14:paraId="174CFCCF" w14:textId="77777777" w:rsidR="00B16890" w:rsidRDefault="00B16890" w:rsidP="00B16890">
      <w:pPr>
        <w:spacing w:line="360" w:lineRule="auto"/>
        <w:rPr>
          <w:rFonts w:ascii="宋体" w:hAnsi="宋体" w:cs="宋体"/>
          <w:sz w:val="24"/>
        </w:rPr>
      </w:pPr>
    </w:p>
    <w:p w14:paraId="7F8B43FF" w14:textId="77777777" w:rsidR="00B16890" w:rsidRDefault="00B16890" w:rsidP="00B16890">
      <w:pPr>
        <w:spacing w:line="360" w:lineRule="auto"/>
        <w:rPr>
          <w:rFonts w:ascii="宋体" w:hAnsi="宋体" w:cs="宋体"/>
          <w:sz w:val="24"/>
        </w:rPr>
      </w:pPr>
    </w:p>
    <w:p w14:paraId="1CBC93B0" w14:textId="77777777" w:rsidR="00B16890" w:rsidRDefault="00B16890" w:rsidP="00B16890">
      <w:pPr>
        <w:spacing w:line="360" w:lineRule="auto"/>
        <w:rPr>
          <w:rFonts w:ascii="宋体" w:hAnsi="宋体" w:cs="宋体"/>
          <w:sz w:val="24"/>
        </w:rPr>
      </w:pPr>
    </w:p>
    <w:p w14:paraId="097A78C5" w14:textId="77777777" w:rsidR="00B16890" w:rsidRDefault="00B16890" w:rsidP="00B16890">
      <w:pPr>
        <w:spacing w:line="360" w:lineRule="auto"/>
        <w:rPr>
          <w:rFonts w:ascii="宋体" w:hAnsi="宋体" w:cs="宋体"/>
          <w:sz w:val="24"/>
        </w:rPr>
      </w:pPr>
    </w:p>
    <w:p w14:paraId="3A77C907" w14:textId="77777777" w:rsidR="00B16890" w:rsidRDefault="00B16890" w:rsidP="00B16890">
      <w:pPr>
        <w:spacing w:line="360" w:lineRule="auto"/>
        <w:rPr>
          <w:rFonts w:ascii="宋体" w:hAnsi="宋体" w:cs="宋体"/>
          <w:sz w:val="24"/>
        </w:rPr>
      </w:pPr>
    </w:p>
    <w:p w14:paraId="2067D282" w14:textId="77777777" w:rsidR="00B16890" w:rsidRDefault="00B16890" w:rsidP="00B16890">
      <w:pPr>
        <w:spacing w:line="360" w:lineRule="auto"/>
        <w:rPr>
          <w:rFonts w:ascii="宋体" w:hAnsi="宋体" w:cs="宋体"/>
          <w:sz w:val="24"/>
        </w:rPr>
      </w:pPr>
    </w:p>
    <w:p w14:paraId="4A038B36" w14:textId="77777777" w:rsidR="00B16890" w:rsidRDefault="00B16890" w:rsidP="00B16890">
      <w:pPr>
        <w:spacing w:line="360" w:lineRule="auto"/>
        <w:rPr>
          <w:rFonts w:ascii="宋体" w:hAnsi="宋体" w:cs="宋体"/>
          <w:sz w:val="24"/>
        </w:rPr>
      </w:pPr>
      <w:r>
        <w:rPr>
          <w:rFonts w:ascii="宋体" w:hAnsi="宋体" w:cs="宋体" w:hint="eastAsia"/>
          <w:sz w:val="24"/>
        </w:rPr>
        <w:t>工作项目发布</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7AE76131"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500631F"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w:t>
            </w:r>
            <w:r>
              <w:rPr>
                <w:rFonts w:ascii="宋体" w:hAnsi="宋体" w:cs="Calibri" w:hint="eastAsia"/>
                <w:b/>
                <w:bCs/>
                <w:color w:val="FFFFFF"/>
                <w:kern w:val="0"/>
                <w:sz w:val="22"/>
              </w:rPr>
              <w:t>7</w:t>
            </w:r>
          </w:p>
        </w:tc>
      </w:tr>
      <w:tr w:rsidR="00B16890" w14:paraId="083C5169"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9889934"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86A11DF"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工作项目及小组工作项目发布</w:t>
            </w:r>
          </w:p>
        </w:tc>
      </w:tr>
      <w:tr w:rsidR="00B16890" w14:paraId="32E81D1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D0BE1D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BE4C862" w14:textId="77EB5EC5"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466443A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AFB0E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8224956" w14:textId="0FD2B46F"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42548245"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844E9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1C7A010" w14:textId="179695B5"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2AEB4F8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F165F9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85E0B7B" w14:textId="3EF2E368" w:rsidR="00B16890" w:rsidRDefault="00B16890"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8FDD6E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57438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EC5E56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693434D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D2AA19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858B0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秘书在工作项目管理界面发布工作项目及小组工作项目</w:t>
            </w:r>
          </w:p>
        </w:tc>
      </w:tr>
      <w:tr w:rsidR="00B16890" w14:paraId="700E0674"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2DCAC2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6C5DC11"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F9847F9"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进入工作项目管理界面</w:t>
            </w:r>
          </w:p>
        </w:tc>
      </w:tr>
      <w:tr w:rsidR="00B16890" w14:paraId="1F01046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51A78A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393FA9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添加工作项目数据库，事件存入日志，通知工作项目相关者</w:t>
            </w:r>
          </w:p>
        </w:tc>
      </w:tr>
      <w:tr w:rsidR="00B16890" w14:paraId="7C85D093" w14:textId="77777777" w:rsidTr="00B16890">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512372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6DA0625"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输入工作项目信息</w:t>
            </w:r>
          </w:p>
          <w:p w14:paraId="152A7769"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上</w:t>
            </w:r>
            <w:proofErr w:type="gramStart"/>
            <w:r>
              <w:rPr>
                <w:rFonts w:ascii="宋体" w:hAnsi="宋体" w:cs="宋体" w:hint="eastAsia"/>
                <w:color w:val="000000"/>
                <w:kern w:val="0"/>
                <w:sz w:val="22"/>
              </w:rPr>
              <w:t>传必要</w:t>
            </w:r>
            <w:proofErr w:type="gramEnd"/>
            <w:r>
              <w:rPr>
                <w:rFonts w:ascii="宋体" w:hAnsi="宋体" w:cs="宋体" w:hint="eastAsia"/>
                <w:color w:val="000000"/>
                <w:kern w:val="0"/>
                <w:sz w:val="22"/>
              </w:rPr>
              <w:t>文件</w:t>
            </w:r>
          </w:p>
          <w:p w14:paraId="1933B2F1" w14:textId="77777777" w:rsidR="00B16890" w:rsidRDefault="00B16890" w:rsidP="00B16890">
            <w:pPr>
              <w:autoSpaceDE w:val="0"/>
              <w:autoSpaceDN w:val="0"/>
              <w:adjustRightInd w:val="0"/>
              <w:spacing w:line="467" w:lineRule="exact"/>
              <w:ind w:left="468"/>
              <w:jc w:val="left"/>
              <w:rPr>
                <w:rFonts w:ascii="宋体" w:hAnsi="宋体" w:cs="Calibri"/>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设置工作项目</w:t>
            </w:r>
            <w:r>
              <w:rPr>
                <w:rFonts w:ascii="宋体" w:hAnsi="宋体" w:cs="Calibri"/>
                <w:color w:val="000000"/>
                <w:kern w:val="0"/>
                <w:sz w:val="22"/>
              </w:rPr>
              <w:t xml:space="preserve"> DDL</w:t>
            </w:r>
          </w:p>
          <w:p w14:paraId="6F647913"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点击发布</w:t>
            </w:r>
          </w:p>
        </w:tc>
      </w:tr>
      <w:tr w:rsidR="00B16890" w14:paraId="5EE990B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49F8F37"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845F58A"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8AEB55A" w14:textId="77777777" w:rsidTr="00B16890">
        <w:trPr>
          <w:trHeight w:hRule="exact" w:val="451"/>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609CC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26C881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AA2087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16FF7F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898AE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B5C533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52BD3E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6D7633"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4E4040B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F1A39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41E020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十六次每人每半年</w:t>
            </w:r>
          </w:p>
        </w:tc>
      </w:tr>
      <w:tr w:rsidR="00B16890" w14:paraId="2FD6DA95"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1FEE66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ADA9D70"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只有得到领导许可的秘书才可以发布工作项目</w:t>
            </w:r>
          </w:p>
        </w:tc>
      </w:tr>
    </w:tbl>
    <w:p w14:paraId="608C5A92" w14:textId="77777777" w:rsidR="00B16890" w:rsidRDefault="00B16890" w:rsidP="00B16890">
      <w:pPr>
        <w:spacing w:line="360" w:lineRule="auto"/>
        <w:rPr>
          <w:rFonts w:ascii="宋体" w:hAnsi="宋体" w:cs="宋体"/>
          <w:sz w:val="24"/>
        </w:rPr>
      </w:pPr>
    </w:p>
    <w:p w14:paraId="037B8815" w14:textId="77777777" w:rsidR="00B16890" w:rsidRDefault="00B16890" w:rsidP="00B16890">
      <w:pPr>
        <w:spacing w:line="360" w:lineRule="auto"/>
        <w:rPr>
          <w:rFonts w:ascii="宋体" w:hAnsi="宋体" w:cs="宋体"/>
          <w:sz w:val="24"/>
        </w:rPr>
      </w:pPr>
    </w:p>
    <w:p w14:paraId="35203677" w14:textId="77777777" w:rsidR="00B16890" w:rsidRDefault="00B16890" w:rsidP="00B16890">
      <w:pPr>
        <w:spacing w:line="360" w:lineRule="auto"/>
        <w:rPr>
          <w:rFonts w:ascii="宋体" w:hAnsi="宋体" w:cs="宋体"/>
          <w:sz w:val="24"/>
        </w:rPr>
      </w:pPr>
    </w:p>
    <w:p w14:paraId="2FD64CD9" w14:textId="77777777" w:rsidR="00B16890" w:rsidRDefault="00B16890" w:rsidP="00B16890">
      <w:pPr>
        <w:spacing w:line="360" w:lineRule="auto"/>
        <w:rPr>
          <w:rFonts w:ascii="宋体" w:hAnsi="宋体" w:cs="宋体"/>
          <w:sz w:val="24"/>
        </w:rPr>
      </w:pPr>
    </w:p>
    <w:p w14:paraId="4B4EDD99" w14:textId="77777777" w:rsidR="00B16890" w:rsidRDefault="00B16890" w:rsidP="00B16890">
      <w:pPr>
        <w:spacing w:line="360" w:lineRule="auto"/>
        <w:rPr>
          <w:rFonts w:ascii="宋体" w:hAnsi="宋体" w:cs="宋体"/>
          <w:sz w:val="24"/>
        </w:rPr>
      </w:pPr>
    </w:p>
    <w:p w14:paraId="2B981C56" w14:textId="77777777" w:rsidR="00B16890" w:rsidRDefault="00B16890" w:rsidP="00B16890">
      <w:pPr>
        <w:spacing w:line="360" w:lineRule="auto"/>
        <w:rPr>
          <w:rFonts w:ascii="宋体" w:hAnsi="宋体" w:cs="宋体"/>
          <w:sz w:val="24"/>
        </w:rPr>
      </w:pPr>
    </w:p>
    <w:p w14:paraId="0583DC59" w14:textId="77777777" w:rsidR="00B16890" w:rsidRDefault="00B16890" w:rsidP="00B16890">
      <w:pPr>
        <w:spacing w:line="360" w:lineRule="auto"/>
        <w:rPr>
          <w:rFonts w:ascii="宋体" w:hAnsi="宋体" w:cs="宋体"/>
          <w:sz w:val="24"/>
        </w:rPr>
      </w:pPr>
    </w:p>
    <w:p w14:paraId="2EA8F24A" w14:textId="77777777" w:rsidR="00B16890" w:rsidRDefault="00B16890" w:rsidP="00B16890">
      <w:pPr>
        <w:spacing w:line="360" w:lineRule="auto"/>
        <w:rPr>
          <w:rFonts w:ascii="宋体" w:hAnsi="宋体" w:cs="宋体"/>
          <w:sz w:val="24"/>
        </w:rPr>
      </w:pPr>
      <w:r>
        <w:rPr>
          <w:rFonts w:ascii="宋体" w:hAnsi="宋体" w:cs="宋体" w:hint="eastAsia"/>
          <w:sz w:val="24"/>
        </w:rPr>
        <w:t>工作项目修改</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677AEE8A"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263BDF4"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UC_Assistant_11</w:t>
            </w:r>
          </w:p>
        </w:tc>
      </w:tr>
      <w:tr w:rsidR="00B16890" w14:paraId="7B374109"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21E071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503BB5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工作项目及小组工作项目修改</w:t>
            </w:r>
          </w:p>
        </w:tc>
      </w:tr>
      <w:tr w:rsidR="00B16890" w14:paraId="62A292D9"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1C6F23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8467927" w14:textId="47D997F6" w:rsidR="00B16890" w:rsidRDefault="00B16890" w:rsidP="00B16890">
            <w:pPr>
              <w:autoSpaceDE w:val="0"/>
              <w:autoSpaceDN w:val="0"/>
              <w:adjustRightInd w:val="0"/>
              <w:spacing w:line="350"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1D49C81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1E88C3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156E2DC" w14:textId="132DFD9D"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7CA30DE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28E271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27DBC07" w14:textId="1CE71FFB"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D5614A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658CA4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7540524" w14:textId="6D95734A"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7C3DFF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6293E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2D09A8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4CCE483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073DAC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9DD3A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秘书在工作项目管理界面修改工作项目及小组工作项目</w:t>
            </w:r>
          </w:p>
        </w:tc>
      </w:tr>
      <w:tr w:rsidR="00B16890" w14:paraId="7ED906E2" w14:textId="77777777" w:rsidTr="00B16890">
        <w:trPr>
          <w:trHeight w:hRule="exact" w:val="94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B58B4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FACCABA" w14:textId="77777777" w:rsidR="00B16890" w:rsidRDefault="00B16890" w:rsidP="00B16890">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2EA3AA7"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进入工作项目管理界面</w:t>
            </w:r>
          </w:p>
        </w:tc>
      </w:tr>
      <w:tr w:rsidR="00B16890" w14:paraId="48207F0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6EA13B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D03715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更新工作项目数据库，事件存入日志，通知工作项目相关者</w:t>
            </w:r>
          </w:p>
        </w:tc>
      </w:tr>
      <w:tr w:rsidR="00B16890" w14:paraId="2728A181" w14:textId="77777777" w:rsidTr="00B16890">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1B640F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7E7A650"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选择要修改的工作项目</w:t>
            </w:r>
          </w:p>
          <w:p w14:paraId="3CE42FB1" w14:textId="77777777" w:rsidR="00B16890" w:rsidRDefault="00B16890" w:rsidP="00B16890">
            <w:pPr>
              <w:autoSpaceDE w:val="0"/>
              <w:autoSpaceDN w:val="0"/>
              <w:adjustRightInd w:val="0"/>
              <w:spacing w:line="467" w:lineRule="exact"/>
              <w:ind w:left="468"/>
              <w:jc w:val="left"/>
              <w:rPr>
                <w:rFonts w:ascii="宋体" w:hAnsi="宋体" w:cs="Calibri"/>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修改工作项目信息、必要文件以及</w:t>
            </w:r>
            <w:r>
              <w:rPr>
                <w:rFonts w:ascii="宋体" w:hAnsi="宋体" w:cs="Calibri"/>
                <w:color w:val="000000"/>
                <w:kern w:val="0"/>
                <w:sz w:val="22"/>
              </w:rPr>
              <w:t xml:space="preserve"> DDL</w:t>
            </w:r>
          </w:p>
          <w:p w14:paraId="190670F8"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点击发布</w:t>
            </w:r>
          </w:p>
        </w:tc>
      </w:tr>
      <w:tr w:rsidR="00B16890" w14:paraId="3D33656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CC8894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48856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3A39249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C5690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B5BC248"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DDL</w:t>
            </w:r>
            <w:r>
              <w:rPr>
                <w:rFonts w:ascii="宋体" w:hAnsi="宋体" w:cs="宋体"/>
                <w:color w:val="000000"/>
                <w:kern w:val="0"/>
                <w:sz w:val="22"/>
              </w:rPr>
              <w:t xml:space="preserve"> </w:t>
            </w:r>
            <w:r>
              <w:rPr>
                <w:rFonts w:ascii="宋体" w:hAnsi="宋体" w:cs="宋体" w:hint="eastAsia"/>
                <w:color w:val="000000"/>
                <w:kern w:val="0"/>
                <w:sz w:val="22"/>
              </w:rPr>
              <w:t>在当前日期之前，则返回工作项目管理界面</w:t>
            </w:r>
          </w:p>
        </w:tc>
      </w:tr>
      <w:tr w:rsidR="00B16890" w14:paraId="5669055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D3D860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C4AA35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30FE08A"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5FDBDA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260B516"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4A57D4B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325D5E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D8C4C4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三次每人每半年</w:t>
            </w:r>
          </w:p>
        </w:tc>
      </w:tr>
      <w:tr w:rsidR="00B16890" w14:paraId="39C7961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688CA9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D1200E"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只有得到领导许可的秘书才可以修改已经发布的工作项目</w:t>
            </w:r>
          </w:p>
        </w:tc>
      </w:tr>
    </w:tbl>
    <w:p w14:paraId="38D51A57" w14:textId="77777777" w:rsidR="00B16890" w:rsidRDefault="00B16890" w:rsidP="00B16890">
      <w:pPr>
        <w:spacing w:line="360" w:lineRule="auto"/>
        <w:rPr>
          <w:rFonts w:ascii="宋体" w:hAnsi="宋体" w:cs="宋体"/>
          <w:sz w:val="24"/>
        </w:rPr>
      </w:pPr>
    </w:p>
    <w:p w14:paraId="6260415D" w14:textId="77777777" w:rsidR="00B16890" w:rsidRDefault="00B16890" w:rsidP="00B16890">
      <w:pPr>
        <w:spacing w:line="360" w:lineRule="auto"/>
        <w:rPr>
          <w:rFonts w:ascii="宋体" w:hAnsi="宋体" w:cs="宋体"/>
          <w:sz w:val="24"/>
        </w:rPr>
      </w:pPr>
    </w:p>
    <w:p w14:paraId="21B86ABF" w14:textId="77777777" w:rsidR="00B16890" w:rsidRDefault="00B16890" w:rsidP="00B16890">
      <w:pPr>
        <w:spacing w:line="360" w:lineRule="auto"/>
        <w:rPr>
          <w:rFonts w:ascii="宋体" w:hAnsi="宋体" w:cs="宋体"/>
          <w:sz w:val="24"/>
        </w:rPr>
      </w:pPr>
    </w:p>
    <w:p w14:paraId="3AE3F2AF" w14:textId="77777777" w:rsidR="00B16890" w:rsidRDefault="00B16890" w:rsidP="00B16890">
      <w:pPr>
        <w:spacing w:line="360" w:lineRule="auto"/>
        <w:rPr>
          <w:rFonts w:ascii="宋体" w:hAnsi="宋体" w:cs="宋体"/>
          <w:sz w:val="24"/>
        </w:rPr>
      </w:pPr>
    </w:p>
    <w:p w14:paraId="55E2007C" w14:textId="77777777" w:rsidR="00B16890" w:rsidRDefault="00B16890" w:rsidP="00B16890">
      <w:pPr>
        <w:spacing w:line="360" w:lineRule="auto"/>
        <w:rPr>
          <w:rFonts w:ascii="宋体" w:hAnsi="宋体" w:cs="宋体"/>
          <w:sz w:val="24"/>
        </w:rPr>
      </w:pPr>
    </w:p>
    <w:p w14:paraId="5A3977E0" w14:textId="77777777" w:rsidR="00B16890" w:rsidRDefault="00B16890" w:rsidP="00B16890">
      <w:pPr>
        <w:spacing w:line="360" w:lineRule="auto"/>
        <w:rPr>
          <w:rFonts w:ascii="宋体" w:hAnsi="宋体" w:cs="宋体"/>
          <w:sz w:val="24"/>
        </w:rPr>
      </w:pPr>
    </w:p>
    <w:p w14:paraId="69B8BC9E" w14:textId="77777777" w:rsidR="00B16890" w:rsidRDefault="00B16890" w:rsidP="00B16890">
      <w:pPr>
        <w:spacing w:line="360" w:lineRule="auto"/>
        <w:rPr>
          <w:rFonts w:ascii="宋体" w:hAnsi="宋体" w:cs="宋体"/>
          <w:sz w:val="24"/>
        </w:rPr>
      </w:pPr>
    </w:p>
    <w:p w14:paraId="6F28D6FB" w14:textId="77777777" w:rsidR="00B16890" w:rsidRDefault="00B16890" w:rsidP="00B16890">
      <w:pPr>
        <w:spacing w:line="360" w:lineRule="auto"/>
        <w:rPr>
          <w:rFonts w:ascii="宋体" w:hAnsi="宋体" w:cs="宋体"/>
          <w:sz w:val="24"/>
        </w:rPr>
      </w:pPr>
      <w:r>
        <w:rPr>
          <w:rFonts w:ascii="宋体" w:hAnsi="宋体" w:cs="宋体" w:hint="eastAsia"/>
          <w:sz w:val="24"/>
        </w:rPr>
        <w:t>工作项目审核</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161A1F4E"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CCC565F"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UC_Assistant_12</w:t>
            </w:r>
          </w:p>
        </w:tc>
      </w:tr>
      <w:tr w:rsidR="00B16890" w14:paraId="75B761CC"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32FADE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57305EF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工作项目及小组工作项目查看并审核</w:t>
            </w:r>
          </w:p>
        </w:tc>
      </w:tr>
      <w:tr w:rsidR="00B16890" w14:paraId="1CC3B3D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72FD7E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17B9304" w14:textId="327EAEEB"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3C6F5F0C"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D7A34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D9F1ED9" w14:textId="18298064" w:rsidR="00B16890" w:rsidRDefault="00B16890" w:rsidP="00B16890">
            <w:pPr>
              <w:autoSpaceDE w:val="0"/>
              <w:autoSpaceDN w:val="0"/>
              <w:adjustRightInd w:val="0"/>
              <w:spacing w:line="350"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24B23A5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79E1EA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80A0D70" w14:textId="2FD8FA83"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460B36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74B50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C50D74E" w14:textId="0FBB6AE7"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E1F6DC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CCFA88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580ED6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6446714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6C2D5A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B8ABB7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秘书在工作项目管理界面查看并审核工作项目及小组工作项目</w:t>
            </w:r>
          </w:p>
        </w:tc>
      </w:tr>
      <w:tr w:rsidR="00B16890" w14:paraId="6720629A"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D73F78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4EC9863"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639F08C5"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进入工作项目管理界面</w:t>
            </w:r>
          </w:p>
        </w:tc>
      </w:tr>
      <w:tr w:rsidR="00B16890" w14:paraId="79859A3B"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073A38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F548BD7"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更新工作项目数据库，事件存入日志，通知工作项目相关者</w:t>
            </w:r>
          </w:p>
        </w:tc>
      </w:tr>
      <w:tr w:rsidR="00B16890" w14:paraId="0311E5ED" w14:textId="77777777" w:rsidTr="00B16890">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57AD58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45F4F7A"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选择要查看及审核的工作项目</w:t>
            </w:r>
          </w:p>
          <w:p w14:paraId="7778B935"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查看并审核工作项目</w:t>
            </w:r>
          </w:p>
          <w:p w14:paraId="6D6627CD"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录入评价</w:t>
            </w:r>
          </w:p>
        </w:tc>
      </w:tr>
      <w:tr w:rsidR="00B16890" w14:paraId="2641CF82"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0AE71B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F4D514D"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在线审核，转入在线审核界面</w:t>
            </w:r>
          </w:p>
          <w:p w14:paraId="7434BCF4"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2.2</w:t>
            </w:r>
            <w:r>
              <w:rPr>
                <w:rFonts w:ascii="宋体" w:hAnsi="宋体" w:cs="宋体"/>
                <w:color w:val="000000"/>
                <w:kern w:val="0"/>
                <w:sz w:val="22"/>
              </w:rPr>
              <w:t xml:space="preserve"> </w:t>
            </w:r>
            <w:r>
              <w:rPr>
                <w:rFonts w:ascii="宋体" w:hAnsi="宋体" w:cs="宋体" w:hint="eastAsia"/>
                <w:color w:val="000000"/>
                <w:kern w:val="0"/>
                <w:sz w:val="22"/>
              </w:rPr>
              <w:t>线下审核，打包下载所有工作项目</w:t>
            </w:r>
          </w:p>
        </w:tc>
      </w:tr>
      <w:tr w:rsidR="00B16890" w14:paraId="533DF19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5C2733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FCBA9C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BE1C0C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6B139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8DA5AF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83B033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EAC76F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95CCD4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6C07B9F9"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AF63AB3"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36E54F"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十六次每人每半年</w:t>
            </w:r>
          </w:p>
        </w:tc>
      </w:tr>
      <w:tr w:rsidR="00B16890" w14:paraId="2D56607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F76811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43350A"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只有得到领导许可的秘书才可以审核已经员工的工作项目</w:t>
            </w:r>
          </w:p>
        </w:tc>
      </w:tr>
    </w:tbl>
    <w:p w14:paraId="65C009BA" w14:textId="77777777" w:rsidR="00B16890" w:rsidRDefault="00B16890" w:rsidP="00B16890">
      <w:pPr>
        <w:spacing w:line="360" w:lineRule="auto"/>
        <w:rPr>
          <w:rFonts w:ascii="宋体" w:hAnsi="宋体" w:cs="宋体"/>
          <w:sz w:val="24"/>
        </w:rPr>
      </w:pPr>
    </w:p>
    <w:p w14:paraId="134211E5" w14:textId="77777777" w:rsidR="00B16890" w:rsidRDefault="00B16890" w:rsidP="00B16890">
      <w:pPr>
        <w:spacing w:line="360" w:lineRule="auto"/>
        <w:rPr>
          <w:rFonts w:ascii="宋体" w:hAnsi="宋体" w:cs="宋体"/>
          <w:sz w:val="24"/>
        </w:rPr>
      </w:pPr>
    </w:p>
    <w:p w14:paraId="68B53231" w14:textId="77777777" w:rsidR="00B16890" w:rsidRDefault="00B16890" w:rsidP="00B16890">
      <w:pPr>
        <w:spacing w:line="360" w:lineRule="auto"/>
        <w:rPr>
          <w:rFonts w:ascii="宋体" w:hAnsi="宋体" w:cs="宋体"/>
          <w:sz w:val="24"/>
        </w:rPr>
      </w:pPr>
    </w:p>
    <w:p w14:paraId="0A535DE4" w14:textId="77777777" w:rsidR="00B16890" w:rsidRDefault="00B16890" w:rsidP="00B16890">
      <w:pPr>
        <w:spacing w:line="360" w:lineRule="auto"/>
        <w:rPr>
          <w:rFonts w:ascii="宋体" w:hAnsi="宋体" w:cs="宋体"/>
          <w:sz w:val="24"/>
        </w:rPr>
      </w:pPr>
    </w:p>
    <w:p w14:paraId="3B45B05F" w14:textId="77777777" w:rsidR="00B16890" w:rsidRDefault="00B16890" w:rsidP="00B16890">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44838BE3"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B8BFD5B"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UC_Assistant_14</w:t>
            </w:r>
          </w:p>
        </w:tc>
      </w:tr>
      <w:tr w:rsidR="00B16890" w14:paraId="7D9B93AC"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59A58D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D4DD2C5"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发帖</w:t>
            </w:r>
          </w:p>
        </w:tc>
      </w:tr>
      <w:tr w:rsidR="00B16890" w14:paraId="2AD5EFD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7D31F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1F2633C" w14:textId="51CB580E"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5F31669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C5E7B9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B85F6A" w14:textId="6DFCE36D"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3C76947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53A475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7CE9D55" w14:textId="36CE1D50"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07371BC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C2AFAE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E8C0BF" w14:textId="78D2571D"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19D8A0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8318A9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F9DBE6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3F0381F3"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3C5BD0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3F1D19F"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秘书在论坛界面发帖</w:t>
            </w:r>
          </w:p>
        </w:tc>
      </w:tr>
      <w:tr w:rsidR="00B16890" w14:paraId="1104B407"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49D222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B348BC3"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49E27DE6"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B16890" w14:paraId="21CC265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C7B315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D214E7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B16890" w14:paraId="108DE922" w14:textId="77777777" w:rsidTr="00B16890">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FE79BC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3507976"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设置帖子标题及内容</w:t>
            </w:r>
          </w:p>
          <w:p w14:paraId="21507EFB"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选择要上传的文件</w:t>
            </w:r>
          </w:p>
          <w:p w14:paraId="2824383B"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点击发帖</w:t>
            </w:r>
          </w:p>
        </w:tc>
      </w:tr>
      <w:tr w:rsidR="00B16890" w14:paraId="0601B2F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F356B9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6D0FB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8D2CDD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3C218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DFD3F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226C3E7"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2EC22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EDA922F"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958E1C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3662E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57D775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12CC845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1DA9BE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A9CF76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B16890" w14:paraId="36564B6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AFCACA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A7785D6"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bookmarkStart w:id="60" w:name="OLE_LINK12"/>
            <w:r>
              <w:rPr>
                <w:rFonts w:ascii="宋体" w:hAnsi="宋体" w:cs="宋体" w:hint="eastAsia"/>
                <w:color w:val="000000"/>
                <w:kern w:val="0"/>
                <w:sz w:val="22"/>
              </w:rPr>
              <w:t>帖子的标题不能为空</w:t>
            </w:r>
            <w:bookmarkEnd w:id="60"/>
          </w:p>
        </w:tc>
      </w:tr>
    </w:tbl>
    <w:p w14:paraId="27981832" w14:textId="77777777" w:rsidR="00B16890" w:rsidRDefault="00B16890" w:rsidP="00B16890"/>
    <w:p w14:paraId="10E50537" w14:textId="77777777" w:rsidR="00B16890" w:rsidRDefault="00B16890" w:rsidP="00B16890"/>
    <w:p w14:paraId="3D05DAA9" w14:textId="77777777" w:rsidR="00B16890" w:rsidRDefault="00B16890" w:rsidP="00B16890"/>
    <w:p w14:paraId="24A24A68" w14:textId="77777777" w:rsidR="00B16890" w:rsidRDefault="00B16890" w:rsidP="00B16890"/>
    <w:p w14:paraId="010D366D" w14:textId="77777777" w:rsidR="00B16890" w:rsidRDefault="00B16890" w:rsidP="00B16890"/>
    <w:p w14:paraId="72EDA160" w14:textId="77777777" w:rsidR="00B16890" w:rsidRPr="00ED08EE" w:rsidRDefault="00B16890" w:rsidP="00B16890"/>
    <w:p w14:paraId="2154DF68" w14:textId="77777777" w:rsidR="00B16890" w:rsidRDefault="00B16890" w:rsidP="00B16890">
      <w:pPr>
        <w:spacing w:line="360" w:lineRule="auto"/>
        <w:jc w:val="left"/>
        <w:rPr>
          <w:rFonts w:ascii="宋体" w:hAnsi="宋体" w:cs="宋体"/>
          <w:color w:val="000000"/>
          <w:kern w:val="0"/>
          <w:sz w:val="22"/>
        </w:rPr>
      </w:pPr>
      <w:r>
        <w:rPr>
          <w:rFonts w:ascii="宋体" w:hAnsi="宋体" w:cs="宋体" w:hint="eastAsia"/>
          <w:color w:val="000000"/>
          <w:kern w:val="0"/>
          <w:sz w:val="22"/>
        </w:rPr>
        <w:t>查看帖子回复</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5F1433A5"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00B5DA4"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w:t>
            </w:r>
            <w:r>
              <w:rPr>
                <w:rFonts w:ascii="宋体" w:hAnsi="宋体" w:cs="Calibri" w:hint="eastAsia"/>
                <w:b/>
                <w:bCs/>
                <w:color w:val="FFFFFF"/>
                <w:kern w:val="0"/>
                <w:sz w:val="22"/>
              </w:rPr>
              <w:t>5</w:t>
            </w:r>
          </w:p>
        </w:tc>
      </w:tr>
      <w:tr w:rsidR="00B16890" w14:paraId="603F4C30"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50E1D5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987F7EF"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查看帖子回复</w:t>
            </w:r>
          </w:p>
        </w:tc>
      </w:tr>
      <w:tr w:rsidR="00B16890" w14:paraId="209A830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5AA86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BFB3E86" w14:textId="12749C2B"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57F39B6D"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2A28AF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BA58F6" w14:textId="42710FEB"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6CCD5A1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79E781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5710B5A" w14:textId="6F005EC8"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61FEB8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D06928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03115D9" w14:textId="6832DC49"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81F536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19AFDF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20D025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643CD67E"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4CFEFDD"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831A968"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秘书在论坛界面查看帖子回复</w:t>
            </w:r>
          </w:p>
        </w:tc>
      </w:tr>
      <w:tr w:rsidR="00B16890" w14:paraId="609EE5CE"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CFD863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51237FA"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6FA6FC6"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B16890" w14:paraId="76DEE2B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AE2F8B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06D298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B16890" w14:paraId="6FA76A50" w14:textId="77777777" w:rsidTr="00B16890">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FACECBC"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802D4B9"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查看某条帖子的回复</w:t>
            </w:r>
          </w:p>
        </w:tc>
      </w:tr>
      <w:tr w:rsidR="00B16890" w14:paraId="506465A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4A6663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EAD10A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6634393"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69C9E1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169E42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2A20AA3"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924453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7FBDD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3270C53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D7EF7E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AF8B62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11E2285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B4AC11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DEA80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B16890" w14:paraId="65E38EFF"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C32197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9081392"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65F1A700" w14:textId="77777777" w:rsidR="00B16890" w:rsidRDefault="00B16890" w:rsidP="00B16890"/>
    <w:p w14:paraId="02A08717" w14:textId="77777777" w:rsidR="00B16890" w:rsidRDefault="00B16890" w:rsidP="00B16890"/>
    <w:p w14:paraId="636B39E5" w14:textId="77777777" w:rsidR="00B16890" w:rsidRDefault="00B16890" w:rsidP="00B16890"/>
    <w:p w14:paraId="2398FD68" w14:textId="77777777" w:rsidR="00B16890" w:rsidRPr="00ED08EE" w:rsidRDefault="00B16890" w:rsidP="00B16890"/>
    <w:p w14:paraId="3F3E48E3" w14:textId="77777777" w:rsidR="00B16890" w:rsidRDefault="00B16890" w:rsidP="00B16890">
      <w:pPr>
        <w:spacing w:line="360" w:lineRule="auto"/>
        <w:jc w:val="left"/>
        <w:rPr>
          <w:rFonts w:ascii="宋体" w:hAnsi="宋体" w:cs="宋体"/>
          <w:color w:val="000000"/>
          <w:kern w:val="0"/>
          <w:sz w:val="22"/>
        </w:rPr>
      </w:pPr>
      <w:r>
        <w:rPr>
          <w:rFonts w:ascii="宋体" w:hAnsi="宋体" w:cs="宋体" w:hint="eastAsia"/>
          <w:color w:val="000000"/>
          <w:kern w:val="0"/>
          <w:sz w:val="22"/>
        </w:rPr>
        <w:t>进入帖子</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4913A7AD"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37EF897"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w:t>
            </w:r>
            <w:r>
              <w:rPr>
                <w:rFonts w:ascii="宋体" w:hAnsi="宋体" w:cs="Calibri" w:hint="eastAsia"/>
                <w:b/>
                <w:bCs/>
                <w:color w:val="FFFFFF"/>
                <w:kern w:val="0"/>
                <w:sz w:val="22"/>
              </w:rPr>
              <w:t>6</w:t>
            </w:r>
          </w:p>
        </w:tc>
      </w:tr>
      <w:tr w:rsidR="00B16890" w14:paraId="6A57E1D9" w14:textId="77777777" w:rsidTr="00B16890">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214642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351F60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进入帖子</w:t>
            </w:r>
          </w:p>
        </w:tc>
      </w:tr>
      <w:tr w:rsidR="00B16890" w14:paraId="631926E0"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803F5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B0AA998" w14:textId="59DDD38F"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179AB499"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6F5468D"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AA06DA3" w14:textId="51144AC8" w:rsidR="00B16890" w:rsidRDefault="00B16890" w:rsidP="00B16890">
            <w:pPr>
              <w:autoSpaceDE w:val="0"/>
              <w:autoSpaceDN w:val="0"/>
              <w:adjustRightInd w:val="0"/>
              <w:spacing w:line="348"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25E2D64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0F15C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EC2E548" w14:textId="3169BB48" w:rsidR="00B16890" w:rsidRDefault="00B16890"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0440F00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42EA1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41C143B" w14:textId="5111A038"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4E4C7C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A45192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7E2DA7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6B255144" w14:textId="77777777" w:rsidTr="00B16890">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7D0D30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13C235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秘书在论坛界面查看帖子回复</w:t>
            </w:r>
          </w:p>
        </w:tc>
      </w:tr>
      <w:tr w:rsidR="00B16890" w14:paraId="142BD40D"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1AB9D8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C73FBF"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19E57E52"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B16890" w14:paraId="6F67596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072BC6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CB2B8C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B16890" w14:paraId="78D21685" w14:textId="77777777" w:rsidTr="00B16890">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ADE67D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1417FD6"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点击进入帖子</w:t>
            </w:r>
          </w:p>
        </w:tc>
      </w:tr>
      <w:tr w:rsidR="00B16890" w14:paraId="1A5D6BC4"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EB6EE2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ADBB93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39372F7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CFC108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13BC9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EEE288B"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523F78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FDC3BC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968678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9641D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C69FF0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275169F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559BA82"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E54D3E2"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B16890" w14:paraId="1E656C1E"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95AA23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50DD307"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3F173B2" w14:textId="77777777" w:rsidR="00B16890" w:rsidRDefault="00B16890" w:rsidP="00B16890"/>
    <w:p w14:paraId="50F0415D" w14:textId="77777777" w:rsidR="00B16890" w:rsidRDefault="00B16890" w:rsidP="00B16890"/>
    <w:p w14:paraId="2C08747D" w14:textId="77777777" w:rsidR="00B16890" w:rsidRDefault="00B16890" w:rsidP="00B16890"/>
    <w:p w14:paraId="5B69A1DF" w14:textId="77777777" w:rsidR="00B16890" w:rsidRDefault="00B16890" w:rsidP="00B16890"/>
    <w:p w14:paraId="7E73C645" w14:textId="77777777" w:rsidR="00B16890" w:rsidRDefault="00B16890" w:rsidP="00B16890"/>
    <w:p w14:paraId="3A8A323D" w14:textId="77777777" w:rsidR="00B16890" w:rsidRDefault="00B16890" w:rsidP="00B16890">
      <w:pPr>
        <w:spacing w:line="360" w:lineRule="auto"/>
        <w:jc w:val="left"/>
        <w:rPr>
          <w:rFonts w:ascii="宋体" w:hAnsi="宋体" w:cs="宋体"/>
          <w:color w:val="000000"/>
          <w:kern w:val="0"/>
          <w:sz w:val="22"/>
        </w:rPr>
      </w:pPr>
      <w:r>
        <w:rPr>
          <w:rFonts w:ascii="宋体" w:hAnsi="宋体" w:cs="宋体" w:hint="eastAsia"/>
          <w:color w:val="000000"/>
          <w:kern w:val="0"/>
          <w:sz w:val="22"/>
        </w:rPr>
        <w:t>回复帖子</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B16890" w14:paraId="7F29B0B0" w14:textId="77777777" w:rsidTr="00B16890">
        <w:trPr>
          <w:trHeight w:hRule="exact" w:val="480"/>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2B61AA9" w14:textId="77777777" w:rsidR="00B16890" w:rsidRDefault="00B16890" w:rsidP="00B16890">
            <w:pPr>
              <w:autoSpaceDE w:val="0"/>
              <w:autoSpaceDN w:val="0"/>
              <w:adjustRightInd w:val="0"/>
              <w:spacing w:line="374"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UC_Assistant_17</w:t>
            </w:r>
          </w:p>
        </w:tc>
      </w:tr>
      <w:tr w:rsidR="00B16890" w14:paraId="655016F6" w14:textId="77777777" w:rsidTr="00B16890">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D6C545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FEC3F9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回复帖子</w:t>
            </w:r>
          </w:p>
        </w:tc>
      </w:tr>
      <w:tr w:rsidR="00B16890" w14:paraId="024060AB"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C8DC16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5420ED8" w14:textId="23AB1A9A"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05C253E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AC93EA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576B31E" w14:textId="0174874C"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B16890" w14:paraId="0972424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197BC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BADE68B" w14:textId="6A89017E"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68872D3A"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F6496D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0FBD780" w14:textId="3856F2B4" w:rsidR="00B16890" w:rsidRDefault="00B16890"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C7B3F10"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DF013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3E20C1"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B16890" w14:paraId="54A24047"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F2F366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148103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秘书在论坛界面回复帖子</w:t>
            </w:r>
          </w:p>
        </w:tc>
      </w:tr>
      <w:tr w:rsidR="00B16890" w14:paraId="7302D203" w14:textId="77777777" w:rsidTr="00B16890">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F88D62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F8BB73B" w14:textId="77777777" w:rsidR="00B16890" w:rsidRDefault="00B16890" w:rsidP="00B16890">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E014D64"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B16890" w14:paraId="08D9C726"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3FB16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C84AC7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B16890" w14:paraId="079A2187" w14:textId="77777777" w:rsidTr="00B16890">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B9B5F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08701FF" w14:textId="77777777" w:rsidR="00B16890" w:rsidRDefault="00B16890" w:rsidP="00B16890">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点击某条信息</w:t>
            </w:r>
          </w:p>
          <w:p w14:paraId="36648D19" w14:textId="77777777" w:rsidR="00B16890" w:rsidRDefault="00B16890" w:rsidP="00B16890">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输入回复内容</w:t>
            </w:r>
          </w:p>
          <w:p w14:paraId="4A85BC6B" w14:textId="77777777" w:rsidR="00B16890" w:rsidRDefault="00B16890" w:rsidP="00B16890">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点击回复</w:t>
            </w:r>
          </w:p>
        </w:tc>
      </w:tr>
      <w:tr w:rsidR="00B16890" w14:paraId="3439317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F04E48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9C0CB0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E1F5CD5" w14:textId="77777777" w:rsidTr="00B16890">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12B9A58"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0CCDBF6"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9589FF2"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43949D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4D3B87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313BF245"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7FCE44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BCE37B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767A0C48"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3CA20E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C5CFD9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二十次每人每半年</w:t>
            </w:r>
          </w:p>
        </w:tc>
      </w:tr>
      <w:tr w:rsidR="00B16890" w14:paraId="7CDE264C" w14:textId="77777777" w:rsidTr="00B16890">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336125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6AEBA1"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71703541" w14:textId="77777777" w:rsidR="00B16890" w:rsidRPr="007E50BA" w:rsidRDefault="00B16890" w:rsidP="00B16890">
      <w:pPr>
        <w:rPr>
          <w:rFonts w:hint="eastAsia"/>
        </w:rPr>
      </w:pPr>
    </w:p>
    <w:p w14:paraId="78B8045B" w14:textId="77777777" w:rsidR="00B16890" w:rsidRDefault="00B16890" w:rsidP="00B16890">
      <w:pPr>
        <w:pStyle w:val="1"/>
        <w:jc w:val="left"/>
        <w:rPr>
          <w:rFonts w:ascii="宋体" w:hAnsi="宋体" w:hint="eastAsia"/>
        </w:rPr>
      </w:pPr>
      <w:bookmarkStart w:id="61" w:name="_Toc518417053"/>
      <w:r>
        <w:rPr>
          <w:rFonts w:ascii="宋体" w:hAnsi="宋体" w:hint="eastAsia"/>
        </w:rPr>
        <w:t>4.3员工子系统</w:t>
      </w:r>
      <w:bookmarkEnd w:id="61"/>
    </w:p>
    <w:p w14:paraId="468C201A" w14:textId="77777777" w:rsidR="00B16890" w:rsidRDefault="00B16890" w:rsidP="00B16890">
      <w:pPr>
        <w:pStyle w:val="1"/>
        <w:rPr>
          <w:rFonts w:ascii="宋体" w:hAnsi="宋体" w:hint="eastAsia"/>
          <w:sz w:val="36"/>
          <w:szCs w:val="36"/>
        </w:rPr>
      </w:pPr>
      <w:bookmarkStart w:id="62" w:name="_Toc518417054"/>
      <w:r>
        <w:rPr>
          <w:rFonts w:ascii="宋体" w:hAnsi="宋体" w:hint="eastAsia"/>
          <w:sz w:val="36"/>
          <w:szCs w:val="36"/>
        </w:rPr>
        <w:t>4.3.1 说明和优先级</w:t>
      </w:r>
      <w:bookmarkEnd w:id="62"/>
    </w:p>
    <w:p w14:paraId="08B867D4" w14:textId="77777777" w:rsidR="00B16890" w:rsidRDefault="00B16890" w:rsidP="00B16890">
      <w:pPr>
        <w:spacing w:line="360" w:lineRule="auto"/>
        <w:ind w:firstLineChars="200" w:firstLine="480"/>
        <w:rPr>
          <w:rFonts w:ascii="宋体" w:hAnsi="宋体"/>
          <w:sz w:val="24"/>
        </w:rPr>
      </w:pPr>
      <w:r>
        <w:rPr>
          <w:rFonts w:ascii="宋体" w:hAnsi="宋体" w:hint="eastAsia"/>
          <w:sz w:val="24"/>
        </w:rPr>
        <w:t>本子系统用于处理员工用户的相应功能需求以及操作。员工账户由管理员导入员工列表自动生成，其与研究内容的关联操作由管理员导入人员名单完成。员工用户可以通过本子系统登录到员工功能区块进行相应的操作行为。本子系统所包含的主要业务为：员工个人信息管理、员工工程项目系统、科研资料系统、站内私信、查看科研信息、研究内容问答讨论、项目小组系统、密码修改以及手机与邮箱绑定。</w:t>
      </w:r>
    </w:p>
    <w:p w14:paraId="2573F673" w14:textId="77777777" w:rsidR="00B16890" w:rsidRDefault="00B16890" w:rsidP="00B16890">
      <w:pPr>
        <w:spacing w:line="360" w:lineRule="auto"/>
        <w:ind w:firstLineChars="200" w:firstLine="480"/>
        <w:rPr>
          <w:rFonts w:ascii="宋体" w:hAnsi="宋体"/>
          <w:sz w:val="24"/>
        </w:rPr>
      </w:pPr>
      <w:r>
        <w:rPr>
          <w:rFonts w:ascii="宋体" w:hAnsi="宋体" w:hint="eastAsia"/>
          <w:sz w:val="24"/>
        </w:rPr>
        <w:t>本模块的优先级：高。</w:t>
      </w:r>
    </w:p>
    <w:p w14:paraId="6CC269B9" w14:textId="77777777" w:rsidR="00B16890" w:rsidRDefault="00B16890" w:rsidP="00B16890">
      <w:pPr>
        <w:spacing w:line="360" w:lineRule="auto"/>
        <w:ind w:firstLineChars="200" w:firstLine="480"/>
        <w:rPr>
          <w:rFonts w:ascii="宋体" w:hAnsi="宋体" w:cs="宋体" w:hint="eastAsia"/>
          <w:sz w:val="24"/>
        </w:rPr>
      </w:pPr>
    </w:p>
    <w:p w14:paraId="795ED723" w14:textId="77777777" w:rsidR="00B16890" w:rsidRDefault="00B16890" w:rsidP="00B16890">
      <w:pPr>
        <w:pStyle w:val="1"/>
        <w:rPr>
          <w:rFonts w:ascii="宋体" w:hAnsi="宋体" w:hint="eastAsia"/>
          <w:sz w:val="36"/>
          <w:szCs w:val="36"/>
        </w:rPr>
      </w:pPr>
      <w:bookmarkStart w:id="63" w:name="_Toc518417055"/>
      <w:r>
        <w:rPr>
          <w:rFonts w:ascii="宋体" w:hAnsi="宋体" w:hint="eastAsia"/>
          <w:sz w:val="36"/>
          <w:szCs w:val="36"/>
        </w:rPr>
        <w:t>4.3.2 激励/序列</w:t>
      </w:r>
      <w:bookmarkEnd w:id="63"/>
    </w:p>
    <w:p w14:paraId="46706083" w14:textId="77777777" w:rsidR="00B16890" w:rsidRDefault="00B16890" w:rsidP="00B16890">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687A10B1"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2DD190ED"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03352BC"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2BF9EBA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BB19D3A"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47E99EB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530F7B72" w14:textId="77777777" w:rsidTr="00B16890">
        <w:trPr>
          <w:gridAfter w:val="1"/>
          <w:wAfter w:w="4151" w:type="dxa"/>
          <w:trHeight w:hRule="exact" w:val="1416"/>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DDF441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在员工登录界面输入员工账号密码，单击</w:t>
            </w:r>
          </w:p>
          <w:p w14:paraId="69434459" w14:textId="77777777" w:rsidR="00B16890" w:rsidRDefault="00B16890" w:rsidP="00B16890">
            <w:pPr>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登录</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4A1F40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提示是否登录成功，成功则进入员工主界</w:t>
            </w:r>
          </w:p>
          <w:p w14:paraId="641CA23D" w14:textId="77777777" w:rsidR="00B16890" w:rsidRDefault="00B16890" w:rsidP="00B16890">
            <w:pPr>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面，失败则提示失败信息并返回员工登录</w:t>
            </w:r>
          </w:p>
          <w:p w14:paraId="3988E03E" w14:textId="77777777" w:rsidR="00B16890" w:rsidRDefault="00B16890" w:rsidP="00B16890">
            <w:pPr>
              <w:keepNext/>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界面</w:t>
            </w:r>
          </w:p>
        </w:tc>
      </w:tr>
    </w:tbl>
    <w:p w14:paraId="13FFA4DA" w14:textId="77777777" w:rsidR="00B16890" w:rsidRDefault="00B16890" w:rsidP="00B16890">
      <w:pPr>
        <w:spacing w:line="360" w:lineRule="auto"/>
        <w:rPr>
          <w:rFonts w:ascii="宋体" w:hAnsi="宋体" w:cs="宋体"/>
          <w:sz w:val="24"/>
        </w:rPr>
      </w:pPr>
    </w:p>
    <w:p w14:paraId="5163E9E7" w14:textId="77777777" w:rsidR="00B16890" w:rsidRDefault="00B16890" w:rsidP="00B16890">
      <w:pPr>
        <w:spacing w:line="360" w:lineRule="auto"/>
        <w:rPr>
          <w:rFonts w:ascii="宋体" w:hAnsi="宋体" w:cs="宋体"/>
          <w:sz w:val="24"/>
        </w:rPr>
      </w:pPr>
      <w:r>
        <w:rPr>
          <w:rFonts w:ascii="宋体" w:hAnsi="宋体" w:cs="宋体" w:hint="eastAsia"/>
          <w:sz w:val="24"/>
        </w:rPr>
        <w:t>个人信息管理</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55DA2730"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149AB13D"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111314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B9CACB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0D8E3E7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4FE965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04440D1D"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D1E38A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在员工主界面单击修改个人信息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B6F9F6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进入个人信息修改页面</w:t>
            </w:r>
          </w:p>
        </w:tc>
      </w:tr>
      <w:tr w:rsidR="00B16890" w14:paraId="179E69DE"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41B7D66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完成个人信息修改后提交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44A8B7C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失败回到修改页面，成功返回主界面</w:t>
            </w:r>
          </w:p>
        </w:tc>
      </w:tr>
      <w:tr w:rsidR="00B16890" w14:paraId="70E22F13"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3501BB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填写手机号码并提交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34388C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发送手机验证码</w:t>
            </w:r>
          </w:p>
        </w:tc>
      </w:tr>
      <w:tr w:rsidR="00B16890" w14:paraId="40165447" w14:textId="77777777" w:rsidTr="00B16890">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034D96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填写手机验证码并提交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683F9E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手机验证成功</w:t>
            </w:r>
          </w:p>
        </w:tc>
      </w:tr>
      <w:tr w:rsidR="00B16890" w14:paraId="03DBDEC3"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3AC075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填写个人邮箱并提交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69A1EBB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发送验证邮件</w:t>
            </w:r>
          </w:p>
        </w:tc>
      </w:tr>
      <w:tr w:rsidR="00B16890" w14:paraId="41444CDF"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4FDA32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填写邮箱验证码并提交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169C200"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邮件验证成功</w:t>
            </w:r>
          </w:p>
        </w:tc>
      </w:tr>
    </w:tbl>
    <w:p w14:paraId="7445DCCD" w14:textId="77777777" w:rsidR="00B16890" w:rsidRDefault="00B16890" w:rsidP="00B16890">
      <w:pPr>
        <w:spacing w:line="360" w:lineRule="auto"/>
        <w:rPr>
          <w:rFonts w:ascii="宋体" w:hAnsi="宋体" w:cs="宋体"/>
          <w:sz w:val="24"/>
        </w:rPr>
      </w:pPr>
    </w:p>
    <w:p w14:paraId="3734A3DA" w14:textId="77777777" w:rsidR="00B16890" w:rsidRDefault="00B16890" w:rsidP="00B16890">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7C590BD8"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3D2B28E6"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97EB3F0"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CCA04E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BCCD99E"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3CC568FA"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6A830C2C"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F28532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在员工登录界面单击找回密码</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90BF35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进入密码找回界面</w:t>
            </w:r>
          </w:p>
        </w:tc>
      </w:tr>
      <w:tr w:rsidR="00B16890" w14:paraId="1CE9F2B2"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4076DD5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填写需要找回密码的员工账号</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B15EE8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账户不存在回到密码找回页面，存在则进</w:t>
            </w:r>
          </w:p>
          <w:p w14:paraId="036D8DEA" w14:textId="77777777" w:rsidR="00B16890" w:rsidRDefault="00B16890" w:rsidP="00B16890">
            <w:pPr>
              <w:autoSpaceDE w:val="0"/>
              <w:autoSpaceDN w:val="0"/>
              <w:adjustRightInd w:val="0"/>
              <w:spacing w:line="468" w:lineRule="exact"/>
              <w:ind w:left="107"/>
              <w:jc w:val="left"/>
              <w:rPr>
                <w:rFonts w:ascii="宋体" w:hAnsi="宋体" w:cs="宋体"/>
                <w:color w:val="000000"/>
                <w:kern w:val="0"/>
                <w:sz w:val="22"/>
              </w:rPr>
            </w:pPr>
            <w:r>
              <w:rPr>
                <w:rFonts w:ascii="宋体" w:hAnsi="宋体" w:cs="宋体" w:hint="eastAsia"/>
                <w:color w:val="000000"/>
                <w:kern w:val="0"/>
                <w:sz w:val="22"/>
              </w:rPr>
              <w:t>入身份验证界面</w:t>
            </w:r>
          </w:p>
        </w:tc>
      </w:tr>
      <w:tr w:rsidR="00B16890" w14:paraId="170EF1D4"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610625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身份验证（手机验证）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D998EF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发送手机验证码</w:t>
            </w:r>
          </w:p>
        </w:tc>
      </w:tr>
      <w:tr w:rsidR="00B16890" w14:paraId="4F89F7A6" w14:textId="77777777" w:rsidTr="00B16890">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35FFFCC"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填写手机验证码</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4E50E47"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身份验证失败返回主界面，成功进入修改</w:t>
            </w:r>
          </w:p>
          <w:p w14:paraId="6261731D" w14:textId="77777777" w:rsidR="00B16890" w:rsidRDefault="00B16890" w:rsidP="00B16890">
            <w:pPr>
              <w:autoSpaceDE w:val="0"/>
              <w:autoSpaceDN w:val="0"/>
              <w:adjustRightInd w:val="0"/>
              <w:spacing w:line="468" w:lineRule="exact"/>
              <w:ind w:left="107"/>
              <w:jc w:val="left"/>
              <w:rPr>
                <w:rFonts w:ascii="宋体" w:hAnsi="宋体" w:cs="宋体"/>
                <w:color w:val="000000"/>
                <w:kern w:val="0"/>
                <w:sz w:val="22"/>
              </w:rPr>
            </w:pPr>
            <w:r>
              <w:rPr>
                <w:rFonts w:ascii="宋体" w:hAnsi="宋体" w:cs="宋体" w:hint="eastAsia"/>
                <w:color w:val="000000"/>
                <w:kern w:val="0"/>
                <w:sz w:val="22"/>
              </w:rPr>
              <w:t>页面</w:t>
            </w:r>
          </w:p>
        </w:tc>
      </w:tr>
      <w:tr w:rsidR="00B16890" w14:paraId="6CF6E5F5"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AEE8C8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输入新密码并提交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C91B5C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提示修改成功或失败，并返回主界面</w:t>
            </w:r>
          </w:p>
        </w:tc>
      </w:tr>
      <w:tr w:rsidR="00B16890" w14:paraId="118B7F38"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6E0EC5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身份验证（邮箱验证）</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DD723F7"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发送身份验证邮件</w:t>
            </w:r>
          </w:p>
        </w:tc>
      </w:tr>
    </w:tbl>
    <w:p w14:paraId="2F9C3B92" w14:textId="77777777" w:rsidR="00B16890" w:rsidRDefault="00B16890" w:rsidP="00B16890">
      <w:pPr>
        <w:spacing w:line="360" w:lineRule="auto"/>
        <w:rPr>
          <w:rFonts w:ascii="宋体" w:hAnsi="宋体" w:cs="宋体"/>
          <w:sz w:val="24"/>
        </w:rPr>
      </w:pPr>
    </w:p>
    <w:p w14:paraId="17A61AAC" w14:textId="77777777" w:rsidR="00B16890" w:rsidRDefault="00B16890" w:rsidP="00B16890">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71848FDC"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8296" w:type="dxa"/>
              <w:tblInd w:w="8" w:type="dxa"/>
              <w:tblLayout w:type="fixed"/>
              <w:tblCellMar>
                <w:left w:w="0" w:type="dxa"/>
                <w:right w:w="0" w:type="dxa"/>
              </w:tblCellMar>
              <w:tblLook w:val="0000" w:firstRow="0" w:lastRow="0" w:firstColumn="0" w:lastColumn="0" w:noHBand="0" w:noVBand="0"/>
            </w:tblPr>
            <w:tblGrid>
              <w:gridCol w:w="4146"/>
              <w:gridCol w:w="4150"/>
            </w:tblGrid>
            <w:tr w:rsidR="00B16890" w14:paraId="10133BD6" w14:textId="77777777" w:rsidTr="00B16890">
              <w:trPr>
                <w:trHeight w:hRule="exact" w:val="478"/>
              </w:trPr>
              <w:tc>
                <w:tcPr>
                  <w:tcW w:w="4146" w:type="dxa"/>
                  <w:tcBorders>
                    <w:top w:val="single" w:sz="4" w:space="0" w:color="4472C4"/>
                    <w:left w:val="single" w:sz="4" w:space="0" w:color="8EAADB"/>
                    <w:bottom w:val="single" w:sz="4" w:space="0" w:color="4472C4"/>
                    <w:right w:val="single" w:sz="4" w:space="0" w:color="8EAADB"/>
                  </w:tcBorders>
                  <w:shd w:val="clear" w:color="auto" w:fill="4472C4"/>
                </w:tcPr>
                <w:p w14:paraId="5A59E8A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63F93B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CEB3E7C"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77C8E84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1ECDEEAF"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058FECA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在员工主界面单击修改密码</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D7579C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进入密码修改界面</w:t>
            </w:r>
          </w:p>
        </w:tc>
      </w:tr>
      <w:tr w:rsidR="00B16890" w14:paraId="2F2F06E9"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D4A815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填写需要修改密码的员工账号</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E50072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提示账号是否存在</w:t>
            </w:r>
          </w:p>
        </w:tc>
      </w:tr>
      <w:tr w:rsidR="00B16890" w14:paraId="3D2ECA3E" w14:textId="77777777" w:rsidTr="00B16890">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A28E4C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重复填写旧密码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DDD4863"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提示两次密码填写是否一致</w:t>
            </w:r>
          </w:p>
        </w:tc>
      </w:tr>
      <w:tr w:rsidR="00B16890" w14:paraId="5285ADEC"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471182E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重复填写新密码</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5D8356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提示两次密码填写是否一致</w:t>
            </w:r>
          </w:p>
        </w:tc>
      </w:tr>
      <w:tr w:rsidR="00B16890" w14:paraId="264E1018" w14:textId="77777777" w:rsidTr="00B16890">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D6E1A1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提交所填写信息</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33EBB8A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提示是否成功，失败则提示失败原因，成</w:t>
            </w:r>
          </w:p>
          <w:p w14:paraId="75179F7A" w14:textId="77777777" w:rsidR="00B16890" w:rsidRDefault="00B16890" w:rsidP="00B16890">
            <w:pPr>
              <w:keepNext/>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功则返回主界面。</w:t>
            </w:r>
          </w:p>
        </w:tc>
      </w:tr>
    </w:tbl>
    <w:p w14:paraId="1BCC3D77" w14:textId="77777777" w:rsidR="00B16890" w:rsidRDefault="00B16890" w:rsidP="00B16890">
      <w:pPr>
        <w:spacing w:line="360" w:lineRule="auto"/>
        <w:rPr>
          <w:rFonts w:ascii="宋体" w:hAnsi="宋体" w:cs="宋体"/>
          <w:sz w:val="24"/>
        </w:rPr>
      </w:pPr>
    </w:p>
    <w:p w14:paraId="055EC26B" w14:textId="77777777" w:rsidR="00B16890" w:rsidRDefault="00B16890" w:rsidP="00B16890">
      <w:pPr>
        <w:spacing w:line="360" w:lineRule="auto"/>
        <w:rPr>
          <w:rFonts w:ascii="宋体" w:hAnsi="宋体" w:cs="宋体"/>
          <w:sz w:val="24"/>
        </w:rPr>
      </w:pPr>
      <w:r>
        <w:rPr>
          <w:rFonts w:ascii="宋体" w:hAnsi="宋体" w:cs="宋体" w:hint="eastAsia"/>
          <w:sz w:val="24"/>
        </w:rPr>
        <w:t>工作项目的提交与下载</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6891D570"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3F84F95A"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F55419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24C1F29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B5ED1C0"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FA1ADB5"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7E290045"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DB61DF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在员工主界面单击个人工作项目管理</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EA8D61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进入个人工作项目管理界面</w:t>
            </w:r>
          </w:p>
        </w:tc>
      </w:tr>
      <w:tr w:rsidR="00B16890" w14:paraId="2B3B7ED5" w14:textId="77777777" w:rsidTr="00B16890">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5FC5CD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从工作项目列表中选择并单击对应项</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D817A3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进入本次工作项目管理界面</w:t>
            </w:r>
          </w:p>
        </w:tc>
      </w:tr>
      <w:tr w:rsidR="00B16890" w14:paraId="02259A55" w14:textId="77777777" w:rsidTr="00B16890">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47D70D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完成工作项目并提交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B5EE28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提示工作项目提交是否成功并返回管理界面</w:t>
            </w:r>
          </w:p>
        </w:tc>
      </w:tr>
      <w:tr w:rsidR="00B16890" w14:paraId="118D79C1" w14:textId="77777777" w:rsidTr="00B16890">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79E6C6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选择文件并上传</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3B13D6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提示上</w:t>
            </w:r>
            <w:proofErr w:type="gramStart"/>
            <w:r>
              <w:rPr>
                <w:rFonts w:ascii="宋体" w:hAnsi="宋体" w:cs="宋体" w:hint="eastAsia"/>
                <w:color w:val="000000"/>
                <w:kern w:val="0"/>
                <w:sz w:val="22"/>
              </w:rPr>
              <w:t>传是否</w:t>
            </w:r>
            <w:proofErr w:type="gramEnd"/>
            <w:r>
              <w:rPr>
                <w:rFonts w:ascii="宋体" w:hAnsi="宋体" w:cs="宋体" w:hint="eastAsia"/>
                <w:color w:val="000000"/>
                <w:kern w:val="0"/>
                <w:sz w:val="22"/>
              </w:rPr>
              <w:t>成功并返回本次</w:t>
            </w:r>
            <w:r w:rsidRPr="00D609A4">
              <w:rPr>
                <w:rFonts w:ascii="宋体" w:hAnsi="宋体" w:cs="宋体" w:hint="eastAsia"/>
                <w:color w:val="000000"/>
                <w:kern w:val="0"/>
                <w:sz w:val="22"/>
              </w:rPr>
              <w:t>工作项目</w:t>
            </w:r>
            <w:r>
              <w:rPr>
                <w:rFonts w:ascii="宋体" w:hAnsi="宋体" w:cs="宋体" w:hint="eastAsia"/>
                <w:color w:val="000000"/>
                <w:kern w:val="0"/>
                <w:sz w:val="22"/>
              </w:rPr>
              <w:t>管理界面</w:t>
            </w:r>
          </w:p>
        </w:tc>
      </w:tr>
      <w:tr w:rsidR="00B16890" w14:paraId="3D695B3E"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B8492B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点击工作项目下载按钮</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7FD59C3"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自动打开工作项目下载链接下载选中的项目</w:t>
            </w:r>
          </w:p>
        </w:tc>
      </w:tr>
    </w:tbl>
    <w:p w14:paraId="0DDE255B" w14:textId="77777777" w:rsidR="00B16890" w:rsidRDefault="00B16890" w:rsidP="00B16890">
      <w:pPr>
        <w:spacing w:line="360" w:lineRule="auto"/>
        <w:rPr>
          <w:rFonts w:ascii="宋体" w:hAnsi="宋体" w:cs="宋体"/>
          <w:sz w:val="24"/>
        </w:rPr>
      </w:pPr>
    </w:p>
    <w:p w14:paraId="1E4BC0A5" w14:textId="77777777" w:rsidR="00B16890" w:rsidRDefault="00B16890" w:rsidP="00B16890">
      <w:pPr>
        <w:spacing w:line="360" w:lineRule="auto"/>
        <w:rPr>
          <w:rFonts w:ascii="宋体" w:hAnsi="宋体" w:cs="宋体"/>
          <w:sz w:val="24"/>
        </w:rPr>
      </w:pPr>
      <w:r>
        <w:rPr>
          <w:rFonts w:ascii="宋体" w:hAnsi="宋体" w:cs="宋体" w:hint="eastAsia"/>
          <w:sz w:val="24"/>
        </w:rPr>
        <w:t>查看工作项目进度情况</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4E10C66A"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5409569F"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B2A305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7C8D4E7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054CEE9A"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736A3F71"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3D8408B9"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498ADC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在员工主界面单击个人工作项目管理</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2050240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进入个人工作项目管理界面</w:t>
            </w:r>
          </w:p>
        </w:tc>
      </w:tr>
      <w:tr w:rsidR="00B16890" w14:paraId="4FA90B18" w14:textId="77777777" w:rsidTr="00B16890">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D4F80A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从工作项目列表中选择并单击对应项</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E07E35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进入本次工作项目管理界面，显示工作项目进度情况。</w:t>
            </w:r>
          </w:p>
        </w:tc>
      </w:tr>
      <w:tr w:rsidR="00B16890" w14:paraId="726B4918" w14:textId="77777777" w:rsidTr="00B16890">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31B820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选择查看所有工作项目进度</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158B02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显示所有工作项目进度列表</w:t>
            </w:r>
          </w:p>
        </w:tc>
      </w:tr>
      <w:tr w:rsidR="00B16890" w14:paraId="2985E392"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8E0181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选择对应工作项目详情</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8088291"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显示本次工作项目的详情</w:t>
            </w:r>
          </w:p>
        </w:tc>
      </w:tr>
    </w:tbl>
    <w:p w14:paraId="10782B4A" w14:textId="77777777" w:rsidR="00B16890" w:rsidRDefault="00B16890" w:rsidP="00B16890">
      <w:pPr>
        <w:spacing w:line="360" w:lineRule="auto"/>
        <w:rPr>
          <w:rFonts w:ascii="宋体" w:hAnsi="宋体" w:cs="宋体"/>
          <w:sz w:val="24"/>
        </w:rPr>
      </w:pPr>
    </w:p>
    <w:p w14:paraId="6D2161CA" w14:textId="77777777" w:rsidR="00B16890" w:rsidRDefault="00B16890" w:rsidP="00B16890">
      <w:pPr>
        <w:spacing w:line="360" w:lineRule="auto"/>
        <w:rPr>
          <w:rFonts w:ascii="宋体" w:hAnsi="宋体" w:cs="宋体"/>
          <w:sz w:val="24"/>
        </w:rPr>
      </w:pPr>
      <w:r>
        <w:rPr>
          <w:rFonts w:ascii="宋体" w:hAnsi="宋体" w:cs="宋体" w:hint="eastAsia"/>
          <w:sz w:val="24"/>
        </w:rPr>
        <w:t>工作项目讨论区</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7DF0F9F1"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6BDF65C9"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4B16D28"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15B56B3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450C86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A25F9E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053C4ED2"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0B1896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主页面单击讨论区</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5F0781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进入讨论区界面</w:t>
            </w:r>
          </w:p>
        </w:tc>
      </w:tr>
      <w:tr w:rsidR="00B16890" w14:paraId="7D07911C"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5A88BC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讨论区选择</w:t>
            </w:r>
            <w:r w:rsidRPr="00144943">
              <w:rPr>
                <w:rFonts w:ascii="宋体" w:hAnsi="宋体" w:cs="宋体" w:hint="eastAsia"/>
                <w:color w:val="000000"/>
                <w:kern w:val="0"/>
                <w:sz w:val="22"/>
              </w:rPr>
              <w:t>研究内容</w:t>
            </w:r>
            <w:r>
              <w:rPr>
                <w:rFonts w:ascii="宋体" w:hAnsi="宋体" w:cs="宋体" w:hint="eastAsia"/>
                <w:color w:val="000000"/>
                <w:kern w:val="0"/>
                <w:sz w:val="22"/>
              </w:rPr>
              <w:t>讨论区</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E083C8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显示每次项目主题列表</w:t>
            </w:r>
          </w:p>
        </w:tc>
      </w:tr>
      <w:tr w:rsidR="00B16890" w14:paraId="666CCCA9" w14:textId="77777777" w:rsidTr="00B16890">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656DF9A"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选择项目主题单击进入</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6DCCD74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进入工程项目讨论界面</w:t>
            </w:r>
          </w:p>
        </w:tc>
      </w:tr>
      <w:tr w:rsidR="00B16890" w14:paraId="1555FF0C" w14:textId="77777777" w:rsidTr="00B16890">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6F45D0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编辑填写回复并提交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7A1325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提示是否回复成功并返回工作项目讨论</w:t>
            </w:r>
          </w:p>
          <w:p w14:paraId="1E148C45" w14:textId="77777777" w:rsidR="00B16890" w:rsidRDefault="00B16890" w:rsidP="00B16890">
            <w:pPr>
              <w:keepNext/>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界面</w:t>
            </w:r>
          </w:p>
        </w:tc>
      </w:tr>
    </w:tbl>
    <w:p w14:paraId="1F2629E1" w14:textId="77777777" w:rsidR="00B16890" w:rsidRDefault="00B16890" w:rsidP="00B16890">
      <w:pPr>
        <w:spacing w:line="360" w:lineRule="auto"/>
        <w:rPr>
          <w:rFonts w:ascii="宋体" w:hAnsi="宋体" w:cs="宋体" w:hint="eastAsia"/>
          <w:sz w:val="24"/>
        </w:rPr>
      </w:pPr>
    </w:p>
    <w:p w14:paraId="16217143" w14:textId="77777777" w:rsidR="00B16890" w:rsidRDefault="00B16890" w:rsidP="00B16890">
      <w:pPr>
        <w:spacing w:line="360" w:lineRule="auto"/>
        <w:rPr>
          <w:rFonts w:ascii="宋体" w:hAnsi="宋体" w:cs="宋体"/>
          <w:sz w:val="24"/>
        </w:rPr>
      </w:pPr>
      <w:r>
        <w:rPr>
          <w:rFonts w:ascii="宋体" w:hAnsi="宋体" w:cs="宋体" w:hint="eastAsia"/>
          <w:sz w:val="24"/>
        </w:rPr>
        <w:t>在线查看研究相关资料</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6D9291BB"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2B49EE19"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C02C69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318A8CD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E3FEE5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5A6DDA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6446450E"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AED9E0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在员工主界面单击查看研究项目资料</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8D37BE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显示研究项目资料列表</w:t>
            </w:r>
          </w:p>
        </w:tc>
      </w:tr>
      <w:tr w:rsidR="00B16890" w14:paraId="15BDA450"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6D423F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选择研究项目资料在线查看视频</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4375B56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在线播放工作相关视频资料</w:t>
            </w:r>
          </w:p>
        </w:tc>
      </w:tr>
      <w:tr w:rsidR="00B16890" w14:paraId="7C2C1FC6" w14:textId="77777777" w:rsidTr="00B16890">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7554DC2" w14:textId="77777777" w:rsidR="00B16890" w:rsidRDefault="00B16890" w:rsidP="00B16890">
            <w:pPr>
              <w:autoSpaceDE w:val="0"/>
              <w:autoSpaceDN w:val="0"/>
              <w:adjustRightInd w:val="0"/>
              <w:spacing w:line="374" w:lineRule="exact"/>
              <w:ind w:left="107"/>
              <w:jc w:val="left"/>
              <w:rPr>
                <w:rFonts w:ascii="宋体" w:hAnsi="宋体" w:cs="Calibri"/>
                <w:color w:val="000000"/>
                <w:kern w:val="0"/>
                <w:sz w:val="22"/>
              </w:rPr>
            </w:pPr>
            <w:r>
              <w:rPr>
                <w:rFonts w:ascii="宋体" w:hAnsi="宋体" w:cs="宋体" w:hint="eastAsia"/>
                <w:color w:val="000000"/>
                <w:kern w:val="0"/>
                <w:sz w:val="22"/>
              </w:rPr>
              <w:t>选择项目资料在线查看</w:t>
            </w:r>
            <w:r>
              <w:rPr>
                <w:rFonts w:ascii="宋体" w:hAnsi="宋体" w:cs="Calibri"/>
                <w:color w:val="000000"/>
                <w:kern w:val="0"/>
                <w:sz w:val="22"/>
              </w:rPr>
              <w:t xml:space="preserve"> pdf</w:t>
            </w:r>
            <w:r>
              <w:rPr>
                <w:rFonts w:ascii="宋体" w:hAnsi="宋体" w:cs="宋体" w:hint="eastAsia"/>
                <w:color w:val="000000"/>
                <w:kern w:val="0"/>
                <w:sz w:val="22"/>
              </w:rPr>
              <w:t>、</w:t>
            </w:r>
            <w:r>
              <w:rPr>
                <w:rFonts w:ascii="宋体" w:hAnsi="宋体" w:cs="Calibri"/>
                <w:color w:val="000000"/>
                <w:kern w:val="0"/>
                <w:sz w:val="22"/>
              </w:rPr>
              <w:t>PPT</w:t>
            </w:r>
            <w:r>
              <w:rPr>
                <w:rFonts w:ascii="宋体" w:hAnsi="宋体" w:cs="宋体" w:hint="eastAsia"/>
                <w:color w:val="000000"/>
                <w:kern w:val="0"/>
                <w:sz w:val="22"/>
              </w:rPr>
              <w:t>、</w:t>
            </w:r>
            <w:r>
              <w:rPr>
                <w:rFonts w:ascii="宋体" w:hAnsi="宋体" w:cs="Calibri"/>
                <w:color w:val="000000"/>
                <w:kern w:val="0"/>
                <w:sz w:val="22"/>
              </w:rPr>
              <w:t>word</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E94C3E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在线演示文档内容</w:t>
            </w:r>
          </w:p>
        </w:tc>
      </w:tr>
      <w:tr w:rsidR="00B16890" w14:paraId="4E92C620"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43CBEB3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选择项目资料在线播放音频</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10C43D4"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在线播放音频</w:t>
            </w:r>
          </w:p>
        </w:tc>
      </w:tr>
    </w:tbl>
    <w:p w14:paraId="6FC7969C" w14:textId="77777777" w:rsidR="00B16890" w:rsidRDefault="00B16890" w:rsidP="00B16890">
      <w:pPr>
        <w:spacing w:line="360" w:lineRule="auto"/>
        <w:rPr>
          <w:rFonts w:ascii="宋体" w:hAnsi="宋体" w:cs="宋体" w:hint="eastAsia"/>
          <w:sz w:val="24"/>
        </w:rPr>
      </w:pPr>
    </w:p>
    <w:p w14:paraId="56E9D3EF" w14:textId="77777777" w:rsidR="00B16890" w:rsidRDefault="00B16890" w:rsidP="00B16890">
      <w:pPr>
        <w:spacing w:line="360" w:lineRule="auto"/>
        <w:rPr>
          <w:rFonts w:ascii="宋体" w:hAnsi="宋体" w:cs="宋体"/>
          <w:sz w:val="24"/>
        </w:rPr>
      </w:pPr>
      <w:r>
        <w:rPr>
          <w:rFonts w:ascii="宋体" w:hAnsi="宋体" w:cs="宋体" w:hint="eastAsia"/>
          <w:sz w:val="24"/>
        </w:rPr>
        <w:lastRenderedPageBreak/>
        <w:t>查看消息通知</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1225D0A6"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7E3E4242"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3745C00"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1FA669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580DFE8"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C1A907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34CA8E17"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4FC21D7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在员工主界面单击查看消息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4F20C3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显示消息列表</w:t>
            </w:r>
          </w:p>
        </w:tc>
      </w:tr>
      <w:tr w:rsidR="00B16890" w14:paraId="1EC00106"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9B9DD7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选择查看对应消息</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4A7251FC"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显示消息内容</w:t>
            </w:r>
          </w:p>
        </w:tc>
      </w:tr>
    </w:tbl>
    <w:p w14:paraId="46F3F9CD" w14:textId="77777777" w:rsidR="00B16890" w:rsidRDefault="00B16890" w:rsidP="00B16890">
      <w:pPr>
        <w:spacing w:line="360" w:lineRule="auto"/>
        <w:rPr>
          <w:rFonts w:ascii="宋体" w:hAnsi="宋体" w:cs="宋体"/>
          <w:sz w:val="24"/>
        </w:rPr>
      </w:pPr>
    </w:p>
    <w:p w14:paraId="18C31746" w14:textId="77777777" w:rsidR="00B16890" w:rsidRDefault="00B16890" w:rsidP="00B16890">
      <w:pPr>
        <w:spacing w:line="360" w:lineRule="auto"/>
        <w:rPr>
          <w:rFonts w:ascii="宋体" w:hAnsi="宋体" w:cs="宋体"/>
          <w:sz w:val="24"/>
        </w:rPr>
      </w:pPr>
      <w:r>
        <w:rPr>
          <w:rFonts w:ascii="宋体" w:hAnsi="宋体" w:cs="宋体" w:hint="eastAsia"/>
          <w:sz w:val="24"/>
        </w:rPr>
        <w:t>查看秘书介绍</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01A39FF6"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35219B5A"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F609E31"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8A1756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551A89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8BE2525"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0401938B" w14:textId="77777777" w:rsidTr="00B16890">
        <w:trPr>
          <w:gridAfter w:val="1"/>
          <w:wAfter w:w="4151" w:type="dxa"/>
          <w:trHeight w:hRule="exact" w:val="480"/>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D3C579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员工主界面单击查看秘书信息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EF910A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显示秘书索引列表</w:t>
            </w:r>
          </w:p>
        </w:tc>
      </w:tr>
      <w:tr w:rsidR="00B16890" w14:paraId="10798486"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4B85F50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选择秘书查看秘书信息</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D166DA7"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显示秘书信息</w:t>
            </w:r>
          </w:p>
        </w:tc>
      </w:tr>
    </w:tbl>
    <w:p w14:paraId="20DDCF0A" w14:textId="77777777" w:rsidR="00B16890" w:rsidRDefault="00B16890" w:rsidP="00B16890">
      <w:pPr>
        <w:spacing w:line="360" w:lineRule="auto"/>
        <w:rPr>
          <w:rFonts w:ascii="宋体" w:hAnsi="宋体" w:cs="宋体"/>
          <w:sz w:val="24"/>
        </w:rPr>
      </w:pPr>
    </w:p>
    <w:p w14:paraId="785C7B9C" w14:textId="77777777" w:rsidR="00B16890" w:rsidRDefault="00B16890" w:rsidP="00B16890">
      <w:pPr>
        <w:spacing w:line="360" w:lineRule="auto"/>
        <w:rPr>
          <w:rFonts w:ascii="宋体" w:hAnsi="宋体" w:cs="宋体"/>
          <w:sz w:val="24"/>
        </w:rPr>
      </w:pPr>
    </w:p>
    <w:p w14:paraId="0EFF0CBB" w14:textId="77777777" w:rsidR="00B16890" w:rsidRDefault="00B16890" w:rsidP="00B16890">
      <w:pPr>
        <w:spacing w:line="360" w:lineRule="auto"/>
        <w:rPr>
          <w:rFonts w:ascii="宋体" w:hAnsi="宋体" w:cs="宋体"/>
          <w:sz w:val="24"/>
        </w:rPr>
      </w:pPr>
      <w:r>
        <w:rPr>
          <w:rFonts w:ascii="宋体" w:hAnsi="宋体" w:cs="宋体" w:hint="eastAsia"/>
          <w:sz w:val="24"/>
        </w:rPr>
        <w:t>与秘书进行站内私信</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3600518A"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5EF0CC59"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9981B8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B65E43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6DC5F4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F4004A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1F036EE2"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4544FC2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在员工主界面选择秘书列表</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28AB9B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显示所选所有秘书索引列表</w:t>
            </w:r>
          </w:p>
        </w:tc>
      </w:tr>
      <w:tr w:rsidR="00B16890" w14:paraId="06232AD8"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1C19FE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选择秘书单击发送私信</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C21576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进入信件编辑页面</w:t>
            </w:r>
          </w:p>
        </w:tc>
      </w:tr>
      <w:tr w:rsidR="00B16890" w14:paraId="14645FE6"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E2F4FD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填写信件内容并发送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81623B3"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提示发送是否成功并返回员工主界面</w:t>
            </w:r>
          </w:p>
        </w:tc>
      </w:tr>
    </w:tbl>
    <w:p w14:paraId="69BFB42C" w14:textId="77777777" w:rsidR="00B16890" w:rsidRDefault="00B16890" w:rsidP="00B16890">
      <w:pPr>
        <w:spacing w:line="360" w:lineRule="auto"/>
        <w:rPr>
          <w:rFonts w:ascii="宋体" w:hAnsi="宋体" w:cs="宋体"/>
          <w:sz w:val="24"/>
        </w:rPr>
      </w:pPr>
    </w:p>
    <w:p w14:paraId="7A6FEFF8" w14:textId="77777777" w:rsidR="00B16890" w:rsidRDefault="00B16890" w:rsidP="00B16890">
      <w:pPr>
        <w:spacing w:line="360" w:lineRule="auto"/>
        <w:rPr>
          <w:rFonts w:ascii="宋体" w:hAnsi="宋体" w:cs="宋体"/>
          <w:sz w:val="24"/>
        </w:rPr>
      </w:pPr>
      <w:r>
        <w:rPr>
          <w:rFonts w:ascii="宋体" w:hAnsi="宋体" w:cs="宋体" w:hint="eastAsia"/>
          <w:sz w:val="24"/>
        </w:rPr>
        <w:t>项目小组成员间评价</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0B042721"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395E775C"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3560431"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5EB9276"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815CAA0"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770B63E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02FBDD70"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95DD5D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FE22D9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进入项目小组页面</w:t>
            </w:r>
          </w:p>
        </w:tc>
      </w:tr>
      <w:tr w:rsidR="00B16890" w14:paraId="22F23F71"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36AD48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在项目小组页面选择已完成的工程项目</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467F36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显示已完成的工程项目列表</w:t>
            </w:r>
          </w:p>
        </w:tc>
      </w:tr>
      <w:tr w:rsidR="00B16890" w14:paraId="5AF316F5" w14:textId="77777777" w:rsidTr="00B16890">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4278974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选择某一次项目内容单击查看按钮</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7509F1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进入项目内容查看界面</w:t>
            </w:r>
          </w:p>
        </w:tc>
      </w:tr>
      <w:tr w:rsidR="00B16890" w14:paraId="786CA7CF"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AC48F4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写下对此项目的评价与建议并选择提交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1BA055E"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提示是否成功并返回组内评价界面</w:t>
            </w:r>
          </w:p>
        </w:tc>
      </w:tr>
    </w:tbl>
    <w:p w14:paraId="7B6EA708" w14:textId="77777777" w:rsidR="00B16890" w:rsidRDefault="00B16890" w:rsidP="00B16890">
      <w:pPr>
        <w:spacing w:line="360" w:lineRule="auto"/>
        <w:rPr>
          <w:rFonts w:ascii="宋体" w:hAnsi="宋体" w:cs="宋体"/>
          <w:sz w:val="24"/>
        </w:rPr>
      </w:pPr>
    </w:p>
    <w:p w14:paraId="5F0AE167" w14:textId="77777777" w:rsidR="00B16890" w:rsidRDefault="00B16890" w:rsidP="00B16890">
      <w:pPr>
        <w:spacing w:line="360" w:lineRule="auto"/>
        <w:rPr>
          <w:rFonts w:ascii="宋体" w:hAnsi="宋体" w:cs="宋体"/>
          <w:sz w:val="24"/>
        </w:rPr>
      </w:pPr>
      <w:r>
        <w:rPr>
          <w:rFonts w:ascii="宋体" w:hAnsi="宋体" w:cs="宋体" w:hint="eastAsia"/>
          <w:sz w:val="24"/>
        </w:rPr>
        <w:t>项目小组</w:t>
      </w:r>
      <w:proofErr w:type="gramStart"/>
      <w:r>
        <w:rPr>
          <w:rFonts w:ascii="宋体" w:hAnsi="宋体" w:cs="宋体" w:hint="eastAsia"/>
          <w:sz w:val="24"/>
        </w:rPr>
        <w:t>组</w:t>
      </w:r>
      <w:proofErr w:type="gramEnd"/>
      <w:r>
        <w:rPr>
          <w:rFonts w:ascii="宋体" w:hAnsi="宋体" w:cs="宋体" w:hint="eastAsia"/>
          <w:sz w:val="24"/>
        </w:rPr>
        <w:t>间互评</w:t>
      </w:r>
    </w:p>
    <w:tbl>
      <w:tblPr>
        <w:tblW w:w="12442" w:type="dxa"/>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6CDCC2AE"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0F61A4F6"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F76243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3258AFE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0023BF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60C47C2D"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28A85303"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6C25827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60B402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进入项目小组页面</w:t>
            </w:r>
          </w:p>
        </w:tc>
      </w:tr>
      <w:tr w:rsidR="00B16890" w14:paraId="45E72142"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C855AE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在项目小组界面选择已经加入的小组</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2FD2E5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进入小组项目管理界面</w:t>
            </w:r>
          </w:p>
        </w:tc>
      </w:tr>
      <w:tr w:rsidR="00B16890" w14:paraId="2F110369" w14:textId="77777777" w:rsidTr="00B16890">
        <w:trPr>
          <w:gridAfter w:val="1"/>
          <w:wAfter w:w="4151" w:type="dxa"/>
          <w:trHeight w:hRule="exact" w:val="94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4EF3CB8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在小组科研内容管理界面选择已完成的小组</w:t>
            </w:r>
          </w:p>
          <w:p w14:paraId="79D3CFC2" w14:textId="77777777" w:rsidR="00B16890" w:rsidRDefault="00B16890" w:rsidP="00B16890">
            <w:pPr>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项目</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DD63DE3"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显示已完成的小组工程项目列表</w:t>
            </w:r>
          </w:p>
        </w:tc>
      </w:tr>
    </w:tbl>
    <w:p w14:paraId="3ABC93BC" w14:textId="77777777" w:rsidR="00B16890" w:rsidRDefault="00B16890" w:rsidP="00B16890">
      <w:pPr>
        <w:spacing w:line="360" w:lineRule="auto"/>
        <w:rPr>
          <w:rFonts w:ascii="宋体" w:hAnsi="宋体" w:cs="宋体"/>
          <w:sz w:val="24"/>
        </w:rPr>
      </w:pPr>
    </w:p>
    <w:p w14:paraId="6F7C5CCD" w14:textId="77777777" w:rsidR="00B16890" w:rsidRDefault="00B16890" w:rsidP="00B16890">
      <w:pPr>
        <w:spacing w:line="360" w:lineRule="auto"/>
        <w:rPr>
          <w:rFonts w:ascii="宋体" w:hAnsi="宋体" w:cs="宋体"/>
          <w:sz w:val="24"/>
        </w:rPr>
      </w:pPr>
      <w:r>
        <w:rPr>
          <w:rFonts w:ascii="宋体" w:hAnsi="宋体" w:cs="宋体" w:hint="eastAsia"/>
          <w:sz w:val="24"/>
        </w:rPr>
        <w:t>创建新的项目小组</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4BB669C7"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01BB6916"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1010595"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6F3FE830"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0DBB16FC"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D6D788C"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5091FB30"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004C5B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222EAA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进入项目小组界面</w:t>
            </w:r>
          </w:p>
        </w:tc>
      </w:tr>
      <w:tr w:rsidR="00B16890" w14:paraId="25CACFB4" w14:textId="77777777" w:rsidTr="00B16890">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B5E427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单击建立新的小组</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A27D95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w:t>
            </w:r>
            <w:proofErr w:type="gramStart"/>
            <w:r>
              <w:rPr>
                <w:rFonts w:ascii="宋体" w:hAnsi="宋体" w:cs="宋体" w:hint="eastAsia"/>
                <w:color w:val="000000"/>
                <w:kern w:val="0"/>
                <w:sz w:val="22"/>
              </w:rPr>
              <w:t>新小组</w:t>
            </w:r>
            <w:proofErr w:type="gramEnd"/>
            <w:r>
              <w:rPr>
                <w:rFonts w:ascii="宋体" w:hAnsi="宋体" w:cs="宋体" w:hint="eastAsia"/>
                <w:color w:val="000000"/>
                <w:kern w:val="0"/>
                <w:sz w:val="22"/>
              </w:rPr>
              <w:t>建立界面</w:t>
            </w:r>
          </w:p>
        </w:tc>
      </w:tr>
      <w:tr w:rsidR="00B16890" w14:paraId="0D30898A"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08EFD1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填写小组相关信息并提交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389026E2"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提示是否建立成功并返回项目小组界面</w:t>
            </w:r>
          </w:p>
        </w:tc>
      </w:tr>
    </w:tbl>
    <w:p w14:paraId="1A193A05" w14:textId="77777777" w:rsidR="00B16890" w:rsidRDefault="00B16890" w:rsidP="00B16890">
      <w:pPr>
        <w:spacing w:line="360" w:lineRule="auto"/>
        <w:rPr>
          <w:rFonts w:ascii="宋体" w:hAnsi="宋体" w:cs="宋体"/>
          <w:sz w:val="24"/>
        </w:rPr>
      </w:pPr>
    </w:p>
    <w:p w14:paraId="54D37ED9" w14:textId="77777777" w:rsidR="00B16890" w:rsidRDefault="00B16890" w:rsidP="00B16890">
      <w:pPr>
        <w:spacing w:line="360" w:lineRule="auto"/>
        <w:rPr>
          <w:rFonts w:ascii="宋体" w:hAnsi="宋体" w:cs="宋体"/>
          <w:sz w:val="24"/>
        </w:rPr>
      </w:pPr>
      <w:r>
        <w:rPr>
          <w:rFonts w:ascii="宋体" w:hAnsi="宋体" w:cs="宋体" w:hint="eastAsia"/>
          <w:sz w:val="24"/>
        </w:rPr>
        <w:t>加入新的项目小组</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tblGrid>
      <w:tr w:rsidR="00B16890" w14:paraId="58534311" w14:textId="77777777" w:rsidTr="00B16890">
        <w:trPr>
          <w:trHeight w:hRule="exact" w:val="478"/>
        </w:trPr>
        <w:tc>
          <w:tcPr>
            <w:tcW w:w="4145" w:type="dxa"/>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039F7CA2"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0B62B0A"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779E012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187CF459"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46" w:type="dxa"/>
            <w:tcBorders>
              <w:top w:val="single" w:sz="4" w:space="0" w:color="4472C4"/>
              <w:left w:val="single" w:sz="4" w:space="0" w:color="8EAADB"/>
              <w:bottom w:val="single" w:sz="4" w:space="0" w:color="4472C4"/>
              <w:right w:val="single" w:sz="4" w:space="0" w:color="8EAADB"/>
            </w:tcBorders>
            <w:shd w:val="clear" w:color="auto" w:fill="4472C4"/>
          </w:tcPr>
          <w:p w14:paraId="0CB6B53B"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1AF9C73A" w14:textId="77777777" w:rsidTr="00B16890">
        <w:trPr>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0D40CA9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9A85CB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进入项目小组界面</w:t>
            </w:r>
          </w:p>
        </w:tc>
      </w:tr>
      <w:tr w:rsidR="00B16890" w14:paraId="5A1F2FC6" w14:textId="77777777" w:rsidTr="00B16890">
        <w:trPr>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B5CC16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单击加入新的小组</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07380C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显示已经存在的项目小组及其信息</w:t>
            </w:r>
          </w:p>
        </w:tc>
      </w:tr>
      <w:tr w:rsidR="00B16890" w14:paraId="4F4F7D6C" w14:textId="77777777" w:rsidTr="00B16890">
        <w:trPr>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978999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填写验证信息并提交加入申请</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2A92DD1"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提示是否提交成功并返回项目小组界面</w:t>
            </w:r>
          </w:p>
        </w:tc>
      </w:tr>
    </w:tbl>
    <w:p w14:paraId="378B718D" w14:textId="77777777" w:rsidR="00B16890" w:rsidRDefault="00B16890" w:rsidP="00B16890">
      <w:pPr>
        <w:spacing w:line="360" w:lineRule="auto"/>
        <w:rPr>
          <w:rFonts w:ascii="宋体" w:hAnsi="宋体" w:cs="宋体"/>
          <w:sz w:val="24"/>
        </w:rPr>
      </w:pPr>
    </w:p>
    <w:p w14:paraId="7B8FF57A" w14:textId="77777777" w:rsidR="00B16890" w:rsidRDefault="00B16890" w:rsidP="00B16890">
      <w:pPr>
        <w:spacing w:line="360" w:lineRule="auto"/>
        <w:rPr>
          <w:rFonts w:ascii="宋体" w:hAnsi="宋体" w:cs="宋体"/>
          <w:sz w:val="24"/>
        </w:rPr>
      </w:pPr>
      <w:r>
        <w:rPr>
          <w:rFonts w:ascii="宋体" w:hAnsi="宋体" w:cs="宋体" w:hint="eastAsia"/>
          <w:sz w:val="24"/>
        </w:rPr>
        <w:t>回复消息通知</w:t>
      </w:r>
    </w:p>
    <w:tbl>
      <w:tblPr>
        <w:tblW w:w="12442" w:type="dxa"/>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04EB3A31"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7991F15D"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CC93F8E"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2F981CB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EE58407"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7606FB7F"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4E5099E5"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4F24117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在员工主界面单击查看消息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35BDD2E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显示消息列表</w:t>
            </w:r>
          </w:p>
        </w:tc>
      </w:tr>
      <w:tr w:rsidR="00B16890" w14:paraId="656FE884"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52CC5F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选择查看对应消息</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1B2DA5D"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显示消息内容</w:t>
            </w:r>
          </w:p>
        </w:tc>
      </w:tr>
      <w:tr w:rsidR="00B16890" w14:paraId="69CE4204"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137FBC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点击回复按钮</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BC2C362"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回复消息内容</w:t>
            </w:r>
          </w:p>
        </w:tc>
      </w:tr>
    </w:tbl>
    <w:p w14:paraId="28C7953B" w14:textId="77777777" w:rsidR="00B16890" w:rsidRDefault="00B16890" w:rsidP="00B16890">
      <w:pPr>
        <w:spacing w:line="360" w:lineRule="auto"/>
        <w:rPr>
          <w:rFonts w:ascii="宋体" w:hAnsi="宋体" w:cs="宋体"/>
          <w:sz w:val="24"/>
        </w:rPr>
      </w:pPr>
    </w:p>
    <w:p w14:paraId="0BB4C2FE" w14:textId="77777777" w:rsidR="00B16890" w:rsidRDefault="00B16890" w:rsidP="00B16890">
      <w:pPr>
        <w:spacing w:line="360" w:lineRule="auto"/>
        <w:rPr>
          <w:rFonts w:ascii="宋体" w:hAnsi="宋体" w:cs="宋体"/>
          <w:sz w:val="24"/>
        </w:rPr>
      </w:pPr>
      <w:r>
        <w:rPr>
          <w:rFonts w:ascii="宋体" w:hAnsi="宋体" w:cs="宋体" w:hint="eastAsia"/>
          <w:sz w:val="24"/>
        </w:rPr>
        <w:t>联系秘书</w:t>
      </w:r>
    </w:p>
    <w:tbl>
      <w:tblPr>
        <w:tblW w:w="12442" w:type="dxa"/>
        <w:tblInd w:w="5" w:type="dxa"/>
        <w:tblLayout w:type="fixed"/>
        <w:tblCellMar>
          <w:left w:w="0" w:type="dxa"/>
          <w:right w:w="0" w:type="dxa"/>
        </w:tblCellMar>
        <w:tblLook w:val="0000" w:firstRow="0" w:lastRow="0" w:firstColumn="0" w:lastColumn="0" w:noHBand="0" w:noVBand="0"/>
      </w:tblPr>
      <w:tblGrid>
        <w:gridCol w:w="4145"/>
        <w:gridCol w:w="4146"/>
        <w:gridCol w:w="4151"/>
      </w:tblGrid>
      <w:tr w:rsidR="00B16890" w14:paraId="2D295193"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B16890" w14:paraId="4BDE1D9A" w14:textId="77777777" w:rsidTr="00B16890">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0A9337C"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6628F22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23228493"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7E44B6E4" w14:textId="77777777" w:rsidR="00B16890" w:rsidRDefault="00B16890" w:rsidP="00B16890">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B16890" w14:paraId="70E409C2" w14:textId="77777777" w:rsidTr="00B16890">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52B3AE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在员工主界面选择秘书列表</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67FD39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显示所选所有秘书索引列表</w:t>
            </w:r>
          </w:p>
        </w:tc>
      </w:tr>
      <w:tr w:rsidR="00B16890" w14:paraId="09033E5C"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7575E7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选择秘书单击发送私信</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DD1144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进入信件编辑页面</w:t>
            </w:r>
          </w:p>
        </w:tc>
      </w:tr>
      <w:tr w:rsidR="00B16890" w14:paraId="7F0E1A68" w14:textId="77777777" w:rsidTr="00B16890">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C7C182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填写信件内容并发送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1FB85E80"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提示发送是否成功并返回员工主界面</w:t>
            </w:r>
          </w:p>
        </w:tc>
      </w:tr>
    </w:tbl>
    <w:p w14:paraId="5B17F3AD" w14:textId="77777777" w:rsidR="00B16890" w:rsidRDefault="00B16890" w:rsidP="00B16890">
      <w:pPr>
        <w:spacing w:line="360" w:lineRule="auto"/>
        <w:rPr>
          <w:rFonts w:ascii="宋体" w:hAnsi="宋体" w:cs="宋体"/>
          <w:sz w:val="24"/>
        </w:rPr>
      </w:pPr>
    </w:p>
    <w:p w14:paraId="40EC2344" w14:textId="77777777" w:rsidR="00B16890" w:rsidRDefault="00B16890" w:rsidP="00B16890">
      <w:pPr>
        <w:spacing w:line="360" w:lineRule="auto"/>
        <w:rPr>
          <w:rFonts w:ascii="宋体" w:hAnsi="宋体" w:cs="宋体" w:hint="eastAsia"/>
          <w:sz w:val="24"/>
        </w:rPr>
      </w:pPr>
    </w:p>
    <w:p w14:paraId="3E11C55D" w14:textId="77777777" w:rsidR="00B16890" w:rsidRDefault="00B16890" w:rsidP="00B16890">
      <w:pPr>
        <w:spacing w:line="360" w:lineRule="auto"/>
        <w:rPr>
          <w:rFonts w:ascii="宋体" w:hAnsi="宋体" w:cs="宋体" w:hint="eastAsia"/>
          <w:sz w:val="24"/>
        </w:rPr>
      </w:pPr>
    </w:p>
    <w:p w14:paraId="4ACD5C92" w14:textId="77777777" w:rsidR="00B16890" w:rsidRDefault="00B16890" w:rsidP="00B16890">
      <w:pPr>
        <w:pStyle w:val="1"/>
        <w:rPr>
          <w:rFonts w:ascii="宋体" w:hAnsi="宋体"/>
          <w:sz w:val="36"/>
          <w:szCs w:val="36"/>
        </w:rPr>
      </w:pPr>
      <w:bookmarkStart w:id="64" w:name="_Toc518417056"/>
      <w:r>
        <w:rPr>
          <w:rFonts w:ascii="宋体" w:hAnsi="宋体" w:hint="eastAsia"/>
          <w:sz w:val="36"/>
          <w:szCs w:val="36"/>
        </w:rPr>
        <w:lastRenderedPageBreak/>
        <w:t>4.3.3 功能需求</w:t>
      </w:r>
      <w:bookmarkEnd w:id="64"/>
    </w:p>
    <w:p w14:paraId="43653A6F" w14:textId="77777777" w:rsidR="00B16890" w:rsidRDefault="00B16890" w:rsidP="00B16890"/>
    <w:p w14:paraId="1D7F95A9" w14:textId="77777777" w:rsidR="00B16890" w:rsidRDefault="00B16890" w:rsidP="00B16890">
      <w:pPr>
        <w:spacing w:line="360" w:lineRule="auto"/>
        <w:rPr>
          <w:rFonts w:ascii="宋体" w:hAnsi="宋体" w:cs="宋体"/>
          <w:sz w:val="24"/>
        </w:rPr>
      </w:pPr>
      <w:r>
        <w:rPr>
          <w:rFonts w:ascii="宋体" w:hAnsi="宋体" w:cs="宋体" w:hint="eastAsia"/>
          <w:sz w:val="24"/>
        </w:rPr>
        <w:t>员工个人信息管理</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B16890" w14:paraId="18B9F9AB"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B16890" w14:paraId="7F2926B2" w14:textId="77777777" w:rsidTr="00B16890">
              <w:trPr>
                <w:trHeight w:hRule="exact" w:val="482"/>
              </w:trPr>
              <w:tc>
                <w:tcPr>
                  <w:tcW w:w="4145" w:type="dxa"/>
                  <w:tcBorders>
                    <w:top w:val="nil"/>
                    <w:left w:val="nil"/>
                    <w:bottom w:val="single" w:sz="4" w:space="0" w:color="FFFFFF"/>
                    <w:right w:val="nil"/>
                  </w:tcBorders>
                  <w:shd w:val="clear" w:color="auto" w:fill="4471C4"/>
                </w:tcPr>
                <w:p w14:paraId="429D25FF" w14:textId="77777777" w:rsidR="00B16890" w:rsidRDefault="00B16890" w:rsidP="00B16890">
                  <w:pPr>
                    <w:pStyle w:val="TableParagraph"/>
                    <w:spacing w:before="109"/>
                    <w:ind w:left="107"/>
                    <w:rPr>
                      <w:rFonts w:ascii="Calibri"/>
                      <w:b/>
                    </w:rPr>
                  </w:pPr>
                  <w:proofErr w:type="spellStart"/>
                  <w:r>
                    <w:rPr>
                      <w:rFonts w:ascii="Calibri"/>
                      <w:b/>
                      <w:color w:val="FFFFFF"/>
                    </w:rPr>
                    <w:t>User.login</w:t>
                  </w:r>
                  <w:proofErr w:type="spellEnd"/>
                </w:p>
              </w:tc>
              <w:tc>
                <w:tcPr>
                  <w:tcW w:w="4146" w:type="dxa"/>
                  <w:tcBorders>
                    <w:top w:val="nil"/>
                    <w:left w:val="nil"/>
                    <w:bottom w:val="single" w:sz="4" w:space="0" w:color="FFFFFF"/>
                    <w:right w:val="nil"/>
                  </w:tcBorders>
                  <w:shd w:val="clear" w:color="auto" w:fill="4471C4"/>
                </w:tcPr>
                <w:p w14:paraId="21C78AEB" w14:textId="77777777" w:rsidR="00B16890" w:rsidRDefault="00B16890" w:rsidP="00B16890">
                  <w:pPr>
                    <w:pStyle w:val="TableParagraph"/>
                    <w:spacing w:before="64"/>
                    <w:ind w:left="107"/>
                    <w:rPr>
                      <w:b/>
                    </w:rPr>
                  </w:pPr>
                  <w:proofErr w:type="spellStart"/>
                  <w:r>
                    <w:rPr>
                      <w:b/>
                      <w:color w:val="FFFFFF"/>
                    </w:rPr>
                    <w:t>用户登录</w:t>
                  </w:r>
                  <w:proofErr w:type="spellEnd"/>
                </w:p>
              </w:tc>
            </w:tr>
          </w:tbl>
          <w:p w14:paraId="68BE65E2" w14:textId="77777777" w:rsidR="00B16890" w:rsidRDefault="00B16890" w:rsidP="00B16890">
            <w:pPr>
              <w:pStyle w:val="TableParagraph"/>
              <w:spacing w:before="109"/>
              <w:ind w:left="107"/>
              <w:rPr>
                <w:rFonts w:ascii="Calibri"/>
                <w:b/>
              </w:rPr>
            </w:pPr>
          </w:p>
        </w:tc>
        <w:tc>
          <w:tcPr>
            <w:tcW w:w="4146" w:type="dxa"/>
          </w:tcPr>
          <w:p w14:paraId="6B578C9B" w14:textId="77777777" w:rsidR="00B16890" w:rsidRDefault="00B16890" w:rsidP="00B16890">
            <w:pPr>
              <w:pStyle w:val="TableParagraph"/>
              <w:spacing w:before="64"/>
              <w:ind w:left="107"/>
              <w:rPr>
                <w:b/>
              </w:rPr>
            </w:pPr>
            <w:proofErr w:type="spellStart"/>
            <w:r>
              <w:rPr>
                <w:b/>
                <w:color w:val="FFFFFF"/>
              </w:rPr>
              <w:t>用户登录</w:t>
            </w:r>
            <w:proofErr w:type="spellEnd"/>
          </w:p>
        </w:tc>
      </w:tr>
      <w:tr w:rsidR="00B16890" w14:paraId="4C2739E0" w14:textId="77777777" w:rsidTr="00B16890">
        <w:trPr>
          <w:gridAfter w:val="1"/>
          <w:wAfter w:w="4146" w:type="dxa"/>
          <w:trHeight w:hRule="exact" w:val="629"/>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1ABC334"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User.ForgetPassword</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256C709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用户密码找回</w:t>
            </w:r>
          </w:p>
        </w:tc>
      </w:tr>
      <w:tr w:rsidR="00B16890" w14:paraId="54F03562" w14:textId="77777777" w:rsidTr="00B16890">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7E41FFE"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User.InfoModify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5AC100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用户信息修改</w:t>
            </w:r>
          </w:p>
        </w:tc>
      </w:tr>
      <w:tr w:rsidR="00B16890" w14:paraId="06656335"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E3CE412" w14:textId="77777777" w:rsidR="00B16890" w:rsidRDefault="00B16890" w:rsidP="00B16890">
            <w:pPr>
              <w:autoSpaceDE w:val="0"/>
              <w:autoSpaceDN w:val="0"/>
              <w:adjustRightInd w:val="0"/>
              <w:spacing w:line="371" w:lineRule="exact"/>
              <w:ind w:left="107"/>
              <w:jc w:val="left"/>
              <w:rPr>
                <w:rFonts w:ascii="宋体" w:hAnsi="宋体" w:cs="Calibri"/>
                <w:color w:val="000000"/>
                <w:kern w:val="0"/>
                <w:sz w:val="22"/>
              </w:rPr>
            </w:pPr>
            <w:proofErr w:type="spellStart"/>
            <w:r>
              <w:rPr>
                <w:rFonts w:ascii="宋体" w:hAnsi="宋体" w:cs="Calibri"/>
                <w:color w:val="000000"/>
                <w:kern w:val="0"/>
                <w:sz w:val="22"/>
              </w:rPr>
              <w:t>User.ChangePassword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106367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用户密码修改</w:t>
            </w:r>
          </w:p>
        </w:tc>
      </w:tr>
      <w:tr w:rsidR="00B16890" w14:paraId="02B9BDB3"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A9B9D26"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User.Bind.Phone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EE8C42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用户手机绑定</w:t>
            </w:r>
          </w:p>
        </w:tc>
      </w:tr>
      <w:tr w:rsidR="00B16890" w14:paraId="5CC5D38D"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AAF31FA"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User.Bind.Email</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1E1D1546"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用户邮箱绑定</w:t>
            </w:r>
          </w:p>
        </w:tc>
      </w:tr>
    </w:tbl>
    <w:p w14:paraId="2C51C01C" w14:textId="77777777" w:rsidR="00B16890" w:rsidRDefault="00B16890" w:rsidP="00B16890">
      <w:pPr>
        <w:rPr>
          <w:rFonts w:hint="eastAsia"/>
        </w:rPr>
      </w:pPr>
    </w:p>
    <w:p w14:paraId="5743BDA0" w14:textId="77777777" w:rsidR="00B16890" w:rsidRDefault="00B16890" w:rsidP="00B16890">
      <w:pPr>
        <w:rPr>
          <w:rFonts w:hint="eastAsia"/>
        </w:rPr>
      </w:pPr>
    </w:p>
    <w:p w14:paraId="5CCE7997" w14:textId="77777777" w:rsidR="00B16890" w:rsidRDefault="00B16890" w:rsidP="00B16890"/>
    <w:p w14:paraId="781B8738" w14:textId="77777777" w:rsidR="00B16890" w:rsidRPr="00ED08EE" w:rsidRDefault="00B16890" w:rsidP="00B16890"/>
    <w:p w14:paraId="531F68BA" w14:textId="77777777" w:rsidR="00B16890" w:rsidRDefault="00B16890" w:rsidP="00B16890">
      <w:pPr>
        <w:spacing w:line="360" w:lineRule="auto"/>
        <w:rPr>
          <w:rFonts w:ascii="宋体" w:hAnsi="宋体" w:cs="宋体"/>
          <w:sz w:val="24"/>
        </w:rPr>
      </w:pPr>
      <w:r>
        <w:rPr>
          <w:rFonts w:ascii="宋体" w:hAnsi="宋体" w:cs="宋体" w:hint="eastAsia"/>
          <w:sz w:val="24"/>
        </w:rPr>
        <w:t>员工工程项目系统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B16890" w14:paraId="1E7AFF45"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B16890" w14:paraId="59334708" w14:textId="77777777" w:rsidTr="00B16890">
              <w:trPr>
                <w:trHeight w:hRule="exact" w:val="473"/>
              </w:trPr>
              <w:tc>
                <w:tcPr>
                  <w:tcW w:w="4145" w:type="dxa"/>
                  <w:tcBorders>
                    <w:top w:val="nil"/>
                    <w:left w:val="nil"/>
                    <w:bottom w:val="single" w:sz="4" w:space="0" w:color="FFFFFF"/>
                    <w:right w:val="nil"/>
                  </w:tcBorders>
                  <w:shd w:val="clear" w:color="auto" w:fill="4471C4"/>
                </w:tcPr>
                <w:p w14:paraId="77018B4C" w14:textId="77777777" w:rsidR="00B16890" w:rsidRDefault="00B16890" w:rsidP="00B16890">
                  <w:pPr>
                    <w:pStyle w:val="TableParagraph"/>
                    <w:spacing w:before="100"/>
                    <w:ind w:left="107"/>
                    <w:rPr>
                      <w:rFonts w:ascii="Calibri"/>
                      <w:b/>
                    </w:rPr>
                  </w:pPr>
                  <w:proofErr w:type="spellStart"/>
                  <w:r>
                    <w:rPr>
                      <w:rFonts w:ascii="Calibri"/>
                      <w:b/>
                      <w:color w:val="FFFFFF"/>
                    </w:rPr>
                    <w:t>Project.List</w:t>
                  </w:r>
                  <w:proofErr w:type="spellEnd"/>
                </w:p>
              </w:tc>
              <w:tc>
                <w:tcPr>
                  <w:tcW w:w="4146" w:type="dxa"/>
                  <w:tcBorders>
                    <w:top w:val="nil"/>
                    <w:left w:val="nil"/>
                    <w:bottom w:val="single" w:sz="4" w:space="0" w:color="FFFFFF"/>
                    <w:right w:val="nil"/>
                  </w:tcBorders>
                  <w:shd w:val="clear" w:color="auto" w:fill="4471C4"/>
                </w:tcPr>
                <w:p w14:paraId="1149D9C0" w14:textId="77777777" w:rsidR="00B16890" w:rsidRDefault="00B16890" w:rsidP="00B16890">
                  <w:pPr>
                    <w:pStyle w:val="TableParagraph"/>
                    <w:ind w:left="107"/>
                    <w:rPr>
                      <w:b/>
                    </w:rPr>
                  </w:pPr>
                  <w:proofErr w:type="spellStart"/>
                  <w:r>
                    <w:rPr>
                      <w:b/>
                      <w:color w:val="FFFFFF"/>
                    </w:rPr>
                    <w:t>显示</w:t>
                  </w:r>
                  <w:r w:rsidRPr="004959BF">
                    <w:rPr>
                      <w:rFonts w:hint="eastAsia"/>
                      <w:b/>
                      <w:color w:val="FFFFFF"/>
                    </w:rPr>
                    <w:t>工程项目</w:t>
                  </w:r>
                  <w:r>
                    <w:rPr>
                      <w:b/>
                      <w:color w:val="FFFFFF"/>
                    </w:rPr>
                    <w:t>列表</w:t>
                  </w:r>
                  <w:proofErr w:type="spellEnd"/>
                </w:p>
              </w:tc>
            </w:tr>
          </w:tbl>
          <w:p w14:paraId="1F38E529" w14:textId="77777777" w:rsidR="00B16890" w:rsidRDefault="00B16890" w:rsidP="00B16890">
            <w:pPr>
              <w:pStyle w:val="TableParagraph"/>
              <w:spacing w:before="100"/>
              <w:ind w:left="107"/>
              <w:rPr>
                <w:rFonts w:ascii="Calibri"/>
                <w:b/>
              </w:rPr>
            </w:pPr>
          </w:p>
        </w:tc>
        <w:tc>
          <w:tcPr>
            <w:tcW w:w="4146" w:type="dxa"/>
          </w:tcPr>
          <w:p w14:paraId="64BC14E8" w14:textId="77777777" w:rsidR="00B16890" w:rsidRDefault="00B16890" w:rsidP="00B16890">
            <w:pPr>
              <w:pStyle w:val="TableParagraph"/>
              <w:ind w:left="107"/>
              <w:rPr>
                <w:b/>
              </w:rPr>
            </w:pPr>
            <w:proofErr w:type="spellStart"/>
            <w:r>
              <w:rPr>
                <w:b/>
                <w:color w:val="FFFFFF"/>
              </w:rPr>
              <w:t>显示工作项目列表</w:t>
            </w:r>
            <w:proofErr w:type="spellEnd"/>
          </w:p>
        </w:tc>
      </w:tr>
      <w:tr w:rsidR="00B16890" w14:paraId="45BEBD3B" w14:textId="77777777" w:rsidTr="00B16890">
        <w:trPr>
          <w:gridAfter w:val="1"/>
          <w:wAfter w:w="4146" w:type="dxa"/>
          <w:trHeight w:hRule="exact" w:val="626"/>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6F9FBEA0"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E60E1A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w:t>
            </w:r>
            <w:r w:rsidRPr="004959BF">
              <w:rPr>
                <w:rFonts w:ascii="宋体" w:hAnsi="宋体" w:cs="宋体" w:hint="eastAsia"/>
                <w:color w:val="000000"/>
                <w:kern w:val="0"/>
                <w:sz w:val="22"/>
              </w:rPr>
              <w:t>工程项目</w:t>
            </w:r>
            <w:r>
              <w:rPr>
                <w:rFonts w:ascii="宋体" w:hAnsi="宋体" w:cs="宋体" w:hint="eastAsia"/>
                <w:color w:val="000000"/>
                <w:kern w:val="0"/>
                <w:sz w:val="22"/>
              </w:rPr>
              <w:t>详细信息</w:t>
            </w:r>
          </w:p>
        </w:tc>
      </w:tr>
      <w:tr w:rsidR="00B16890" w14:paraId="38C7E9C3"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416E654A" w14:textId="77777777" w:rsidR="00B16890" w:rsidRDefault="00B16890" w:rsidP="00B16890">
            <w:pPr>
              <w:autoSpaceDE w:val="0"/>
              <w:autoSpaceDN w:val="0"/>
              <w:adjustRightInd w:val="0"/>
              <w:spacing w:line="372" w:lineRule="exact"/>
              <w:ind w:left="107"/>
              <w:jc w:val="left"/>
              <w:rPr>
                <w:rFonts w:ascii="宋体" w:hAnsi="宋体" w:cs="Calibri"/>
                <w:color w:val="000000"/>
                <w:kern w:val="0"/>
                <w:sz w:val="22"/>
              </w:rPr>
            </w:pPr>
            <w:proofErr w:type="spellStart"/>
            <w:r>
              <w:rPr>
                <w:rFonts w:ascii="宋体" w:hAnsi="宋体" w:cs="Calibri"/>
                <w:color w:val="000000"/>
                <w:kern w:val="0"/>
                <w:sz w:val="22"/>
              </w:rPr>
              <w:t>Project.Show.ShowComment</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43308E1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显示某次</w:t>
            </w:r>
            <w:r w:rsidRPr="004959BF">
              <w:rPr>
                <w:rFonts w:ascii="宋体" w:hAnsi="宋体" w:cs="宋体" w:hint="eastAsia"/>
                <w:color w:val="000000"/>
                <w:kern w:val="0"/>
                <w:sz w:val="22"/>
              </w:rPr>
              <w:t>工程项目</w:t>
            </w:r>
            <w:r>
              <w:rPr>
                <w:rFonts w:ascii="宋体" w:hAnsi="宋体" w:cs="宋体" w:hint="eastAsia"/>
                <w:color w:val="000000"/>
                <w:kern w:val="0"/>
                <w:sz w:val="22"/>
              </w:rPr>
              <w:t>的评价</w:t>
            </w:r>
          </w:p>
        </w:tc>
      </w:tr>
      <w:tr w:rsidR="00B16890" w14:paraId="2F1D5B0F"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85FBCC6"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Project.Show.Show</w:t>
            </w:r>
            <w:r w:rsidRPr="003440AF">
              <w:rPr>
                <w:rFonts w:ascii="宋体" w:hAnsi="宋体" w:cs="Calibri"/>
                <w:color w:val="000000"/>
                <w:kern w:val="0"/>
                <w:sz w:val="22"/>
              </w:rPr>
              <w:t>Revenue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3BD9D71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显示某次</w:t>
            </w:r>
            <w:r w:rsidRPr="004959BF">
              <w:rPr>
                <w:rFonts w:ascii="宋体" w:hAnsi="宋体" w:cs="宋体" w:hint="eastAsia"/>
                <w:color w:val="000000"/>
                <w:kern w:val="0"/>
                <w:sz w:val="22"/>
              </w:rPr>
              <w:t>工程项目</w:t>
            </w:r>
            <w:r>
              <w:rPr>
                <w:rFonts w:ascii="宋体" w:hAnsi="宋体" w:cs="宋体" w:hint="eastAsia"/>
                <w:color w:val="000000"/>
                <w:kern w:val="0"/>
                <w:sz w:val="22"/>
              </w:rPr>
              <w:t>的收益</w:t>
            </w:r>
          </w:p>
        </w:tc>
      </w:tr>
      <w:tr w:rsidR="00B16890" w14:paraId="0A4A8EBB" w14:textId="77777777" w:rsidTr="00B16890">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43B0FCA"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Project.Download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8D97AD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下载</w:t>
            </w:r>
            <w:r w:rsidRPr="004959BF">
              <w:rPr>
                <w:rFonts w:ascii="宋体" w:hAnsi="宋体" w:cs="宋体" w:hint="eastAsia"/>
                <w:color w:val="000000"/>
                <w:kern w:val="0"/>
                <w:sz w:val="22"/>
              </w:rPr>
              <w:t>工程项目</w:t>
            </w:r>
            <w:r>
              <w:rPr>
                <w:rFonts w:ascii="宋体" w:hAnsi="宋体" w:cs="宋体" w:hint="eastAsia"/>
                <w:color w:val="000000"/>
                <w:kern w:val="0"/>
                <w:sz w:val="22"/>
              </w:rPr>
              <w:t>文件</w:t>
            </w:r>
          </w:p>
        </w:tc>
      </w:tr>
      <w:tr w:rsidR="00B16890" w14:paraId="3B63231B"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95262BD" w14:textId="77777777" w:rsidR="00B16890" w:rsidRDefault="00B16890" w:rsidP="00B16890">
            <w:pPr>
              <w:autoSpaceDE w:val="0"/>
              <w:autoSpaceDN w:val="0"/>
              <w:adjustRightInd w:val="0"/>
              <w:spacing w:line="372" w:lineRule="exact"/>
              <w:ind w:left="107"/>
              <w:jc w:val="left"/>
              <w:rPr>
                <w:rFonts w:ascii="宋体" w:hAnsi="宋体" w:cs="Calibri"/>
                <w:color w:val="000000"/>
                <w:kern w:val="0"/>
                <w:sz w:val="22"/>
              </w:rPr>
            </w:pPr>
            <w:proofErr w:type="spellStart"/>
            <w:r>
              <w:rPr>
                <w:rFonts w:ascii="宋体" w:hAnsi="宋体" w:cs="Calibri"/>
                <w:color w:val="000000"/>
                <w:kern w:val="0"/>
                <w:sz w:val="22"/>
              </w:rPr>
              <w:t>Project.Unload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18A2DF7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上传</w:t>
            </w:r>
            <w:r w:rsidRPr="004959BF">
              <w:rPr>
                <w:rFonts w:ascii="宋体" w:hAnsi="宋体" w:cs="宋体" w:hint="eastAsia"/>
                <w:color w:val="000000"/>
                <w:kern w:val="0"/>
                <w:sz w:val="22"/>
              </w:rPr>
              <w:t>工程项目</w:t>
            </w:r>
            <w:r>
              <w:rPr>
                <w:rFonts w:ascii="宋体" w:hAnsi="宋体" w:cs="宋体" w:hint="eastAsia"/>
                <w:color w:val="000000"/>
                <w:kern w:val="0"/>
                <w:sz w:val="22"/>
              </w:rPr>
              <w:t>文件</w:t>
            </w:r>
          </w:p>
        </w:tc>
      </w:tr>
      <w:tr w:rsidR="00B16890" w14:paraId="6A4E0312"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546A4F6"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Project.WorkOnline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2336F9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在线完成</w:t>
            </w:r>
            <w:r w:rsidRPr="004959BF">
              <w:rPr>
                <w:rFonts w:ascii="宋体" w:hAnsi="宋体" w:cs="宋体" w:hint="eastAsia"/>
                <w:color w:val="000000"/>
                <w:kern w:val="0"/>
                <w:sz w:val="22"/>
              </w:rPr>
              <w:t>工程项目</w:t>
            </w:r>
          </w:p>
        </w:tc>
      </w:tr>
      <w:tr w:rsidR="00B16890" w14:paraId="7DEFE54C" w14:textId="77777777" w:rsidTr="00B16890">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4DD8C159"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Project.Discuss.List</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F7E5E2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w:t>
            </w:r>
            <w:r w:rsidRPr="004959BF">
              <w:rPr>
                <w:rFonts w:ascii="宋体" w:hAnsi="宋体" w:cs="宋体" w:hint="eastAsia"/>
                <w:color w:val="000000"/>
                <w:kern w:val="0"/>
                <w:sz w:val="22"/>
              </w:rPr>
              <w:t>工程项目</w:t>
            </w:r>
            <w:r>
              <w:rPr>
                <w:rFonts w:ascii="宋体" w:hAnsi="宋体" w:cs="宋体" w:hint="eastAsia"/>
                <w:color w:val="000000"/>
                <w:kern w:val="0"/>
                <w:sz w:val="22"/>
              </w:rPr>
              <w:t>讨论区的问题列表</w:t>
            </w:r>
          </w:p>
        </w:tc>
      </w:tr>
      <w:tr w:rsidR="00B16890" w14:paraId="539CFC75"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73C8599" w14:textId="77777777" w:rsidR="00B16890" w:rsidRDefault="00B16890" w:rsidP="00B16890">
            <w:pPr>
              <w:autoSpaceDE w:val="0"/>
              <w:autoSpaceDN w:val="0"/>
              <w:adjustRightInd w:val="0"/>
              <w:spacing w:line="371" w:lineRule="exact"/>
              <w:ind w:left="107"/>
              <w:jc w:val="left"/>
              <w:rPr>
                <w:rFonts w:ascii="宋体" w:hAnsi="宋体" w:cs="Calibri"/>
                <w:color w:val="000000"/>
                <w:kern w:val="0"/>
                <w:sz w:val="22"/>
              </w:rPr>
            </w:pPr>
            <w:proofErr w:type="spellStart"/>
            <w:r>
              <w:rPr>
                <w:rFonts w:ascii="宋体" w:hAnsi="宋体" w:cs="Calibri"/>
                <w:color w:val="000000"/>
                <w:kern w:val="0"/>
                <w:sz w:val="22"/>
              </w:rPr>
              <w:t>Project.Discuss.List.Show</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7DE3B7C"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w:t>
            </w:r>
            <w:r w:rsidRPr="004959BF">
              <w:rPr>
                <w:rFonts w:ascii="宋体" w:hAnsi="宋体" w:cs="宋体" w:hint="eastAsia"/>
                <w:color w:val="000000"/>
                <w:kern w:val="0"/>
                <w:sz w:val="22"/>
              </w:rPr>
              <w:t>工程项目</w:t>
            </w:r>
            <w:r>
              <w:rPr>
                <w:rFonts w:ascii="宋体" w:hAnsi="宋体" w:cs="宋体" w:hint="eastAsia"/>
                <w:color w:val="000000"/>
                <w:kern w:val="0"/>
                <w:sz w:val="22"/>
              </w:rPr>
              <w:t>问题的详细内容</w:t>
            </w:r>
          </w:p>
        </w:tc>
      </w:tr>
      <w:tr w:rsidR="00B16890" w14:paraId="4D4FBBC3"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488DEA5F"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Project.Discuss.New</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7651E8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创建新的问题并发表</w:t>
            </w:r>
          </w:p>
        </w:tc>
      </w:tr>
      <w:tr w:rsidR="00B16890" w14:paraId="1E6E626F" w14:textId="77777777" w:rsidTr="00B16890">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6E30893"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lastRenderedPageBreak/>
              <w:t>Project.Discuss.Modify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4ECCB5F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修改问题的内容</w:t>
            </w:r>
          </w:p>
        </w:tc>
      </w:tr>
      <w:tr w:rsidR="00B16890" w14:paraId="49C4567C" w14:textId="77777777" w:rsidTr="00B16890">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BC306A8" w14:textId="77777777" w:rsidR="00B16890" w:rsidRDefault="00B16890" w:rsidP="00B16890">
            <w:pPr>
              <w:autoSpaceDE w:val="0"/>
              <w:autoSpaceDN w:val="0"/>
              <w:adjustRightInd w:val="0"/>
              <w:spacing w:line="371" w:lineRule="exact"/>
              <w:ind w:left="107"/>
              <w:jc w:val="left"/>
              <w:rPr>
                <w:rFonts w:ascii="宋体" w:hAnsi="宋体" w:cs="Calibri"/>
                <w:color w:val="000000"/>
                <w:kern w:val="0"/>
                <w:sz w:val="22"/>
              </w:rPr>
            </w:pPr>
            <w:proofErr w:type="spellStart"/>
            <w:r>
              <w:rPr>
                <w:rFonts w:ascii="宋体" w:hAnsi="宋体" w:cs="Calibri"/>
                <w:color w:val="000000"/>
                <w:kern w:val="0"/>
                <w:sz w:val="22"/>
              </w:rPr>
              <w:t>Project.Discuss.Reply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3E315B3"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对问题内容进行回复</w:t>
            </w:r>
          </w:p>
        </w:tc>
      </w:tr>
    </w:tbl>
    <w:p w14:paraId="0C36A074" w14:textId="77777777" w:rsidR="00B16890" w:rsidRDefault="00B16890" w:rsidP="00B16890">
      <w:pPr>
        <w:spacing w:line="360" w:lineRule="auto"/>
        <w:rPr>
          <w:rFonts w:ascii="宋体" w:hAnsi="宋体" w:cs="宋体" w:hint="eastAsia"/>
          <w:sz w:val="24"/>
        </w:rPr>
      </w:pPr>
    </w:p>
    <w:p w14:paraId="26B6279B" w14:textId="77777777" w:rsidR="00B16890" w:rsidRDefault="00B16890" w:rsidP="00B16890">
      <w:pPr>
        <w:spacing w:line="360" w:lineRule="auto"/>
        <w:rPr>
          <w:rFonts w:ascii="宋体" w:hAnsi="宋体" w:cs="宋体"/>
          <w:sz w:val="24"/>
        </w:rPr>
      </w:pPr>
    </w:p>
    <w:p w14:paraId="351A3841" w14:textId="77777777" w:rsidR="00B16890" w:rsidRDefault="00B16890" w:rsidP="00B16890">
      <w:pPr>
        <w:spacing w:line="360" w:lineRule="auto"/>
        <w:rPr>
          <w:rFonts w:ascii="宋体" w:hAnsi="宋体" w:cs="宋体"/>
          <w:sz w:val="24"/>
        </w:rPr>
      </w:pPr>
      <w:r>
        <w:rPr>
          <w:rFonts w:ascii="宋体" w:hAnsi="宋体" w:cs="宋体" w:hint="eastAsia"/>
          <w:sz w:val="24"/>
        </w:rPr>
        <w:t>研究内容资料系统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B16890" w14:paraId="09FB04C0"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B16890" w14:paraId="05EB54B1" w14:textId="77777777" w:rsidTr="00B16890">
              <w:trPr>
                <w:trHeight w:hRule="exact" w:val="482"/>
              </w:trPr>
              <w:tc>
                <w:tcPr>
                  <w:tcW w:w="4145" w:type="dxa"/>
                  <w:tcBorders>
                    <w:top w:val="nil"/>
                    <w:left w:val="nil"/>
                    <w:bottom w:val="single" w:sz="4" w:space="0" w:color="FFFFFF"/>
                    <w:right w:val="nil"/>
                  </w:tcBorders>
                  <w:shd w:val="clear" w:color="auto" w:fill="4471C4"/>
                </w:tcPr>
                <w:p w14:paraId="49ECF260" w14:textId="77777777" w:rsidR="00B16890" w:rsidRDefault="00B16890" w:rsidP="00B16890">
                  <w:pPr>
                    <w:pStyle w:val="TableParagraph"/>
                    <w:spacing w:before="109"/>
                    <w:ind w:left="107"/>
                    <w:rPr>
                      <w:rFonts w:ascii="Calibri"/>
                      <w:b/>
                    </w:rPr>
                  </w:pPr>
                  <w:proofErr w:type="spellStart"/>
                  <w:r>
                    <w:rPr>
                      <w:rFonts w:ascii="Calibri"/>
                      <w:b/>
                      <w:color w:val="FFFFFF"/>
                    </w:rPr>
                    <w:t>File.List</w:t>
                  </w:r>
                  <w:proofErr w:type="spellEnd"/>
                </w:p>
              </w:tc>
              <w:tc>
                <w:tcPr>
                  <w:tcW w:w="4146" w:type="dxa"/>
                  <w:tcBorders>
                    <w:top w:val="nil"/>
                    <w:left w:val="nil"/>
                    <w:bottom w:val="single" w:sz="4" w:space="0" w:color="FFFFFF"/>
                    <w:right w:val="nil"/>
                  </w:tcBorders>
                  <w:shd w:val="clear" w:color="auto" w:fill="4471C4"/>
                </w:tcPr>
                <w:p w14:paraId="221B21C5" w14:textId="77777777" w:rsidR="00B16890" w:rsidRDefault="00B16890" w:rsidP="00B16890">
                  <w:pPr>
                    <w:pStyle w:val="TableParagraph"/>
                    <w:spacing w:before="64"/>
                    <w:ind w:left="107"/>
                    <w:rPr>
                      <w:b/>
                      <w:lang w:eastAsia="zh-CN"/>
                    </w:rPr>
                  </w:pPr>
                  <w:r>
                    <w:rPr>
                      <w:b/>
                      <w:color w:val="FFFFFF"/>
                      <w:lang w:eastAsia="zh-CN"/>
                    </w:rPr>
                    <w:t>显示</w:t>
                  </w:r>
                  <w:r w:rsidRPr="002D42C1">
                    <w:rPr>
                      <w:rFonts w:hint="eastAsia"/>
                      <w:b/>
                      <w:color w:val="FFFFFF"/>
                      <w:lang w:eastAsia="zh-CN"/>
                    </w:rPr>
                    <w:t>研究内容</w:t>
                  </w:r>
                  <w:r>
                    <w:rPr>
                      <w:b/>
                      <w:color w:val="FFFFFF"/>
                      <w:lang w:eastAsia="zh-CN"/>
                    </w:rPr>
                    <w:t>资料列表</w:t>
                  </w:r>
                </w:p>
              </w:tc>
            </w:tr>
          </w:tbl>
          <w:p w14:paraId="301CC0C6" w14:textId="77777777" w:rsidR="00B16890" w:rsidRDefault="00B16890" w:rsidP="00B16890">
            <w:pPr>
              <w:pStyle w:val="TableParagraph"/>
              <w:spacing w:before="109"/>
              <w:ind w:left="107"/>
              <w:rPr>
                <w:rFonts w:ascii="Calibri"/>
                <w:b/>
                <w:lang w:eastAsia="zh-CN"/>
              </w:rPr>
            </w:pPr>
          </w:p>
        </w:tc>
        <w:tc>
          <w:tcPr>
            <w:tcW w:w="4146" w:type="dxa"/>
          </w:tcPr>
          <w:p w14:paraId="5A1C47CA" w14:textId="77777777" w:rsidR="00B16890" w:rsidRDefault="00B16890" w:rsidP="00B16890">
            <w:pPr>
              <w:pStyle w:val="TableParagraph"/>
              <w:spacing w:before="64"/>
              <w:ind w:left="107"/>
              <w:rPr>
                <w:b/>
                <w:lang w:eastAsia="zh-CN"/>
              </w:rPr>
            </w:pPr>
            <w:r>
              <w:rPr>
                <w:b/>
                <w:color w:val="FFFFFF"/>
                <w:lang w:eastAsia="zh-CN"/>
              </w:rPr>
              <w:t>显示科研内容资料列表</w:t>
            </w:r>
          </w:p>
        </w:tc>
      </w:tr>
      <w:tr w:rsidR="00B16890" w14:paraId="57923E91" w14:textId="77777777" w:rsidTr="00B16890">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DF1F098"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File.List.Show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5A7F5E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显示研究内容资料详细信息</w:t>
            </w:r>
          </w:p>
        </w:tc>
      </w:tr>
      <w:tr w:rsidR="00B16890" w14:paraId="553D3EB1" w14:textId="77777777" w:rsidTr="00B16890">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07726BB"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File.Download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615968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下载研究内容资料</w:t>
            </w:r>
          </w:p>
        </w:tc>
      </w:tr>
      <w:tr w:rsidR="00B16890" w14:paraId="05ED0AF6" w14:textId="77777777" w:rsidTr="00B16890">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99AF13B" w14:textId="77777777" w:rsidR="00B16890" w:rsidRDefault="00B16890" w:rsidP="00B16890">
            <w:pPr>
              <w:autoSpaceDE w:val="0"/>
              <w:autoSpaceDN w:val="0"/>
              <w:adjustRightInd w:val="0"/>
              <w:spacing w:line="371" w:lineRule="exact"/>
              <w:ind w:left="107"/>
              <w:jc w:val="left"/>
              <w:rPr>
                <w:rFonts w:ascii="宋体" w:hAnsi="宋体" w:cs="Calibri"/>
                <w:color w:val="000000"/>
                <w:kern w:val="0"/>
                <w:sz w:val="22"/>
              </w:rPr>
            </w:pPr>
            <w:proofErr w:type="spellStart"/>
            <w:r>
              <w:rPr>
                <w:rFonts w:ascii="宋体" w:hAnsi="宋体" w:cs="Calibri"/>
                <w:color w:val="000000"/>
                <w:kern w:val="0"/>
                <w:sz w:val="22"/>
              </w:rPr>
              <w:t>File.PlayVideo</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3825319C"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在线播放视频</w:t>
            </w:r>
          </w:p>
        </w:tc>
      </w:tr>
      <w:tr w:rsidR="00B16890" w14:paraId="0E5C2290" w14:textId="77777777" w:rsidTr="00B16890">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1CA384F"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File.PlayAudio</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5DF30B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在线播放音频</w:t>
            </w:r>
          </w:p>
        </w:tc>
      </w:tr>
      <w:tr w:rsidR="00B16890" w14:paraId="306F7563" w14:textId="77777777" w:rsidTr="00B16890">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FA6B890"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File.PlayDocument</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3A036CBE"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在线查看文档</w:t>
            </w:r>
          </w:p>
        </w:tc>
      </w:tr>
    </w:tbl>
    <w:p w14:paraId="3EF731EE" w14:textId="77777777" w:rsidR="00B16890" w:rsidRDefault="00B16890" w:rsidP="00B16890">
      <w:pPr>
        <w:spacing w:line="360" w:lineRule="auto"/>
        <w:rPr>
          <w:rFonts w:ascii="宋体" w:hAnsi="宋体" w:cs="宋体" w:hint="eastAsia"/>
          <w:sz w:val="24"/>
        </w:rPr>
      </w:pPr>
    </w:p>
    <w:p w14:paraId="2C433E92" w14:textId="77777777" w:rsidR="00B16890" w:rsidRDefault="00B16890" w:rsidP="00B16890">
      <w:pPr>
        <w:spacing w:line="360" w:lineRule="auto"/>
        <w:rPr>
          <w:rFonts w:ascii="宋体" w:hAnsi="宋体" w:cs="宋体"/>
          <w:sz w:val="24"/>
        </w:rPr>
      </w:pPr>
    </w:p>
    <w:p w14:paraId="2AC428FA" w14:textId="77777777" w:rsidR="00B16890" w:rsidRDefault="00B16890" w:rsidP="00B16890">
      <w:pPr>
        <w:spacing w:line="360" w:lineRule="auto"/>
        <w:rPr>
          <w:rFonts w:ascii="宋体" w:hAnsi="宋体" w:cs="宋体"/>
          <w:sz w:val="24"/>
        </w:rPr>
      </w:pPr>
      <w:r>
        <w:rPr>
          <w:rFonts w:ascii="宋体" w:hAnsi="宋体" w:cs="宋体" w:hint="eastAsia"/>
          <w:sz w:val="24"/>
        </w:rPr>
        <w:t>站内私信系统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B16890" w14:paraId="6FBDBCF2"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B16890" w14:paraId="680D574F" w14:textId="77777777" w:rsidTr="00B16890">
              <w:trPr>
                <w:trHeight w:hRule="exact" w:val="473"/>
              </w:trPr>
              <w:tc>
                <w:tcPr>
                  <w:tcW w:w="4145" w:type="dxa"/>
                  <w:tcBorders>
                    <w:top w:val="nil"/>
                    <w:left w:val="nil"/>
                    <w:bottom w:val="single" w:sz="4" w:space="0" w:color="FFFFFF"/>
                    <w:right w:val="nil"/>
                  </w:tcBorders>
                  <w:shd w:val="clear" w:color="auto" w:fill="4471C4"/>
                </w:tcPr>
                <w:p w14:paraId="4264D2AA" w14:textId="77777777" w:rsidR="00B16890" w:rsidRDefault="00B16890" w:rsidP="00B16890">
                  <w:pPr>
                    <w:pStyle w:val="TableParagraph"/>
                    <w:spacing w:before="100"/>
                    <w:ind w:left="107"/>
                    <w:rPr>
                      <w:rFonts w:ascii="Calibri"/>
                      <w:b/>
                    </w:rPr>
                  </w:pPr>
                  <w:proofErr w:type="spellStart"/>
                  <w:r>
                    <w:rPr>
                      <w:rFonts w:ascii="Calibri"/>
                      <w:b/>
                      <w:color w:val="FFFFFF"/>
                    </w:rPr>
                    <w:t>Message.List</w:t>
                  </w:r>
                  <w:proofErr w:type="spellEnd"/>
                </w:p>
              </w:tc>
              <w:tc>
                <w:tcPr>
                  <w:tcW w:w="4146" w:type="dxa"/>
                  <w:tcBorders>
                    <w:top w:val="nil"/>
                    <w:left w:val="nil"/>
                    <w:bottom w:val="single" w:sz="4" w:space="0" w:color="FFFFFF"/>
                    <w:right w:val="nil"/>
                  </w:tcBorders>
                  <w:shd w:val="clear" w:color="auto" w:fill="4471C4"/>
                </w:tcPr>
                <w:p w14:paraId="30F2A76A" w14:textId="77777777" w:rsidR="00B16890" w:rsidRDefault="00B16890" w:rsidP="00B16890">
                  <w:pPr>
                    <w:pStyle w:val="TableParagraph"/>
                    <w:ind w:left="107"/>
                    <w:rPr>
                      <w:b/>
                      <w:lang w:eastAsia="zh-CN"/>
                    </w:rPr>
                  </w:pPr>
                  <w:r>
                    <w:rPr>
                      <w:b/>
                      <w:color w:val="FFFFFF"/>
                      <w:lang w:eastAsia="zh-CN"/>
                    </w:rPr>
                    <w:t>显示用户接收到的消息列表</w:t>
                  </w:r>
                </w:p>
              </w:tc>
            </w:tr>
          </w:tbl>
          <w:p w14:paraId="62DB6EAE" w14:textId="77777777" w:rsidR="00B16890" w:rsidRDefault="00B16890" w:rsidP="00B16890">
            <w:pPr>
              <w:pStyle w:val="TableParagraph"/>
              <w:spacing w:before="100"/>
              <w:ind w:left="107"/>
              <w:rPr>
                <w:rFonts w:ascii="Calibri"/>
                <w:b/>
                <w:lang w:eastAsia="zh-CN"/>
              </w:rPr>
            </w:pPr>
          </w:p>
        </w:tc>
        <w:tc>
          <w:tcPr>
            <w:tcW w:w="4146" w:type="dxa"/>
          </w:tcPr>
          <w:p w14:paraId="1731E227" w14:textId="77777777" w:rsidR="00B16890" w:rsidRDefault="00B16890" w:rsidP="00B16890">
            <w:pPr>
              <w:pStyle w:val="TableParagraph"/>
              <w:ind w:left="107"/>
              <w:rPr>
                <w:b/>
                <w:lang w:eastAsia="zh-CN"/>
              </w:rPr>
            </w:pPr>
            <w:r>
              <w:rPr>
                <w:b/>
                <w:color w:val="FFFFFF"/>
                <w:lang w:eastAsia="zh-CN"/>
              </w:rPr>
              <w:t>显示用户接收到的消息列表</w:t>
            </w:r>
          </w:p>
        </w:tc>
      </w:tr>
      <w:tr w:rsidR="00B16890" w14:paraId="7301AEC0" w14:textId="77777777" w:rsidTr="00B16890">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5D067464"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Message.List.Show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BAC107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显示消息的详细内容</w:t>
            </w:r>
          </w:p>
        </w:tc>
      </w:tr>
      <w:tr w:rsidR="00B16890" w14:paraId="43806CA3" w14:textId="77777777" w:rsidTr="00B16890">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299FB0E" w14:textId="77777777" w:rsidR="00B16890" w:rsidRDefault="00B16890" w:rsidP="00B16890">
            <w:pPr>
              <w:autoSpaceDE w:val="0"/>
              <w:autoSpaceDN w:val="0"/>
              <w:adjustRightInd w:val="0"/>
              <w:spacing w:line="372" w:lineRule="exact"/>
              <w:ind w:left="107"/>
              <w:jc w:val="left"/>
              <w:rPr>
                <w:rFonts w:ascii="宋体" w:hAnsi="宋体" w:cs="Calibri"/>
                <w:color w:val="000000"/>
                <w:kern w:val="0"/>
                <w:sz w:val="22"/>
              </w:rPr>
            </w:pPr>
            <w:proofErr w:type="spellStart"/>
            <w:r>
              <w:rPr>
                <w:rFonts w:ascii="宋体" w:hAnsi="宋体" w:cs="Calibri"/>
                <w:color w:val="000000"/>
                <w:kern w:val="0"/>
                <w:sz w:val="22"/>
              </w:rPr>
              <w:t>Message.Send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84112F1"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发送站内私信</w:t>
            </w:r>
          </w:p>
        </w:tc>
      </w:tr>
    </w:tbl>
    <w:p w14:paraId="30D46ED3" w14:textId="77777777" w:rsidR="00B16890" w:rsidRDefault="00B16890" w:rsidP="00B16890">
      <w:pPr>
        <w:spacing w:line="360" w:lineRule="auto"/>
        <w:rPr>
          <w:rFonts w:ascii="宋体" w:hAnsi="宋体" w:cs="宋体"/>
          <w:sz w:val="24"/>
        </w:rPr>
      </w:pPr>
    </w:p>
    <w:p w14:paraId="60AC64AD" w14:textId="77777777" w:rsidR="00B16890" w:rsidRDefault="00B16890" w:rsidP="00B16890">
      <w:pPr>
        <w:spacing w:line="360" w:lineRule="auto"/>
        <w:rPr>
          <w:rFonts w:ascii="宋体" w:hAnsi="宋体" w:cs="宋体"/>
          <w:sz w:val="24"/>
        </w:rPr>
      </w:pPr>
      <w:r>
        <w:rPr>
          <w:rFonts w:ascii="宋体" w:hAnsi="宋体" w:cs="宋体" w:hint="eastAsia"/>
          <w:sz w:val="24"/>
        </w:rPr>
        <w:t>查看</w:t>
      </w:r>
      <w:r w:rsidRPr="008B0C94">
        <w:rPr>
          <w:rFonts w:ascii="宋体" w:hAnsi="宋体" w:cs="宋体" w:hint="eastAsia"/>
          <w:sz w:val="24"/>
        </w:rPr>
        <w:t>研究内容</w:t>
      </w:r>
      <w:r>
        <w:rPr>
          <w:rFonts w:ascii="宋体" w:hAnsi="宋体" w:cs="宋体" w:hint="eastAsia"/>
          <w:sz w:val="24"/>
        </w:rPr>
        <w:t>信息</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B16890" w14:paraId="0DBA569E" w14:textId="77777777" w:rsidTr="00B16890">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B16890" w14:paraId="39AAC980" w14:textId="77777777" w:rsidTr="00B16890">
              <w:trPr>
                <w:trHeight w:hRule="exact" w:val="473"/>
              </w:trPr>
              <w:tc>
                <w:tcPr>
                  <w:tcW w:w="4145" w:type="dxa"/>
                  <w:tcBorders>
                    <w:top w:val="nil"/>
                    <w:left w:val="nil"/>
                    <w:bottom w:val="single" w:sz="4" w:space="0" w:color="FFFFFF"/>
                    <w:right w:val="nil"/>
                  </w:tcBorders>
                  <w:shd w:val="clear" w:color="auto" w:fill="4471C4"/>
                </w:tcPr>
                <w:p w14:paraId="509F1A63" w14:textId="77777777" w:rsidR="00B16890" w:rsidRDefault="00B16890" w:rsidP="00B16890">
                  <w:pPr>
                    <w:pStyle w:val="TableParagraph"/>
                    <w:spacing w:before="100"/>
                    <w:ind w:left="107"/>
                    <w:rPr>
                      <w:rFonts w:ascii="Calibri"/>
                      <w:b/>
                    </w:rPr>
                  </w:pPr>
                  <w:proofErr w:type="spellStart"/>
                  <w:r>
                    <w:rPr>
                      <w:rFonts w:ascii="Calibri"/>
                      <w:b/>
                      <w:color w:val="FFFFFF"/>
                    </w:rPr>
                    <w:t>Information.</w:t>
                  </w:r>
                  <w:r>
                    <w:rPr>
                      <w:rFonts w:ascii="Calibri" w:hint="eastAsia"/>
                      <w:b/>
                      <w:color w:val="FFFFFF"/>
                      <w:lang w:eastAsia="zh-CN"/>
                    </w:rPr>
                    <w:t>Work</w:t>
                  </w:r>
                  <w:r>
                    <w:rPr>
                      <w:rFonts w:ascii="Calibri"/>
                      <w:b/>
                      <w:color w:val="FFFFFF"/>
                    </w:rPr>
                    <w:t>List</w:t>
                  </w:r>
                  <w:proofErr w:type="spellEnd"/>
                </w:p>
              </w:tc>
              <w:tc>
                <w:tcPr>
                  <w:tcW w:w="4146" w:type="dxa"/>
                  <w:tcBorders>
                    <w:top w:val="nil"/>
                    <w:left w:val="nil"/>
                    <w:bottom w:val="single" w:sz="4" w:space="0" w:color="FFFFFF"/>
                    <w:right w:val="nil"/>
                  </w:tcBorders>
                  <w:shd w:val="clear" w:color="auto" w:fill="4471C4"/>
                </w:tcPr>
                <w:p w14:paraId="02C42421" w14:textId="77777777" w:rsidR="00B16890" w:rsidRDefault="00B16890" w:rsidP="00B16890">
                  <w:pPr>
                    <w:pStyle w:val="TableParagraph"/>
                    <w:ind w:left="107"/>
                    <w:rPr>
                      <w:b/>
                      <w:lang w:eastAsia="zh-CN"/>
                    </w:rPr>
                  </w:pPr>
                  <w:r>
                    <w:rPr>
                      <w:b/>
                      <w:color w:val="FFFFFF"/>
                      <w:lang w:eastAsia="zh-CN"/>
                    </w:rPr>
                    <w:t>显示用户参与的</w:t>
                  </w:r>
                  <w:r w:rsidRPr="008B0C94">
                    <w:rPr>
                      <w:rFonts w:hint="eastAsia"/>
                      <w:b/>
                      <w:color w:val="FFFFFF"/>
                      <w:lang w:eastAsia="zh-CN"/>
                    </w:rPr>
                    <w:t>研究内容</w:t>
                  </w:r>
                  <w:r>
                    <w:rPr>
                      <w:b/>
                      <w:color w:val="FFFFFF"/>
                      <w:lang w:eastAsia="zh-CN"/>
                    </w:rPr>
                    <w:t>列表</w:t>
                  </w:r>
                </w:p>
              </w:tc>
            </w:tr>
          </w:tbl>
          <w:p w14:paraId="6801003A" w14:textId="77777777" w:rsidR="00B16890" w:rsidRDefault="00B16890" w:rsidP="00B16890">
            <w:pPr>
              <w:pStyle w:val="TableParagraph"/>
              <w:spacing w:before="100"/>
              <w:ind w:left="107"/>
              <w:rPr>
                <w:rFonts w:ascii="Calibri"/>
                <w:b/>
                <w:lang w:eastAsia="zh-CN"/>
              </w:rPr>
            </w:pPr>
          </w:p>
        </w:tc>
        <w:tc>
          <w:tcPr>
            <w:tcW w:w="4146" w:type="dxa"/>
          </w:tcPr>
          <w:p w14:paraId="0972A1EA" w14:textId="77777777" w:rsidR="00B16890" w:rsidRDefault="00B16890" w:rsidP="00B16890">
            <w:pPr>
              <w:pStyle w:val="TableParagraph"/>
              <w:ind w:left="107"/>
              <w:rPr>
                <w:b/>
                <w:lang w:eastAsia="zh-CN"/>
              </w:rPr>
            </w:pPr>
            <w:r>
              <w:rPr>
                <w:b/>
                <w:color w:val="FFFFFF"/>
                <w:lang w:eastAsia="zh-CN"/>
              </w:rPr>
              <w:t>显示用户参与的科研内容列表</w:t>
            </w:r>
          </w:p>
        </w:tc>
      </w:tr>
      <w:tr w:rsidR="00B16890" w14:paraId="093DBC35" w14:textId="77777777" w:rsidTr="00B16890">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40999F40"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Information.</w:t>
            </w:r>
            <w:r>
              <w:rPr>
                <w:rFonts w:ascii="宋体" w:hAnsi="宋体" w:cs="Calibri" w:hint="eastAsia"/>
                <w:color w:val="000000"/>
                <w:kern w:val="0"/>
                <w:sz w:val="22"/>
              </w:rPr>
              <w:t>Work</w:t>
            </w:r>
            <w:r>
              <w:rPr>
                <w:rFonts w:ascii="宋体" w:hAnsi="宋体" w:cs="Calibri"/>
                <w:color w:val="000000"/>
                <w:kern w:val="0"/>
                <w:sz w:val="22"/>
              </w:rPr>
              <w:t>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07F286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显示某研究内容的详细信息</w:t>
            </w:r>
          </w:p>
        </w:tc>
      </w:tr>
      <w:tr w:rsidR="00B16890" w14:paraId="427FD8E9" w14:textId="77777777" w:rsidTr="00B16890">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069E6FE"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Information.</w:t>
            </w:r>
            <w:r>
              <w:rPr>
                <w:rFonts w:ascii="宋体" w:hAnsi="宋体" w:cs="Calibri" w:hint="eastAsia"/>
                <w:color w:val="000000"/>
                <w:kern w:val="0"/>
                <w:sz w:val="22"/>
              </w:rPr>
              <w:t>Work</w:t>
            </w:r>
            <w:r>
              <w:rPr>
                <w:rFonts w:ascii="宋体" w:hAnsi="宋体" w:cs="Calibri"/>
                <w:color w:val="000000"/>
                <w:kern w:val="0"/>
                <w:sz w:val="22"/>
              </w:rPr>
              <w:t>List.</w:t>
            </w:r>
            <w:r>
              <w:rPr>
                <w:rFonts w:ascii="宋体" w:hAnsi="宋体" w:cs="Calibri" w:hint="eastAsia"/>
                <w:color w:val="000000"/>
                <w:kern w:val="0"/>
                <w:sz w:val="22"/>
              </w:rPr>
              <w:t>Leader</w:t>
            </w:r>
            <w:r>
              <w:rPr>
                <w:rFonts w:ascii="宋体" w:hAnsi="宋体" w:cs="Calibri"/>
                <w:color w:val="000000"/>
                <w:kern w:val="0"/>
                <w:sz w:val="22"/>
              </w:rPr>
              <w:t>Show</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9CF586C"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显示某研究内容的秘书信息</w:t>
            </w:r>
          </w:p>
        </w:tc>
      </w:tr>
    </w:tbl>
    <w:p w14:paraId="3DB14CE5" w14:textId="77777777" w:rsidR="00B16890" w:rsidRDefault="00B16890" w:rsidP="00B16890">
      <w:pPr>
        <w:spacing w:line="360" w:lineRule="auto"/>
        <w:rPr>
          <w:rFonts w:ascii="宋体" w:hAnsi="宋体" w:cs="宋体"/>
          <w:sz w:val="24"/>
        </w:rPr>
      </w:pPr>
    </w:p>
    <w:p w14:paraId="55DFB665" w14:textId="77777777" w:rsidR="00B16890" w:rsidRDefault="00B16890" w:rsidP="00B16890">
      <w:pPr>
        <w:spacing w:line="360" w:lineRule="auto"/>
        <w:rPr>
          <w:rFonts w:ascii="宋体" w:hAnsi="宋体" w:cs="宋体"/>
          <w:sz w:val="24"/>
        </w:rPr>
      </w:pPr>
      <w:r w:rsidRPr="003A1EF6">
        <w:rPr>
          <w:rFonts w:ascii="宋体" w:hAnsi="宋体" w:cs="宋体" w:hint="eastAsia"/>
          <w:sz w:val="24"/>
        </w:rPr>
        <w:t>研究内容</w:t>
      </w:r>
      <w:r>
        <w:rPr>
          <w:rFonts w:ascii="宋体" w:hAnsi="宋体" w:cs="宋体" w:hint="eastAsia"/>
          <w:sz w:val="24"/>
        </w:rPr>
        <w:t>问答讨论</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B16890" w14:paraId="1844BC10" w14:textId="77777777" w:rsidTr="00B16890">
        <w:trPr>
          <w:trHeight w:hRule="exact" w:val="480"/>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B16890" w14:paraId="6674D1BE" w14:textId="77777777" w:rsidTr="00B16890">
              <w:trPr>
                <w:trHeight w:hRule="exact" w:val="473"/>
              </w:trPr>
              <w:tc>
                <w:tcPr>
                  <w:tcW w:w="4145" w:type="dxa"/>
                  <w:tcBorders>
                    <w:top w:val="nil"/>
                    <w:left w:val="nil"/>
                    <w:bottom w:val="single" w:sz="4" w:space="0" w:color="FFFFFF"/>
                    <w:right w:val="nil"/>
                  </w:tcBorders>
                  <w:shd w:val="clear" w:color="auto" w:fill="4471C4"/>
                </w:tcPr>
                <w:p w14:paraId="02652C4B" w14:textId="77777777" w:rsidR="00B16890" w:rsidRDefault="00B16890" w:rsidP="00B16890">
                  <w:pPr>
                    <w:pStyle w:val="TableParagraph"/>
                    <w:spacing w:before="100"/>
                    <w:ind w:left="107"/>
                    <w:rPr>
                      <w:rFonts w:ascii="Calibri"/>
                      <w:b/>
                    </w:rPr>
                  </w:pPr>
                  <w:proofErr w:type="spellStart"/>
                  <w:r>
                    <w:rPr>
                      <w:rFonts w:ascii="Calibri"/>
                      <w:b/>
                      <w:color w:val="FFFFFF"/>
                    </w:rPr>
                    <w:t>BBS.List</w:t>
                  </w:r>
                  <w:proofErr w:type="spellEnd"/>
                </w:p>
              </w:tc>
              <w:tc>
                <w:tcPr>
                  <w:tcW w:w="4146" w:type="dxa"/>
                  <w:tcBorders>
                    <w:top w:val="nil"/>
                    <w:left w:val="nil"/>
                    <w:bottom w:val="single" w:sz="4" w:space="0" w:color="FFFFFF"/>
                    <w:right w:val="nil"/>
                  </w:tcBorders>
                  <w:shd w:val="clear" w:color="auto" w:fill="4471C4"/>
                </w:tcPr>
                <w:p w14:paraId="7E60E66D" w14:textId="77777777" w:rsidR="00B16890" w:rsidRDefault="00B16890" w:rsidP="00B16890">
                  <w:pPr>
                    <w:pStyle w:val="TableParagraph"/>
                    <w:ind w:left="107"/>
                    <w:rPr>
                      <w:b/>
                    </w:rPr>
                  </w:pPr>
                  <w:proofErr w:type="spellStart"/>
                  <w:r>
                    <w:rPr>
                      <w:b/>
                      <w:color w:val="FFFFFF"/>
                    </w:rPr>
                    <w:t>显示讨论区帖子列表</w:t>
                  </w:r>
                  <w:proofErr w:type="spellEnd"/>
                </w:p>
              </w:tc>
            </w:tr>
          </w:tbl>
          <w:p w14:paraId="2A9F5764" w14:textId="77777777" w:rsidR="00B16890" w:rsidRDefault="00B16890" w:rsidP="00B16890">
            <w:pPr>
              <w:pStyle w:val="TableParagraph"/>
              <w:spacing w:before="100"/>
              <w:ind w:left="107"/>
              <w:rPr>
                <w:rFonts w:ascii="Calibri"/>
                <w:b/>
              </w:rPr>
            </w:pPr>
          </w:p>
        </w:tc>
        <w:tc>
          <w:tcPr>
            <w:tcW w:w="4146" w:type="dxa"/>
          </w:tcPr>
          <w:p w14:paraId="3DE86A59" w14:textId="77777777" w:rsidR="00B16890" w:rsidRDefault="00B16890" w:rsidP="00B16890">
            <w:pPr>
              <w:pStyle w:val="TableParagraph"/>
              <w:ind w:left="107"/>
              <w:rPr>
                <w:b/>
              </w:rPr>
            </w:pPr>
            <w:proofErr w:type="spellStart"/>
            <w:r>
              <w:rPr>
                <w:b/>
                <w:color w:val="FFFFFF"/>
              </w:rPr>
              <w:t>显示讨论区帖子列表</w:t>
            </w:r>
            <w:proofErr w:type="spellEnd"/>
          </w:p>
        </w:tc>
      </w:tr>
      <w:tr w:rsidR="00B16890" w14:paraId="1854713A" w14:textId="77777777" w:rsidTr="00B16890">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FEF8296"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BBS.List.Show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27186F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显示讨论区帖子详细内容</w:t>
            </w:r>
          </w:p>
        </w:tc>
      </w:tr>
      <w:tr w:rsidR="00B16890" w14:paraId="72DB4314" w14:textId="77777777" w:rsidTr="00B16890">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A888553"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BBS.New</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26FB76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新建帖子并发表</w:t>
            </w:r>
          </w:p>
        </w:tc>
      </w:tr>
      <w:tr w:rsidR="00B16890" w14:paraId="6A4B430F" w14:textId="77777777" w:rsidTr="00B16890">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0A9489B"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BBS.Modify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953435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修改帖子内容</w:t>
            </w:r>
          </w:p>
        </w:tc>
      </w:tr>
      <w:tr w:rsidR="00B16890" w14:paraId="2E8C7725" w14:textId="77777777" w:rsidTr="00B16890">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4588A36" w14:textId="77777777" w:rsidR="00B16890" w:rsidRDefault="00B16890" w:rsidP="00B16890">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lastRenderedPageBreak/>
              <w:t>BBS.Reply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3BB2BCF"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回复他人的帖子内容</w:t>
            </w:r>
          </w:p>
        </w:tc>
      </w:tr>
    </w:tbl>
    <w:p w14:paraId="5DC3A333" w14:textId="77777777" w:rsidR="00B16890" w:rsidRDefault="00B16890" w:rsidP="00B16890">
      <w:pPr>
        <w:spacing w:line="360" w:lineRule="auto"/>
        <w:rPr>
          <w:rFonts w:ascii="宋体" w:hAnsi="宋体" w:cs="宋体"/>
          <w:sz w:val="24"/>
        </w:rPr>
      </w:pPr>
    </w:p>
    <w:p w14:paraId="3558D6C9" w14:textId="77777777" w:rsidR="00B16890" w:rsidRPr="00B11D3C" w:rsidRDefault="00B16890" w:rsidP="00B16890">
      <w:pPr>
        <w:rPr>
          <w:rFonts w:hint="eastAsia"/>
        </w:rPr>
      </w:pPr>
    </w:p>
    <w:p w14:paraId="2C34AF24" w14:textId="77777777" w:rsidR="00B16890" w:rsidRDefault="00B16890" w:rsidP="00B16890">
      <w:pPr>
        <w:pStyle w:val="1"/>
        <w:rPr>
          <w:rFonts w:ascii="宋体" w:hAnsi="宋体"/>
          <w:sz w:val="36"/>
          <w:szCs w:val="36"/>
        </w:rPr>
      </w:pPr>
      <w:bookmarkStart w:id="65" w:name="_Toc518417057"/>
      <w:r>
        <w:rPr>
          <w:rFonts w:ascii="宋体" w:hAnsi="宋体" w:hint="eastAsia"/>
          <w:sz w:val="36"/>
          <w:szCs w:val="36"/>
        </w:rPr>
        <w:t>4.3.4 用例图</w:t>
      </w:r>
      <w:bookmarkEnd w:id="65"/>
    </w:p>
    <w:p w14:paraId="7C2FD4E9" w14:textId="4A7F79B7" w:rsidR="00B16890" w:rsidRDefault="00B16890" w:rsidP="00B16890">
      <w:pPr>
        <w:keepNext/>
        <w:spacing w:line="360" w:lineRule="auto"/>
        <w:ind w:firstLineChars="200" w:firstLine="480"/>
      </w:pPr>
      <w:r w:rsidRPr="00B11D3C">
        <w:rPr>
          <w:noProof/>
          <w:sz w:val="24"/>
        </w:rPr>
        <w:drawing>
          <wp:inline distT="0" distB="0" distL="0" distR="0" wp14:anchorId="0A1D1B52" wp14:editId="410A7D8E">
            <wp:extent cx="5274310" cy="3960495"/>
            <wp:effectExtent l="0" t="0" r="2540" b="1905"/>
            <wp:docPr id="7" name="图片 7" descr="D:\Xie\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Xie\Desktop\绘图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60495"/>
                    </a:xfrm>
                    <a:prstGeom prst="rect">
                      <a:avLst/>
                    </a:prstGeom>
                    <a:noFill/>
                    <a:ln>
                      <a:noFill/>
                    </a:ln>
                  </pic:spPr>
                </pic:pic>
              </a:graphicData>
            </a:graphic>
          </wp:inline>
        </w:drawing>
      </w:r>
    </w:p>
    <w:p w14:paraId="5207F0DE" w14:textId="77777777" w:rsidR="00B16890" w:rsidRDefault="00B16890" w:rsidP="00B16890">
      <w:pPr>
        <w:spacing w:line="360" w:lineRule="auto"/>
        <w:jc w:val="left"/>
        <w:rPr>
          <w:rFonts w:ascii="宋体" w:hAnsi="宋体" w:cs="宋体" w:hint="eastAsia"/>
          <w:sz w:val="48"/>
          <w:szCs w:val="48"/>
        </w:rPr>
      </w:pPr>
    </w:p>
    <w:p w14:paraId="15B0692A" w14:textId="77777777" w:rsidR="00B16890" w:rsidRDefault="00B16890" w:rsidP="00B16890">
      <w:pPr>
        <w:spacing w:line="360" w:lineRule="auto"/>
        <w:jc w:val="left"/>
        <w:rPr>
          <w:rFonts w:ascii="宋体" w:hAnsi="宋体" w:cs="宋体" w:hint="eastAsia"/>
          <w:sz w:val="48"/>
          <w:szCs w:val="48"/>
        </w:rPr>
      </w:pPr>
    </w:p>
    <w:p w14:paraId="2BBF350B" w14:textId="77777777" w:rsidR="00B16890" w:rsidRDefault="00B16890" w:rsidP="00B16890">
      <w:pPr>
        <w:spacing w:line="360" w:lineRule="auto"/>
        <w:jc w:val="left"/>
        <w:rPr>
          <w:rFonts w:ascii="宋体" w:hAnsi="宋体" w:cs="宋体" w:hint="eastAsia"/>
          <w:sz w:val="48"/>
          <w:szCs w:val="48"/>
        </w:rPr>
      </w:pPr>
    </w:p>
    <w:p w14:paraId="6162B718" w14:textId="77777777" w:rsidR="00B16890" w:rsidRDefault="00B16890" w:rsidP="00B16890">
      <w:pPr>
        <w:spacing w:line="360" w:lineRule="auto"/>
        <w:jc w:val="left"/>
        <w:rPr>
          <w:rFonts w:ascii="宋体" w:hAnsi="宋体" w:cs="宋体" w:hint="eastAsia"/>
          <w:sz w:val="48"/>
          <w:szCs w:val="48"/>
        </w:rPr>
      </w:pPr>
    </w:p>
    <w:p w14:paraId="2316F43A" w14:textId="77777777" w:rsidR="00B16890" w:rsidRDefault="00B16890" w:rsidP="00B16890">
      <w:pPr>
        <w:pStyle w:val="1"/>
        <w:rPr>
          <w:rFonts w:ascii="宋体" w:hAnsi="宋体"/>
          <w:sz w:val="36"/>
          <w:szCs w:val="36"/>
        </w:rPr>
      </w:pPr>
      <w:bookmarkStart w:id="66" w:name="_Toc518417058"/>
      <w:r>
        <w:rPr>
          <w:rFonts w:ascii="宋体" w:hAnsi="宋体" w:hint="eastAsia"/>
          <w:sz w:val="36"/>
          <w:szCs w:val="36"/>
        </w:rPr>
        <w:t>4.3.5 用例描述</w:t>
      </w:r>
      <w:bookmarkEnd w:id="66"/>
    </w:p>
    <w:p w14:paraId="42A42D1C" w14:textId="77777777" w:rsidR="00B16890" w:rsidRDefault="00B16890" w:rsidP="00B16890">
      <w:pPr>
        <w:rPr>
          <w:sz w:val="24"/>
        </w:rPr>
      </w:pPr>
      <w:r>
        <w:rPr>
          <w:rFonts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159C7971"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F63756C"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UC_Worker_01</w:t>
            </w:r>
          </w:p>
        </w:tc>
      </w:tr>
      <w:tr w:rsidR="00B16890" w14:paraId="639638F5"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2EEBA94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1CA291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w:t>
            </w:r>
          </w:p>
        </w:tc>
      </w:tr>
      <w:tr w:rsidR="00B16890" w14:paraId="1C2C51D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513E94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7E9B75E" w14:textId="4A2C1B30"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4CFEB67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B4B690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bookmarkStart w:id="67" w:name="OLE_LINK15"/>
            <w:bookmarkStart w:id="68" w:name="OLE_LINK16"/>
            <w:r>
              <w:rPr>
                <w:rFonts w:ascii="宋体" w:hAnsi="宋体" w:cs="宋体" w:hint="eastAsia"/>
                <w:color w:val="000000"/>
                <w:kern w:val="0"/>
                <w:sz w:val="22"/>
              </w:rPr>
              <w:t>最后更新者</w:t>
            </w:r>
            <w:bookmarkEnd w:id="67"/>
            <w:bookmarkEnd w:id="68"/>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7095B41" w14:textId="54A59EB6"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2C982742"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2ABA623"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E11668D" w14:textId="0A6FC0CB" w:rsidR="00B16890" w:rsidRDefault="002C0317"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4218FE6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426E88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3B2EC1D" w14:textId="5241E61A"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5CFEED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3E4CED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BE11AD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1D28F0A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50B940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83B11D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员工在登录界面进行登录</w:t>
            </w:r>
          </w:p>
        </w:tc>
      </w:tr>
      <w:tr w:rsidR="00B16890" w14:paraId="21B0A74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6A5E8D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5E1C78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FE43C4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10E978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7D7E11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登录事件存入日志</w:t>
            </w:r>
          </w:p>
        </w:tc>
      </w:tr>
      <w:tr w:rsidR="00B16890" w14:paraId="1EA5D4DE" w14:textId="77777777" w:rsidTr="00B16890">
        <w:trPr>
          <w:trHeight w:hRule="exact" w:val="94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1E842E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65CA2F1"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员工输入用户密码</w:t>
            </w:r>
          </w:p>
          <w:p w14:paraId="4AE3C267"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点击登录</w:t>
            </w:r>
          </w:p>
        </w:tc>
      </w:tr>
      <w:tr w:rsidR="00B16890" w14:paraId="7E693B8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AE40E4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A03C9FF"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用户名密码验证不成功登录失败返回登录页面</w:t>
            </w:r>
          </w:p>
        </w:tc>
      </w:tr>
      <w:tr w:rsidR="00B16890" w14:paraId="4C4867C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61DF95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6F47C10"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用户名密码验证不成功登录失败返回登录页面</w:t>
            </w:r>
          </w:p>
        </w:tc>
      </w:tr>
      <w:tr w:rsidR="00B16890" w14:paraId="521FA9E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0C106D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8305AF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982957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3C5BE6A"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426A486"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0DBBF3A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1AD394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7ADEA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每周五次每人</w:t>
            </w:r>
          </w:p>
        </w:tc>
      </w:tr>
      <w:tr w:rsidR="00B16890" w14:paraId="332E6179" w14:textId="77777777" w:rsidTr="00B16890">
        <w:trPr>
          <w:trHeight w:hRule="exact" w:val="1631"/>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E7EF86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80B693E" w14:textId="77777777" w:rsidR="00B16890" w:rsidRDefault="00B16890" w:rsidP="00B16890">
            <w:pPr>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若登录失败超过5次则账号会被冻结，需要十五分钟后才可再次登录或者立即召回密码</w:t>
            </w:r>
          </w:p>
          <w:p w14:paraId="18D15ECB" w14:textId="77777777" w:rsidR="00B16890" w:rsidRDefault="00B16890" w:rsidP="00B16890">
            <w:pPr>
              <w:keepNext/>
              <w:autoSpaceDE w:val="0"/>
              <w:autoSpaceDN w:val="0"/>
              <w:adjustRightInd w:val="0"/>
              <w:spacing w:line="360" w:lineRule="auto"/>
              <w:ind w:left="108"/>
              <w:jc w:val="left"/>
              <w:rPr>
                <w:rFonts w:ascii="宋体" w:hAnsi="宋体" w:cs="宋体"/>
                <w:color w:val="000000"/>
                <w:kern w:val="0"/>
                <w:sz w:val="22"/>
              </w:rPr>
            </w:pPr>
            <w:bookmarkStart w:id="69" w:name="OLE_LINK19"/>
            <w:bookmarkStart w:id="70" w:name="OLE_LINK20"/>
            <w:r>
              <w:rPr>
                <w:rFonts w:ascii="宋体" w:hAnsi="宋体" w:cs="宋体" w:hint="eastAsia"/>
                <w:color w:val="000000"/>
                <w:kern w:val="0"/>
                <w:sz w:val="22"/>
              </w:rPr>
              <w:t>员工的账号不需要注册，入职的时候有公司统一发放</w:t>
            </w:r>
            <w:bookmarkEnd w:id="69"/>
            <w:bookmarkEnd w:id="70"/>
          </w:p>
        </w:tc>
      </w:tr>
    </w:tbl>
    <w:p w14:paraId="155E1CA0" w14:textId="77777777" w:rsidR="00B16890" w:rsidRDefault="00B16890" w:rsidP="00B16890"/>
    <w:p w14:paraId="567CEC68" w14:textId="77777777" w:rsidR="00B16890" w:rsidRPr="00ED08EE" w:rsidRDefault="00B16890" w:rsidP="00B16890">
      <w:pPr>
        <w:rPr>
          <w:rFonts w:hint="eastAsia"/>
        </w:rPr>
      </w:pPr>
    </w:p>
    <w:p w14:paraId="11863A29" w14:textId="77777777" w:rsidR="00B16890" w:rsidRDefault="00B16890" w:rsidP="00B16890">
      <w:pPr>
        <w:spacing w:line="360" w:lineRule="auto"/>
        <w:rPr>
          <w:rFonts w:ascii="宋体" w:hAnsi="宋体" w:cs="宋体"/>
          <w:sz w:val="24"/>
        </w:rPr>
      </w:pPr>
      <w:r>
        <w:rPr>
          <w:rFonts w:ascii="宋体" w:hAnsi="宋体" w:cs="宋体" w:hint="eastAsia"/>
          <w:sz w:val="24"/>
        </w:rPr>
        <w:t>个人信息管理</w:t>
      </w:r>
    </w:p>
    <w:tbl>
      <w:tblPr>
        <w:tblW w:w="8298" w:type="dxa"/>
        <w:tblInd w:w="5" w:type="dxa"/>
        <w:tblLayout w:type="fixed"/>
        <w:tblCellMar>
          <w:left w:w="0" w:type="dxa"/>
          <w:right w:w="0" w:type="dxa"/>
        </w:tblCellMar>
        <w:tblLook w:val="0000" w:firstRow="0" w:lastRow="0" w:firstColumn="0" w:lastColumn="0" w:noHBand="0" w:noVBand="0"/>
      </w:tblPr>
      <w:tblGrid>
        <w:gridCol w:w="1980"/>
        <w:gridCol w:w="6318"/>
      </w:tblGrid>
      <w:tr w:rsidR="00B16890" w14:paraId="5E5E6E80"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571EB58"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UC_Worker_02</w:t>
            </w:r>
          </w:p>
        </w:tc>
      </w:tr>
      <w:tr w:rsidR="00B16890" w14:paraId="012BCF0F"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7C2150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1BAE1A1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个人信息管理</w:t>
            </w:r>
          </w:p>
        </w:tc>
      </w:tr>
      <w:tr w:rsidR="00B16890" w14:paraId="09E78BB4"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8B318B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9C8DD88" w14:textId="466594E9"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1A3D69F4"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2E739B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B9E7D65" w14:textId="43B0820B"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2260F33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1167C7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6B11435" w14:textId="0C8179E6"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BC0BBB8"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C5F8D7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8C43F63" w14:textId="4480AB7E" w:rsidR="00B16890" w:rsidRDefault="002C0317"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274823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BEE33F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C4C9EC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109C956C"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AB4B28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132B02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员工对员工的个人信息进行修改</w:t>
            </w:r>
          </w:p>
        </w:tc>
      </w:tr>
      <w:tr w:rsidR="00B16890" w14:paraId="6C4FF87D"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21D0E2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FB3C851"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7F188FC2"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用户进入个人信息界面</w:t>
            </w:r>
          </w:p>
        </w:tc>
      </w:tr>
      <w:tr w:rsidR="00B16890" w14:paraId="78696E1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2FCCCB8"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7468BAE"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数据库中更新信息，信息修改事件存入日志</w:t>
            </w:r>
          </w:p>
        </w:tc>
      </w:tr>
      <w:tr w:rsidR="00B16890" w14:paraId="1480519C" w14:textId="77777777" w:rsidTr="00B16890">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FB09CE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5802734"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选择需要修改的栏目</w:t>
            </w:r>
          </w:p>
          <w:p w14:paraId="106CD547"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修改信息内容</w:t>
            </w:r>
          </w:p>
          <w:p w14:paraId="3A3EC109"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点击提交</w:t>
            </w:r>
          </w:p>
        </w:tc>
      </w:tr>
      <w:tr w:rsidR="00B16890" w14:paraId="144EF03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9C7914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81C64A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99C9E11"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361CCF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9FFE90E"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FB60BD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868E62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B52B9F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E57DAEC"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F1AE7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3BE15D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4AC3719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B76947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F29342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每年二次每人</w:t>
            </w:r>
          </w:p>
        </w:tc>
      </w:tr>
      <w:tr w:rsidR="00B16890" w14:paraId="4F8BFBF2" w14:textId="77777777" w:rsidTr="00B16890">
        <w:trPr>
          <w:trHeight w:hRule="exact" w:val="55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6EAC15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7082BF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部门、入</w:t>
            </w:r>
            <w:proofErr w:type="gramStart"/>
            <w:r>
              <w:rPr>
                <w:rFonts w:ascii="宋体" w:hAnsi="宋体" w:cs="宋体" w:hint="eastAsia"/>
                <w:color w:val="000000"/>
                <w:kern w:val="0"/>
                <w:sz w:val="22"/>
              </w:rPr>
              <w:t>职时间</w:t>
            </w:r>
            <w:proofErr w:type="gramEnd"/>
            <w:r>
              <w:rPr>
                <w:rFonts w:ascii="宋体" w:hAnsi="宋体" w:cs="宋体" w:hint="eastAsia"/>
                <w:color w:val="000000"/>
                <w:kern w:val="0"/>
                <w:sz w:val="22"/>
              </w:rPr>
              <w:t>这些信息员工无权修改</w:t>
            </w:r>
          </w:p>
        </w:tc>
      </w:tr>
      <w:tr w:rsidR="00B16890" w14:paraId="5BD653A2" w14:textId="77777777" w:rsidTr="00B16890">
        <w:trPr>
          <w:trHeight w:hRule="exact" w:val="555"/>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84D62DB"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UC_Worker_03</w:t>
            </w:r>
          </w:p>
        </w:tc>
      </w:tr>
      <w:tr w:rsidR="00B16890" w14:paraId="7549CD1D"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8535328" w14:textId="77777777" w:rsidR="00B16890" w:rsidRDefault="00B16890" w:rsidP="00B16890">
            <w:pPr>
              <w:autoSpaceDE w:val="0"/>
              <w:autoSpaceDN w:val="0"/>
              <w:adjustRightInd w:val="0"/>
              <w:spacing w:line="347" w:lineRule="exact"/>
              <w:ind w:left="107"/>
              <w:jc w:val="left"/>
              <w:rPr>
                <w:rFonts w:ascii="宋体" w:hAnsi="宋体" w:cs="宋体" w:hint="eastAsia"/>
                <w:color w:val="000000"/>
                <w:kern w:val="0"/>
                <w:sz w:val="22"/>
              </w:rPr>
            </w:pP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3FA9EF30" w14:textId="77777777" w:rsidR="00B16890" w:rsidRDefault="00B16890" w:rsidP="00B16890">
            <w:pPr>
              <w:autoSpaceDE w:val="0"/>
              <w:autoSpaceDN w:val="0"/>
              <w:adjustRightInd w:val="0"/>
              <w:spacing w:line="347" w:lineRule="exact"/>
              <w:ind w:left="108"/>
              <w:jc w:val="left"/>
              <w:rPr>
                <w:rFonts w:ascii="宋体" w:hAnsi="宋体" w:cs="宋体" w:hint="eastAsia"/>
                <w:color w:val="000000"/>
                <w:kern w:val="0"/>
                <w:sz w:val="22"/>
              </w:rPr>
            </w:pPr>
          </w:p>
        </w:tc>
      </w:tr>
      <w:tr w:rsidR="00B16890" w14:paraId="6B8A2C6C"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2B4ED91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0AEAC4B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找回密码</w:t>
            </w:r>
          </w:p>
        </w:tc>
      </w:tr>
      <w:tr w:rsidR="00B16890" w14:paraId="209A410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ED71A0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D0F5771" w14:textId="0703329A"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1E89A0C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8BE4FA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801F7BC" w14:textId="6F6F0C4C"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50D301B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0E9654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4DE5797" w14:textId="7B5CB335"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C5E11F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9F4A1DE"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8F28ED3" w14:textId="29B857A5" w:rsidR="00B16890" w:rsidRDefault="002C0317" w:rsidP="00B16890">
            <w:pPr>
              <w:autoSpaceDE w:val="0"/>
              <w:autoSpaceDN w:val="0"/>
              <w:adjustRightInd w:val="0"/>
              <w:spacing w:line="370"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0E65D6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FE3037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309FAC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69F959A7"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099888A"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D17ED5A"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员工用户忘记密码对用户密码进行取回</w:t>
            </w:r>
          </w:p>
        </w:tc>
      </w:tr>
      <w:tr w:rsidR="00B16890" w14:paraId="5E0EF61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DF1523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DEB7C5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A500FAC"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F02D4C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AAA822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数据库中更新信息，用户密码取回事件存入日志</w:t>
            </w:r>
          </w:p>
        </w:tc>
      </w:tr>
      <w:tr w:rsidR="00B16890" w14:paraId="0D01FDF7" w14:textId="77777777" w:rsidTr="00B16890">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C761CD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3D3866"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输入真实姓名以及手机号</w:t>
            </w:r>
          </w:p>
          <w:p w14:paraId="19A98829"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验证手机号</w:t>
            </w:r>
          </w:p>
          <w:p w14:paraId="17D93DFA"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输入新密码</w:t>
            </w:r>
          </w:p>
          <w:p w14:paraId="042B5253"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返回登录界面</w:t>
            </w:r>
          </w:p>
        </w:tc>
      </w:tr>
      <w:tr w:rsidR="00B16890" w14:paraId="4F8BF3F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078AEF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0DD297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266AEA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71A7C9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E2A28A8"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手机号验证错误，需要重新输入手机号进行验证</w:t>
            </w:r>
          </w:p>
        </w:tc>
      </w:tr>
      <w:tr w:rsidR="00B16890" w14:paraId="7DFE13ED"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8469BDA"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7D5BE9C"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4284D6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74F603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B2ACDD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6B87008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92D87FC"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2C6B128"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每年一次每人</w:t>
            </w:r>
          </w:p>
        </w:tc>
      </w:tr>
      <w:tr w:rsidR="00B16890" w14:paraId="6FABCA6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2B3ED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7158568"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如果手机号停用，则需要联系管理员处进行人工找回</w:t>
            </w:r>
          </w:p>
        </w:tc>
      </w:tr>
    </w:tbl>
    <w:p w14:paraId="2C81F47E" w14:textId="77777777" w:rsidR="00B16890" w:rsidRDefault="00B16890" w:rsidP="00B16890"/>
    <w:p w14:paraId="108D5C78" w14:textId="77777777" w:rsidR="00B16890" w:rsidRDefault="00B16890" w:rsidP="00B16890"/>
    <w:p w14:paraId="1A212124" w14:textId="77777777" w:rsidR="00B16890" w:rsidRDefault="00B16890" w:rsidP="00B16890"/>
    <w:p w14:paraId="040128BD" w14:textId="77777777" w:rsidR="00B16890" w:rsidRDefault="00B16890" w:rsidP="00B16890"/>
    <w:p w14:paraId="3B849927" w14:textId="77777777" w:rsidR="00B16890" w:rsidRDefault="00B16890" w:rsidP="00B16890"/>
    <w:p w14:paraId="68F43360" w14:textId="77777777" w:rsidR="00B16890" w:rsidRDefault="00B16890" w:rsidP="00B16890"/>
    <w:p w14:paraId="7B63CB47" w14:textId="77777777" w:rsidR="00B16890" w:rsidRDefault="00B16890" w:rsidP="00B16890"/>
    <w:p w14:paraId="3E7A6817" w14:textId="77777777" w:rsidR="00B16890" w:rsidRDefault="00B16890" w:rsidP="00B16890"/>
    <w:p w14:paraId="78F81996" w14:textId="77777777" w:rsidR="00B16890" w:rsidRDefault="00B16890" w:rsidP="00B16890"/>
    <w:p w14:paraId="60FA8A86" w14:textId="77777777" w:rsidR="00B16890" w:rsidRDefault="00B16890" w:rsidP="00B16890">
      <w:pPr>
        <w:spacing w:line="360" w:lineRule="auto"/>
        <w:rPr>
          <w:rFonts w:ascii="宋体" w:hAnsi="宋体" w:cs="宋体"/>
          <w:sz w:val="24"/>
        </w:rPr>
      </w:pPr>
    </w:p>
    <w:p w14:paraId="06A11A6A" w14:textId="77777777" w:rsidR="00B16890" w:rsidRDefault="00B16890" w:rsidP="00B16890">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3C064FDE" w14:textId="77777777" w:rsidTr="00B16890">
        <w:trPr>
          <w:trHeight w:hRule="exact" w:val="480"/>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D7EFEEA" w14:textId="77777777" w:rsidR="00B16890" w:rsidRDefault="00B16890" w:rsidP="00B16890">
            <w:pPr>
              <w:autoSpaceDE w:val="0"/>
              <w:autoSpaceDN w:val="0"/>
              <w:adjustRightInd w:val="0"/>
              <w:spacing w:line="374"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UC_Worker_04</w:t>
            </w:r>
          </w:p>
        </w:tc>
      </w:tr>
      <w:tr w:rsidR="00B16890" w14:paraId="0B00D5AE"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5932D10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0D8A3AD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修改密码</w:t>
            </w:r>
          </w:p>
        </w:tc>
      </w:tr>
      <w:tr w:rsidR="00B16890" w14:paraId="30D0204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A1219D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3759488" w14:textId="4AB7ED13"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4D09994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B738C8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AE2E21F" w14:textId="0C90FF5A"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4600298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4490BD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158C813" w14:textId="0416B689"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88B684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F4571A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6265B59" w14:textId="2AC7046C"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6E2BD6C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72D65A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3A1B86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2A1C0857"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2DB7333"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7DF3C60"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员工用户在个人信息模块中修改密码</w:t>
            </w:r>
          </w:p>
        </w:tc>
      </w:tr>
      <w:tr w:rsidR="00B16890" w14:paraId="41F4D841"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078C6C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46F6E1C"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41DFCE29"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用户进入个人信息界面</w:t>
            </w:r>
          </w:p>
        </w:tc>
      </w:tr>
      <w:tr w:rsidR="00B16890" w14:paraId="281EFCC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9191BE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34FD15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数据库中更新信息，密码找回事件存入日志</w:t>
            </w:r>
          </w:p>
        </w:tc>
      </w:tr>
      <w:tr w:rsidR="00B16890" w14:paraId="50FD60A5"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7D52A8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7CD56A8"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填写旧密码和新密码</w:t>
            </w:r>
          </w:p>
          <w:p w14:paraId="7B824E28"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点击提交</w:t>
            </w:r>
          </w:p>
        </w:tc>
      </w:tr>
      <w:tr w:rsidR="00B16890" w14:paraId="6539674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3718D8F"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65064D7"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1C4ECF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63C844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AAAB3EA"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输入旧密码验证错误，返回密码填写界面</w:t>
            </w:r>
          </w:p>
        </w:tc>
      </w:tr>
      <w:tr w:rsidR="00B16890" w14:paraId="27721FA9"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AC40BE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E09C25D"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E072C6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03560D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D239F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B16890" w14:paraId="3828389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43F133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2D09D1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bookmarkStart w:id="71" w:name="OLE_LINK30"/>
            <w:bookmarkStart w:id="72" w:name="OLE_LINK31"/>
            <w:r>
              <w:rPr>
                <w:rFonts w:ascii="宋体" w:hAnsi="宋体" w:cs="宋体" w:hint="eastAsia"/>
                <w:color w:val="000000"/>
                <w:kern w:val="0"/>
                <w:sz w:val="22"/>
              </w:rPr>
              <w:t>每周一次每人</w:t>
            </w:r>
            <w:bookmarkEnd w:id="71"/>
            <w:bookmarkEnd w:id="72"/>
          </w:p>
        </w:tc>
      </w:tr>
      <w:tr w:rsidR="00B16890" w14:paraId="5371CCF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A10485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DB3BD4B"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密码必须由英文字幕和数字组成，不少于10个字符</w:t>
            </w:r>
          </w:p>
        </w:tc>
      </w:tr>
    </w:tbl>
    <w:p w14:paraId="4FD1476B" w14:textId="77777777" w:rsidR="00B16890" w:rsidRDefault="00B16890" w:rsidP="00B16890">
      <w:pPr>
        <w:spacing w:line="360" w:lineRule="auto"/>
        <w:rPr>
          <w:rFonts w:ascii="宋体" w:hAnsi="宋体" w:cs="宋体"/>
          <w:sz w:val="24"/>
        </w:rPr>
      </w:pPr>
    </w:p>
    <w:p w14:paraId="2AADC158" w14:textId="77777777" w:rsidR="00B16890" w:rsidRDefault="00B16890" w:rsidP="00B16890">
      <w:pPr>
        <w:spacing w:line="360" w:lineRule="auto"/>
        <w:rPr>
          <w:rFonts w:ascii="宋体" w:hAnsi="宋体" w:cs="宋体"/>
          <w:sz w:val="24"/>
        </w:rPr>
      </w:pPr>
    </w:p>
    <w:p w14:paraId="66DF0EE7" w14:textId="77777777" w:rsidR="00B16890" w:rsidRDefault="00B16890" w:rsidP="00B16890">
      <w:pPr>
        <w:spacing w:line="360" w:lineRule="auto"/>
        <w:rPr>
          <w:rFonts w:ascii="宋体" w:hAnsi="宋体" w:cs="宋体"/>
          <w:sz w:val="24"/>
        </w:rPr>
      </w:pPr>
    </w:p>
    <w:p w14:paraId="164BAE21" w14:textId="77777777" w:rsidR="00B16890" w:rsidRDefault="00B16890" w:rsidP="00B16890">
      <w:pPr>
        <w:spacing w:line="360" w:lineRule="auto"/>
        <w:rPr>
          <w:rFonts w:ascii="宋体" w:hAnsi="宋体" w:cs="宋体"/>
          <w:sz w:val="24"/>
        </w:rPr>
      </w:pPr>
    </w:p>
    <w:p w14:paraId="7063E547" w14:textId="77777777" w:rsidR="00B16890" w:rsidRDefault="00B16890" w:rsidP="00B16890">
      <w:pPr>
        <w:spacing w:line="360" w:lineRule="auto"/>
        <w:rPr>
          <w:rFonts w:ascii="宋体" w:hAnsi="宋体" w:cs="宋体"/>
          <w:sz w:val="24"/>
        </w:rPr>
      </w:pPr>
    </w:p>
    <w:p w14:paraId="435FC4F6" w14:textId="77777777" w:rsidR="00B16890" w:rsidRDefault="00B16890" w:rsidP="00B16890">
      <w:pPr>
        <w:spacing w:line="360" w:lineRule="auto"/>
        <w:rPr>
          <w:rFonts w:ascii="宋体" w:hAnsi="宋体" w:cs="宋体"/>
          <w:sz w:val="24"/>
        </w:rPr>
      </w:pPr>
    </w:p>
    <w:p w14:paraId="4C13E80F" w14:textId="77777777" w:rsidR="00B16890" w:rsidRDefault="00B16890" w:rsidP="00B16890">
      <w:pPr>
        <w:spacing w:line="360" w:lineRule="auto"/>
        <w:rPr>
          <w:rFonts w:ascii="宋体" w:hAnsi="宋体" w:cs="宋体"/>
          <w:sz w:val="24"/>
        </w:rPr>
      </w:pPr>
    </w:p>
    <w:p w14:paraId="32BA675C" w14:textId="77777777" w:rsidR="00B16890" w:rsidRDefault="00B16890" w:rsidP="00B16890">
      <w:pPr>
        <w:spacing w:line="360" w:lineRule="auto"/>
        <w:rPr>
          <w:rFonts w:ascii="宋体" w:hAnsi="宋体" w:cs="宋体"/>
          <w:sz w:val="24"/>
        </w:rPr>
      </w:pPr>
    </w:p>
    <w:p w14:paraId="341BFB15" w14:textId="77777777" w:rsidR="00B16890" w:rsidRDefault="00B16890" w:rsidP="00B16890">
      <w:pPr>
        <w:spacing w:line="360" w:lineRule="auto"/>
        <w:rPr>
          <w:rFonts w:ascii="宋体" w:hAnsi="宋体" w:cs="宋体"/>
          <w:sz w:val="24"/>
        </w:rPr>
      </w:pPr>
      <w:r>
        <w:rPr>
          <w:rFonts w:ascii="宋体" w:hAnsi="宋体" w:cs="宋体" w:hint="eastAsia"/>
          <w:sz w:val="24"/>
        </w:rPr>
        <w:t>工作项目提交</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22F65279"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07C131F" w14:textId="77777777" w:rsidR="00B16890" w:rsidRDefault="00B16890" w:rsidP="00B16890">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UC_Worker_05</w:t>
            </w:r>
          </w:p>
        </w:tc>
      </w:tr>
      <w:tr w:rsidR="00B16890" w14:paraId="041574FD" w14:textId="77777777" w:rsidTr="00B16890">
        <w:trPr>
          <w:trHeight w:hRule="exact" w:val="480"/>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5EC6A70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060189F0"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工作项目提交</w:t>
            </w:r>
          </w:p>
        </w:tc>
      </w:tr>
      <w:tr w:rsidR="00B16890" w14:paraId="151D785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635B53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5771997" w14:textId="3EF24F95"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1AB85AD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69D99B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71DBBC0" w14:textId="704326E3"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3EA6807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D80C1E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F9B29FC" w14:textId="03276F16"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6B23FA4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49A250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88A4272" w14:textId="36054A8A"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1E9638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E44B71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D3052E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05725FD7" w14:textId="77777777" w:rsidTr="00B16890">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19CE6D3"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B4FF4E2"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员工在员工</w:t>
            </w:r>
            <w:r w:rsidRPr="003D0861">
              <w:rPr>
                <w:rFonts w:ascii="宋体" w:hAnsi="宋体" w:cs="宋体" w:hint="eastAsia"/>
                <w:color w:val="000000"/>
                <w:kern w:val="0"/>
                <w:sz w:val="22"/>
              </w:rPr>
              <w:t>工作项目</w:t>
            </w:r>
            <w:r>
              <w:rPr>
                <w:rFonts w:ascii="宋体" w:hAnsi="宋体" w:cs="宋体" w:hint="eastAsia"/>
                <w:color w:val="000000"/>
                <w:kern w:val="0"/>
                <w:sz w:val="22"/>
              </w:rPr>
              <w:t>管理界面对工作项目进行提交，如果工作项目已经存在则将其覆盖</w:t>
            </w:r>
          </w:p>
        </w:tc>
      </w:tr>
      <w:tr w:rsidR="00B16890" w14:paraId="7CFB14A3"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FD3778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E9C2C69"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086099DB"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用户进入工作项目管理界面</w:t>
            </w:r>
          </w:p>
        </w:tc>
      </w:tr>
      <w:tr w:rsidR="00B16890" w14:paraId="6765F6E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753A64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F1DDAF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保存文件到服务器，工作项目提交事件记录到日志</w:t>
            </w:r>
          </w:p>
        </w:tc>
      </w:tr>
      <w:tr w:rsidR="00B16890" w14:paraId="036CC081" w14:textId="77777777" w:rsidTr="00B16890">
        <w:trPr>
          <w:trHeight w:hRule="exact" w:val="188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DBE706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DEB3A39"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员工从工作项目列表中选择需要提交的工作项目</w:t>
            </w:r>
          </w:p>
          <w:p w14:paraId="64255A85"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进入该工作项目的详细页面</w:t>
            </w:r>
          </w:p>
          <w:p w14:paraId="080E9AE7"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选择本地文件上传</w:t>
            </w:r>
          </w:p>
          <w:p w14:paraId="335949B0"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系统提示工作项目提交成功</w:t>
            </w:r>
          </w:p>
        </w:tc>
      </w:tr>
      <w:tr w:rsidR="00B16890" w14:paraId="3A38A22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E21C6F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0DBC59A"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如果该工作项目之前已经存在，则将其进行覆盖</w:t>
            </w:r>
          </w:p>
        </w:tc>
      </w:tr>
      <w:tr w:rsidR="00B16890" w14:paraId="34F0162A"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9B179B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89799F5"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4.2</w:t>
            </w:r>
            <w:r>
              <w:rPr>
                <w:rFonts w:ascii="宋体" w:hAnsi="宋体" w:cs="宋体"/>
                <w:color w:val="000000"/>
                <w:kern w:val="0"/>
                <w:sz w:val="22"/>
              </w:rPr>
              <w:t xml:space="preserve"> </w:t>
            </w:r>
            <w:r>
              <w:rPr>
                <w:rFonts w:ascii="宋体" w:hAnsi="宋体" w:cs="宋体" w:hint="eastAsia"/>
                <w:color w:val="000000"/>
                <w:kern w:val="0"/>
                <w:sz w:val="22"/>
              </w:rPr>
              <w:t>如果上传的文件超出大小限制，则提示文件过大传输失败，</w:t>
            </w:r>
          </w:p>
          <w:p w14:paraId="0AFA0720" w14:textId="77777777" w:rsidR="00B16890" w:rsidRDefault="00B16890" w:rsidP="00B16890">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返回工作项目提交界面</w:t>
            </w:r>
          </w:p>
        </w:tc>
      </w:tr>
      <w:tr w:rsidR="00B16890" w14:paraId="052E2EE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98F244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37045B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5A09E0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7CA361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3894EC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5D55CC3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DC76E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DCA1A0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tc>
      </w:tr>
      <w:tr w:rsidR="00B16890" w14:paraId="3186DEFE"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F88715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070C6C8"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如果超过最后的提交期限，则无法提交</w:t>
            </w:r>
          </w:p>
        </w:tc>
      </w:tr>
    </w:tbl>
    <w:p w14:paraId="1E258553" w14:textId="77777777" w:rsidR="00B16890" w:rsidRDefault="00B16890" w:rsidP="00B16890">
      <w:pPr>
        <w:spacing w:line="360" w:lineRule="auto"/>
        <w:rPr>
          <w:rFonts w:ascii="宋体" w:hAnsi="宋体" w:cs="宋体"/>
          <w:sz w:val="24"/>
        </w:rPr>
      </w:pPr>
    </w:p>
    <w:p w14:paraId="20788CD5" w14:textId="77777777" w:rsidR="00B16890" w:rsidRDefault="00B16890" w:rsidP="00B16890">
      <w:pPr>
        <w:spacing w:line="360" w:lineRule="auto"/>
        <w:rPr>
          <w:rFonts w:ascii="宋体" w:hAnsi="宋体" w:cs="宋体"/>
          <w:sz w:val="24"/>
        </w:rPr>
      </w:pPr>
    </w:p>
    <w:p w14:paraId="4BBF8C63" w14:textId="77777777" w:rsidR="00B16890" w:rsidRDefault="00B16890" w:rsidP="00B16890">
      <w:pPr>
        <w:spacing w:line="360" w:lineRule="auto"/>
        <w:rPr>
          <w:rFonts w:ascii="宋体" w:hAnsi="宋体" w:cs="宋体"/>
          <w:sz w:val="24"/>
        </w:rPr>
      </w:pPr>
    </w:p>
    <w:p w14:paraId="0E7996F9" w14:textId="77777777" w:rsidR="00B16890" w:rsidRDefault="00B16890" w:rsidP="00B16890">
      <w:pPr>
        <w:spacing w:line="360" w:lineRule="auto"/>
        <w:rPr>
          <w:rFonts w:ascii="宋体" w:hAnsi="宋体" w:cs="宋体"/>
          <w:sz w:val="24"/>
        </w:rPr>
      </w:pPr>
    </w:p>
    <w:p w14:paraId="69A17C3C" w14:textId="77777777" w:rsidR="00B16890" w:rsidRDefault="00B16890" w:rsidP="00B16890">
      <w:pPr>
        <w:spacing w:line="360" w:lineRule="auto"/>
        <w:rPr>
          <w:rFonts w:ascii="宋体" w:hAnsi="宋体" w:cs="宋体"/>
          <w:sz w:val="24"/>
        </w:rPr>
      </w:pPr>
      <w:r>
        <w:rPr>
          <w:rFonts w:ascii="宋体" w:hAnsi="宋体" w:cs="宋体" w:hint="eastAsia"/>
          <w:sz w:val="24"/>
        </w:rPr>
        <w:t>工作项目下载</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61FA94D6"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3280952"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UC_Worker_06</w:t>
            </w:r>
          </w:p>
        </w:tc>
      </w:tr>
      <w:tr w:rsidR="00B16890" w14:paraId="32A95045"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52CADE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7E197BA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工作项目下载</w:t>
            </w:r>
          </w:p>
        </w:tc>
      </w:tr>
      <w:tr w:rsidR="00B16890" w14:paraId="3A6E97E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4792D2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7C4F818" w14:textId="75DD6207"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09826C7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FC60A9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B918AB1" w14:textId="1B60AB5E"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35EB5BB4"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B88B61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6BFC4BC" w14:textId="5F53F9E0"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6BDC7B03"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129E88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FCA383E" w14:textId="7DCE0D31" w:rsidR="00B16890" w:rsidRDefault="002C0317"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3EDADC4"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4680FC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73268D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6A423A8C"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0301CF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D4AEC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员工在员工工作项目管理界面对工作项目资料进行下载</w:t>
            </w:r>
          </w:p>
        </w:tc>
      </w:tr>
      <w:tr w:rsidR="00B16890" w14:paraId="74BA51DE"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9CCEB6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5704A8E"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0FE8E588"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用户进入工作项目管理界面</w:t>
            </w:r>
          </w:p>
        </w:tc>
      </w:tr>
      <w:tr w:rsidR="00B16890" w14:paraId="6567093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AE3AC1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B4D73F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工作项目下载事件记录到日志</w:t>
            </w:r>
          </w:p>
        </w:tc>
      </w:tr>
      <w:tr w:rsidR="00B16890" w14:paraId="69343641" w14:textId="77777777" w:rsidTr="00B16890">
        <w:trPr>
          <w:trHeight w:hRule="exact" w:val="112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CD8B92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144D068"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员工从工作项目列表中选择需要提交的工作项目</w:t>
            </w:r>
          </w:p>
          <w:p w14:paraId="27FC168D"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进入该工作项目的详细页面</w:t>
            </w:r>
          </w:p>
          <w:p w14:paraId="0CF9E0DD"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点击下载</w:t>
            </w:r>
          </w:p>
        </w:tc>
      </w:tr>
      <w:tr w:rsidR="00B16890" w14:paraId="18AE5894"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124FC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08A676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1865DB4"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388DE0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4BAE8E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8E9B590"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AC5B68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F847DD"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319A568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8E72BB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78482C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116BA44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8F6361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886AB6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tc>
      </w:tr>
      <w:tr w:rsidR="00B16890" w14:paraId="2C7C4C2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98B1C2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8C3D984"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7828501" w14:textId="77777777" w:rsidR="00B16890" w:rsidRDefault="00B16890" w:rsidP="00B16890">
      <w:pPr>
        <w:spacing w:line="360" w:lineRule="auto"/>
        <w:rPr>
          <w:rFonts w:ascii="宋体" w:hAnsi="宋体" w:cs="宋体"/>
          <w:sz w:val="24"/>
        </w:rPr>
      </w:pPr>
    </w:p>
    <w:p w14:paraId="2535557A" w14:textId="77777777" w:rsidR="00B16890" w:rsidRDefault="00B16890" w:rsidP="00B16890">
      <w:pPr>
        <w:spacing w:line="360" w:lineRule="auto"/>
        <w:rPr>
          <w:rFonts w:ascii="宋体" w:hAnsi="宋体" w:cs="宋体"/>
          <w:sz w:val="24"/>
        </w:rPr>
      </w:pPr>
    </w:p>
    <w:p w14:paraId="0A1CE232" w14:textId="77777777" w:rsidR="00B16890" w:rsidRDefault="00B16890" w:rsidP="00B16890">
      <w:pPr>
        <w:spacing w:line="360" w:lineRule="auto"/>
        <w:rPr>
          <w:rFonts w:ascii="宋体" w:hAnsi="宋体" w:cs="宋体"/>
          <w:sz w:val="24"/>
        </w:rPr>
      </w:pPr>
    </w:p>
    <w:p w14:paraId="111E4679" w14:textId="77777777" w:rsidR="00B16890" w:rsidRDefault="00B16890" w:rsidP="00B16890">
      <w:pPr>
        <w:spacing w:line="360" w:lineRule="auto"/>
        <w:rPr>
          <w:rFonts w:ascii="宋体" w:hAnsi="宋体" w:cs="宋体"/>
          <w:sz w:val="24"/>
        </w:rPr>
      </w:pPr>
    </w:p>
    <w:p w14:paraId="51824D2C" w14:textId="77777777" w:rsidR="00B16890" w:rsidRDefault="00B16890" w:rsidP="00B16890">
      <w:pPr>
        <w:spacing w:line="360" w:lineRule="auto"/>
        <w:rPr>
          <w:rFonts w:ascii="宋体" w:hAnsi="宋体" w:cs="宋体"/>
          <w:sz w:val="24"/>
        </w:rPr>
      </w:pPr>
    </w:p>
    <w:p w14:paraId="0ED77A30" w14:textId="77777777" w:rsidR="00B16890" w:rsidRDefault="00B16890" w:rsidP="00B16890">
      <w:pPr>
        <w:spacing w:line="360" w:lineRule="auto"/>
        <w:rPr>
          <w:rFonts w:ascii="宋体" w:hAnsi="宋体" w:cs="宋体"/>
          <w:sz w:val="24"/>
        </w:rPr>
      </w:pPr>
    </w:p>
    <w:p w14:paraId="7B7737CF" w14:textId="77777777" w:rsidR="00B16890" w:rsidRDefault="00B16890" w:rsidP="00B16890">
      <w:pPr>
        <w:spacing w:line="360" w:lineRule="auto"/>
        <w:rPr>
          <w:rFonts w:ascii="宋体" w:hAnsi="宋体" w:cs="宋体"/>
          <w:sz w:val="24"/>
        </w:rPr>
      </w:pPr>
    </w:p>
    <w:p w14:paraId="27A4FF21" w14:textId="77777777" w:rsidR="00B16890" w:rsidRDefault="00B16890" w:rsidP="00B16890">
      <w:pPr>
        <w:spacing w:line="360" w:lineRule="auto"/>
        <w:rPr>
          <w:rFonts w:ascii="宋体" w:hAnsi="宋体" w:cs="宋体"/>
          <w:sz w:val="24"/>
        </w:rPr>
      </w:pPr>
    </w:p>
    <w:p w14:paraId="7FDC636F" w14:textId="77777777" w:rsidR="00B16890" w:rsidRDefault="00B16890" w:rsidP="00B16890">
      <w:pPr>
        <w:spacing w:line="360" w:lineRule="auto"/>
        <w:rPr>
          <w:rFonts w:ascii="宋体" w:hAnsi="宋体" w:cs="宋体"/>
          <w:sz w:val="24"/>
        </w:rPr>
      </w:pPr>
      <w:r>
        <w:rPr>
          <w:rFonts w:ascii="宋体" w:hAnsi="宋体" w:cs="宋体" w:hint="eastAsia"/>
          <w:sz w:val="24"/>
        </w:rPr>
        <w:t>查看工作项目进度情况</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52173618"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4DFA058"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UC_Worker_07</w:t>
            </w:r>
          </w:p>
        </w:tc>
      </w:tr>
      <w:tr w:rsidR="00B16890" w14:paraId="4FCB25E5" w14:textId="77777777" w:rsidTr="00B16890">
        <w:trPr>
          <w:trHeight w:hRule="exact" w:val="480"/>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5F8326A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456F0978"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查看工作项目进度情况</w:t>
            </w:r>
          </w:p>
        </w:tc>
      </w:tr>
      <w:tr w:rsidR="00B16890" w14:paraId="07E466CC"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F79B23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AB68A4C" w14:textId="43924263"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3B34A4B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04843C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F5CEE74" w14:textId="55798461"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575E599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D9FF2B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C30634D" w14:textId="5588754E"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26A27E6C"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9A0B14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4BECBF1" w14:textId="4A156279"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A96E41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2D8AC9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D62991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724F64A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9B901B3"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9830479"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员工在员工工作项目管理界面对工作项目进度情况进行查看</w:t>
            </w:r>
          </w:p>
        </w:tc>
      </w:tr>
      <w:tr w:rsidR="00B16890" w14:paraId="7B559819" w14:textId="77777777" w:rsidTr="00B16890">
        <w:trPr>
          <w:trHeight w:hRule="exact" w:val="94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AD46A0C"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1F54E69"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6ACDFC51"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用户进入工作项目管理界面</w:t>
            </w:r>
          </w:p>
        </w:tc>
      </w:tr>
      <w:tr w:rsidR="00B16890" w14:paraId="60715BD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DB8EDD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A894D8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9D954E4" w14:textId="77777777" w:rsidTr="00B16890">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7DD085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596E000"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员工从工作项目列表中选择需要查看的工作项目</w:t>
            </w:r>
          </w:p>
          <w:p w14:paraId="381C68E5"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进入该工作项目的详细页面</w:t>
            </w:r>
          </w:p>
          <w:p w14:paraId="34F0EDA3"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显示工作项目的分数以及领导的评语</w:t>
            </w:r>
          </w:p>
        </w:tc>
      </w:tr>
      <w:tr w:rsidR="00B16890" w14:paraId="12965DA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19A7E0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EE1AC28"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工作项目还未进度，工作项目收益</w:t>
            </w:r>
          </w:p>
        </w:tc>
      </w:tr>
      <w:tr w:rsidR="00B16890" w14:paraId="3C4AF29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D94022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22338E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87688A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249BB0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1983D5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221C639"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6662CA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8CC5691"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133BD6A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4BE78D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A2E749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tc>
      </w:tr>
      <w:tr w:rsidR="00B16890" w14:paraId="0EB66C8C"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9A723B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C128CF6"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76EECA9" w14:textId="77777777" w:rsidR="00B16890" w:rsidRDefault="00B16890" w:rsidP="00B16890">
      <w:pPr>
        <w:spacing w:line="360" w:lineRule="auto"/>
        <w:rPr>
          <w:rFonts w:ascii="宋体" w:hAnsi="宋体" w:cs="宋体"/>
          <w:sz w:val="24"/>
        </w:rPr>
      </w:pPr>
    </w:p>
    <w:p w14:paraId="4579D2E8" w14:textId="77777777" w:rsidR="00B16890" w:rsidRDefault="00B16890" w:rsidP="00B16890">
      <w:pPr>
        <w:spacing w:line="360" w:lineRule="auto"/>
        <w:rPr>
          <w:rFonts w:ascii="宋体" w:hAnsi="宋体" w:cs="宋体"/>
          <w:sz w:val="24"/>
        </w:rPr>
      </w:pPr>
    </w:p>
    <w:p w14:paraId="6D9CDB01" w14:textId="77777777" w:rsidR="00B16890" w:rsidRDefault="00B16890" w:rsidP="00B16890">
      <w:pPr>
        <w:spacing w:line="360" w:lineRule="auto"/>
        <w:rPr>
          <w:rFonts w:ascii="宋体" w:hAnsi="宋体" w:cs="宋体"/>
          <w:sz w:val="24"/>
        </w:rPr>
      </w:pPr>
    </w:p>
    <w:p w14:paraId="358AB591" w14:textId="77777777" w:rsidR="00B16890" w:rsidRDefault="00B16890" w:rsidP="00B16890">
      <w:pPr>
        <w:spacing w:line="360" w:lineRule="auto"/>
        <w:rPr>
          <w:rFonts w:ascii="宋体" w:hAnsi="宋体" w:cs="宋体"/>
          <w:sz w:val="24"/>
        </w:rPr>
      </w:pPr>
    </w:p>
    <w:p w14:paraId="25644D6D" w14:textId="77777777" w:rsidR="00B16890" w:rsidRDefault="00B16890" w:rsidP="00B16890">
      <w:pPr>
        <w:spacing w:line="360" w:lineRule="auto"/>
        <w:rPr>
          <w:rFonts w:ascii="宋体" w:hAnsi="宋体" w:cs="宋体"/>
          <w:sz w:val="24"/>
        </w:rPr>
      </w:pPr>
    </w:p>
    <w:p w14:paraId="13FB0898" w14:textId="77777777" w:rsidR="00B16890" w:rsidRDefault="00B16890" w:rsidP="00B16890">
      <w:pPr>
        <w:spacing w:line="360" w:lineRule="auto"/>
        <w:rPr>
          <w:rFonts w:ascii="宋体" w:hAnsi="宋体" w:cs="宋体"/>
          <w:sz w:val="24"/>
        </w:rPr>
      </w:pPr>
    </w:p>
    <w:p w14:paraId="20857953" w14:textId="77777777" w:rsidR="00B16890" w:rsidRDefault="00B16890" w:rsidP="00B16890">
      <w:pPr>
        <w:spacing w:line="360" w:lineRule="auto"/>
        <w:rPr>
          <w:rFonts w:ascii="宋体" w:hAnsi="宋体" w:cs="宋体"/>
          <w:sz w:val="24"/>
        </w:rPr>
      </w:pPr>
    </w:p>
    <w:p w14:paraId="3B8C3148"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在线查看科研内容资料</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429FD650"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C4B5F9E"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UC_Worker_08</w:t>
            </w:r>
          </w:p>
        </w:tc>
      </w:tr>
      <w:tr w:rsidR="00B16890" w14:paraId="09FEFA47"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8ED917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1CF1F98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在线查看科研内容资料</w:t>
            </w:r>
          </w:p>
        </w:tc>
      </w:tr>
      <w:tr w:rsidR="00B16890" w14:paraId="744A6D2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5D432C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8AD1D51" w14:textId="2419DF05"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5DB8E6D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64ABBB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C0F9AF7" w14:textId="3908031D"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7BFEC882"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97DDD7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CA6F482" w14:textId="688D647B"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09B1D5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85F26A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55A9F38" w14:textId="33C5A728"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63A2FA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9C2093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3E7948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7C37D2D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142D20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B7FADB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员工在线查看科研内容文档、音频、视频资料</w:t>
            </w:r>
          </w:p>
        </w:tc>
      </w:tr>
      <w:tr w:rsidR="00B16890" w14:paraId="60CB54CA"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49F828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65E5BF6"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CFAE90D"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用户进入科研内容资料界面</w:t>
            </w:r>
          </w:p>
        </w:tc>
      </w:tr>
      <w:tr w:rsidR="00B16890" w14:paraId="1216A5A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380A4A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93930E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DF20045" w14:textId="77777777" w:rsidTr="00B16890">
        <w:trPr>
          <w:trHeight w:hRule="exact" w:val="141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9DCC771"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5DBE522"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员工进入科研内容资料界面</w:t>
            </w:r>
          </w:p>
          <w:p w14:paraId="0FF23434"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员工选择允许在线查看的文件</w:t>
            </w:r>
          </w:p>
          <w:p w14:paraId="59C96344"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点击在线观看</w:t>
            </w:r>
          </w:p>
        </w:tc>
      </w:tr>
      <w:tr w:rsidR="00B16890" w14:paraId="0E9B87D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801255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F0359D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E8C5C4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FB830E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839054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C2059A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9BC96FD"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2F92C2C"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A54F22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01CCC1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BCF49F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520A484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7DB8EB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CFE478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每周五次每人</w:t>
            </w:r>
          </w:p>
        </w:tc>
      </w:tr>
      <w:tr w:rsidR="00B16890" w14:paraId="7E8460F7" w14:textId="77777777" w:rsidTr="00B16890">
        <w:trPr>
          <w:trHeight w:hRule="exact" w:val="43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F849866"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CD76682" w14:textId="77777777" w:rsidR="00B16890" w:rsidRDefault="00B16890" w:rsidP="00B16890">
            <w:pPr>
              <w:keepNext/>
              <w:autoSpaceDE w:val="0"/>
              <w:autoSpaceDN w:val="0"/>
              <w:adjustRightInd w:val="0"/>
              <w:spacing w:line="360" w:lineRule="auto"/>
              <w:jc w:val="left"/>
              <w:rPr>
                <w:rFonts w:ascii="宋体" w:hAnsi="宋体" w:cs="宋体"/>
                <w:color w:val="000000"/>
                <w:kern w:val="0"/>
                <w:sz w:val="22"/>
              </w:rPr>
            </w:pPr>
            <w:r>
              <w:rPr>
                <w:rFonts w:ascii="宋体" w:hAnsi="宋体" w:cs="宋体" w:hint="eastAsia"/>
                <w:color w:val="000000"/>
                <w:kern w:val="0"/>
                <w:sz w:val="22"/>
              </w:rPr>
              <w:t>无</w:t>
            </w:r>
          </w:p>
        </w:tc>
      </w:tr>
    </w:tbl>
    <w:p w14:paraId="3788D878" w14:textId="77777777" w:rsidR="00B16890" w:rsidRDefault="00B16890" w:rsidP="00B16890">
      <w:pPr>
        <w:spacing w:line="360" w:lineRule="auto"/>
        <w:rPr>
          <w:rFonts w:ascii="宋体" w:hAnsi="宋体" w:cs="宋体"/>
          <w:sz w:val="24"/>
        </w:rPr>
      </w:pPr>
    </w:p>
    <w:p w14:paraId="17E54D6F" w14:textId="77777777" w:rsidR="00B16890" w:rsidRDefault="00B16890" w:rsidP="00B16890">
      <w:pPr>
        <w:spacing w:line="360" w:lineRule="auto"/>
        <w:rPr>
          <w:rFonts w:ascii="宋体" w:hAnsi="宋体" w:cs="宋体"/>
          <w:sz w:val="24"/>
        </w:rPr>
      </w:pPr>
    </w:p>
    <w:p w14:paraId="52D86CFF" w14:textId="77777777" w:rsidR="00B16890" w:rsidRDefault="00B16890" w:rsidP="00B16890">
      <w:pPr>
        <w:spacing w:line="360" w:lineRule="auto"/>
        <w:rPr>
          <w:rFonts w:ascii="宋体" w:hAnsi="宋体" w:cs="宋体"/>
          <w:sz w:val="24"/>
        </w:rPr>
      </w:pPr>
    </w:p>
    <w:p w14:paraId="53DA4C06" w14:textId="77777777" w:rsidR="00B16890" w:rsidRDefault="00B16890" w:rsidP="00B16890">
      <w:pPr>
        <w:spacing w:line="360" w:lineRule="auto"/>
        <w:rPr>
          <w:rFonts w:ascii="宋体" w:hAnsi="宋体" w:cs="宋体"/>
          <w:sz w:val="24"/>
        </w:rPr>
      </w:pPr>
    </w:p>
    <w:p w14:paraId="78A376C4" w14:textId="77777777" w:rsidR="00B16890" w:rsidRDefault="00B16890" w:rsidP="00B16890">
      <w:pPr>
        <w:spacing w:line="360" w:lineRule="auto"/>
        <w:rPr>
          <w:rFonts w:ascii="宋体" w:hAnsi="宋体" w:cs="宋体"/>
          <w:sz w:val="24"/>
        </w:rPr>
      </w:pPr>
    </w:p>
    <w:p w14:paraId="32102F52" w14:textId="77777777" w:rsidR="00B16890" w:rsidRDefault="00B16890" w:rsidP="00B16890">
      <w:pPr>
        <w:spacing w:line="360" w:lineRule="auto"/>
        <w:rPr>
          <w:rFonts w:ascii="宋体" w:hAnsi="宋体" w:cs="宋体"/>
          <w:sz w:val="24"/>
        </w:rPr>
      </w:pPr>
    </w:p>
    <w:p w14:paraId="31F428D8" w14:textId="77777777" w:rsidR="00B16890" w:rsidRDefault="00B16890" w:rsidP="00B16890">
      <w:pPr>
        <w:spacing w:line="360" w:lineRule="auto"/>
        <w:rPr>
          <w:rFonts w:ascii="宋体" w:hAnsi="宋体" w:cs="宋体"/>
          <w:sz w:val="24"/>
        </w:rPr>
      </w:pPr>
    </w:p>
    <w:p w14:paraId="7ECFA7F4" w14:textId="77777777" w:rsidR="00B16890" w:rsidRDefault="00B16890" w:rsidP="00B16890">
      <w:pPr>
        <w:spacing w:line="360" w:lineRule="auto"/>
        <w:rPr>
          <w:rFonts w:ascii="宋体" w:hAnsi="宋体" w:cs="宋体"/>
          <w:sz w:val="24"/>
        </w:rPr>
      </w:pPr>
    </w:p>
    <w:p w14:paraId="7F6B3266"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下载科研内容资料</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23B7C331"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E796F83"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UC_Worker_09</w:t>
            </w:r>
          </w:p>
        </w:tc>
      </w:tr>
      <w:tr w:rsidR="00B16890" w14:paraId="7FFD3554"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5BC7F70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15CCBA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下载科研内容资料</w:t>
            </w:r>
          </w:p>
        </w:tc>
      </w:tr>
      <w:tr w:rsidR="00B16890" w14:paraId="497FD9B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FF3E72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AF7A4F3" w14:textId="691F9DF0"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7480787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8CF25D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DEC1222" w14:textId="44228FD0"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0131467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F997BE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E348DD0" w14:textId="33A1FAB7"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BFACCF9"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A6A391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81E42F0" w14:textId="186AD8A3" w:rsidR="00B16890" w:rsidRDefault="002C0317" w:rsidP="00B16890">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135D00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F9659D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601E18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1B050FF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879C00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1C7DA0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员工下载科研内容资料到本地</w:t>
            </w:r>
          </w:p>
        </w:tc>
      </w:tr>
      <w:tr w:rsidR="00B16890" w14:paraId="50E39012" w14:textId="77777777" w:rsidTr="00B16890">
        <w:trPr>
          <w:trHeight w:hRule="exact" w:val="89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C418E0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9F39270" w14:textId="77777777" w:rsidR="00B16890" w:rsidRDefault="00B16890" w:rsidP="00B16890">
            <w:pPr>
              <w:numPr>
                <w:ilvl w:val="0"/>
                <w:numId w:val="12"/>
              </w:num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员工用户已登录</w:t>
            </w:r>
          </w:p>
          <w:p w14:paraId="4045CD58"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宋体" w:hint="eastAsia"/>
                <w:color w:val="000000"/>
                <w:kern w:val="0"/>
                <w:sz w:val="22"/>
              </w:rPr>
              <w:t>2. 用户进入科研内容资料界面</w:t>
            </w:r>
          </w:p>
        </w:tc>
      </w:tr>
      <w:tr w:rsidR="00B16890" w14:paraId="7530F58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51AD9F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2294B0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科研内容资料下载事件记入日志</w:t>
            </w:r>
          </w:p>
        </w:tc>
      </w:tr>
      <w:tr w:rsidR="00B16890" w14:paraId="624F8BD7" w14:textId="77777777" w:rsidTr="00B16890">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2484B0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A725515"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员工进入科研内容资料界面</w:t>
            </w:r>
          </w:p>
          <w:p w14:paraId="6F36D9DF"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员工选择需要下载的资料</w:t>
            </w:r>
          </w:p>
          <w:p w14:paraId="265138A6"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选择本地保存的路径</w:t>
            </w:r>
          </w:p>
          <w:p w14:paraId="14F6FCDE"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点击下载</w:t>
            </w:r>
          </w:p>
        </w:tc>
      </w:tr>
      <w:tr w:rsidR="00B16890" w14:paraId="1B08151D"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0B4A3FA"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D0384BD"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AEA3F4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01EB3D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4E5B1F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38341D4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78A771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60851B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DA734C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253ABA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EEDA38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492FC89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2A1969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C1B94F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每周三次每人</w:t>
            </w:r>
          </w:p>
        </w:tc>
      </w:tr>
      <w:tr w:rsidR="00B16890" w14:paraId="6E43E1BE" w14:textId="77777777" w:rsidTr="00B16890">
        <w:trPr>
          <w:trHeight w:hRule="exact" w:val="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92E128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78AAE0D" w14:textId="77777777" w:rsidR="00B16890" w:rsidRDefault="00B16890" w:rsidP="00B16890">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受知识产权保护的资料，只有获得领导许可后才可以下载，否在只能在线观看</w:t>
            </w:r>
          </w:p>
        </w:tc>
      </w:tr>
    </w:tbl>
    <w:p w14:paraId="3D3818A1" w14:textId="77777777" w:rsidR="00B16890" w:rsidRDefault="00B16890" w:rsidP="00B16890">
      <w:pPr>
        <w:spacing w:line="360" w:lineRule="auto"/>
        <w:rPr>
          <w:rFonts w:ascii="宋体" w:hAnsi="宋体" w:cs="宋体"/>
          <w:sz w:val="24"/>
        </w:rPr>
      </w:pPr>
    </w:p>
    <w:p w14:paraId="2C15B3D4" w14:textId="77777777" w:rsidR="00B16890" w:rsidRDefault="00B16890" w:rsidP="00B16890">
      <w:pPr>
        <w:spacing w:line="360" w:lineRule="auto"/>
        <w:rPr>
          <w:rFonts w:ascii="宋体" w:hAnsi="宋体" w:cs="宋体"/>
          <w:sz w:val="24"/>
        </w:rPr>
      </w:pPr>
    </w:p>
    <w:p w14:paraId="57A08F9A" w14:textId="77777777" w:rsidR="00B16890" w:rsidRDefault="00B16890" w:rsidP="00B16890">
      <w:pPr>
        <w:spacing w:line="360" w:lineRule="auto"/>
        <w:rPr>
          <w:rFonts w:ascii="宋体" w:hAnsi="宋体" w:cs="宋体"/>
          <w:sz w:val="24"/>
        </w:rPr>
      </w:pPr>
    </w:p>
    <w:p w14:paraId="45B1DAA4" w14:textId="77777777" w:rsidR="00B16890" w:rsidRDefault="00B16890" w:rsidP="00B16890">
      <w:pPr>
        <w:spacing w:line="360" w:lineRule="auto"/>
        <w:rPr>
          <w:rFonts w:ascii="宋体" w:hAnsi="宋体" w:cs="宋体"/>
          <w:sz w:val="24"/>
        </w:rPr>
      </w:pPr>
    </w:p>
    <w:p w14:paraId="531D9B4C" w14:textId="77777777" w:rsidR="00B16890" w:rsidRDefault="00B16890" w:rsidP="00B16890">
      <w:pPr>
        <w:spacing w:line="360" w:lineRule="auto"/>
        <w:rPr>
          <w:rFonts w:ascii="宋体" w:hAnsi="宋体" w:cs="宋体"/>
          <w:sz w:val="24"/>
        </w:rPr>
      </w:pPr>
    </w:p>
    <w:p w14:paraId="31DB84A8" w14:textId="77777777" w:rsidR="00B16890" w:rsidRDefault="00B16890" w:rsidP="00B16890">
      <w:pPr>
        <w:spacing w:line="360" w:lineRule="auto"/>
        <w:rPr>
          <w:rFonts w:ascii="宋体" w:hAnsi="宋体" w:cs="宋体"/>
          <w:sz w:val="24"/>
        </w:rPr>
      </w:pPr>
    </w:p>
    <w:p w14:paraId="4D7CF6E6"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查看消息通知</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24F93CC3"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E18B58A"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UC_Worker_10</w:t>
            </w:r>
          </w:p>
        </w:tc>
      </w:tr>
      <w:tr w:rsidR="00B16890" w14:paraId="07B21F6B"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89CBF3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0060413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查看消息通知</w:t>
            </w:r>
          </w:p>
        </w:tc>
      </w:tr>
      <w:tr w:rsidR="00B16890" w14:paraId="4CC3AA8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76BEFD6"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2DCD426" w14:textId="31633D18" w:rsidR="00B16890" w:rsidRDefault="002C0317"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5F3B6A9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972703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646A52D" w14:textId="6AFC3CA9"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467496C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575FCE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A72F02C" w14:textId="204C7549"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4F82EE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1CA605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BDE949D" w14:textId="113B5B98"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8D7EB95"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02CBCB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F50C665"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B16890" w14:paraId="5DE3731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E75734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AD3E41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员工用户在消息界面查看消息通知</w:t>
            </w:r>
          </w:p>
        </w:tc>
      </w:tr>
      <w:tr w:rsidR="00B16890" w14:paraId="328037A2"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9C3470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3895D57"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57CEC59F"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用户进入消息界面</w:t>
            </w:r>
          </w:p>
        </w:tc>
      </w:tr>
      <w:tr w:rsidR="00B16890" w14:paraId="21CBA1C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BE317A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20EEDF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32D0DA8" w14:textId="77777777" w:rsidTr="00B16890">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C09231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594B347"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员工进入消息界面</w:t>
            </w:r>
          </w:p>
          <w:p w14:paraId="54AE76EB"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员工选择需要查看的消息</w:t>
            </w:r>
          </w:p>
          <w:p w14:paraId="44150431"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点击查看</w:t>
            </w:r>
          </w:p>
          <w:p w14:paraId="754E9813"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显示消息详细内容</w:t>
            </w:r>
          </w:p>
        </w:tc>
      </w:tr>
      <w:tr w:rsidR="00B16890" w14:paraId="2F3CA9B1"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271D08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358C2F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918C99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546C00B"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642508B"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FF521B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6F9E78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C3387F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F46E99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A1A7E6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570465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27FEA9CB"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E7C475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0C95CEC" w14:textId="77777777" w:rsidR="00B16890" w:rsidRDefault="00B16890" w:rsidP="00B16890">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每周五次每人</w:t>
            </w:r>
          </w:p>
        </w:tc>
      </w:tr>
      <w:tr w:rsidR="00B16890" w14:paraId="55D8464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FC4A55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607D737" w14:textId="77777777" w:rsidR="00B16890" w:rsidRDefault="00B16890" w:rsidP="00B16890">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650DD256" w14:textId="77777777" w:rsidR="00B16890" w:rsidRDefault="00B16890" w:rsidP="00B16890">
      <w:pPr>
        <w:spacing w:line="360" w:lineRule="auto"/>
        <w:rPr>
          <w:rFonts w:ascii="宋体" w:hAnsi="宋体" w:cs="宋体"/>
          <w:sz w:val="24"/>
        </w:rPr>
      </w:pPr>
    </w:p>
    <w:p w14:paraId="5E4B0954" w14:textId="77777777" w:rsidR="00B16890" w:rsidRDefault="00B16890" w:rsidP="00B16890">
      <w:pPr>
        <w:spacing w:line="360" w:lineRule="auto"/>
        <w:rPr>
          <w:rFonts w:ascii="宋体" w:hAnsi="宋体" w:cs="宋体"/>
          <w:sz w:val="24"/>
        </w:rPr>
      </w:pPr>
    </w:p>
    <w:p w14:paraId="7FB1BE6B" w14:textId="77777777" w:rsidR="00B16890" w:rsidRDefault="00B16890" w:rsidP="00B16890">
      <w:pPr>
        <w:spacing w:line="360" w:lineRule="auto"/>
        <w:rPr>
          <w:rFonts w:ascii="宋体" w:hAnsi="宋体" w:cs="宋体"/>
          <w:sz w:val="24"/>
        </w:rPr>
      </w:pPr>
    </w:p>
    <w:p w14:paraId="60E30615" w14:textId="77777777" w:rsidR="00B16890" w:rsidRDefault="00B16890" w:rsidP="00B16890">
      <w:pPr>
        <w:spacing w:line="360" w:lineRule="auto"/>
        <w:rPr>
          <w:rFonts w:ascii="宋体" w:hAnsi="宋体" w:cs="宋体"/>
          <w:sz w:val="24"/>
        </w:rPr>
      </w:pPr>
    </w:p>
    <w:p w14:paraId="006D2D2C" w14:textId="77777777" w:rsidR="00B16890" w:rsidRDefault="00B16890" w:rsidP="00B16890">
      <w:pPr>
        <w:spacing w:line="360" w:lineRule="auto"/>
        <w:rPr>
          <w:rFonts w:ascii="宋体" w:hAnsi="宋体" w:cs="宋体"/>
          <w:sz w:val="24"/>
        </w:rPr>
      </w:pPr>
    </w:p>
    <w:p w14:paraId="776AA6C8" w14:textId="77777777" w:rsidR="00B16890" w:rsidRDefault="00B16890" w:rsidP="00B16890">
      <w:pPr>
        <w:spacing w:line="360" w:lineRule="auto"/>
        <w:rPr>
          <w:rFonts w:ascii="宋体" w:hAnsi="宋体" w:cs="宋体"/>
          <w:sz w:val="24"/>
        </w:rPr>
      </w:pPr>
    </w:p>
    <w:p w14:paraId="518D3088"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查看科研内容介绍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78FBE424"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08BA9BF"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UC_Worker_11</w:t>
            </w:r>
          </w:p>
        </w:tc>
      </w:tr>
      <w:tr w:rsidR="00B16890" w14:paraId="5F1382B2"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726C3E8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3DA787D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查看科研内容介绍</w:t>
            </w:r>
          </w:p>
        </w:tc>
      </w:tr>
      <w:tr w:rsidR="00B16890" w14:paraId="52714FA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A89D1F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448A866" w14:textId="78D96FE1"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4602CDA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00AC55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84263FE" w14:textId="21979869"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017FD487"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49788D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4692A11" w14:textId="6347CCDE"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993318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008E66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07AFEF2" w14:textId="7EE1E176"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CAE76A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EDF5B7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9C604AE" w14:textId="77777777" w:rsidR="00B16890" w:rsidRDefault="00B16890" w:rsidP="00B16890">
            <w:pPr>
              <w:autoSpaceDE w:val="0"/>
              <w:autoSpaceDN w:val="0"/>
              <w:adjustRightInd w:val="0"/>
              <w:spacing w:line="347" w:lineRule="exact"/>
              <w:ind w:left="108"/>
              <w:rPr>
                <w:rFonts w:ascii="宋体" w:hAnsi="宋体" w:cs="宋体"/>
                <w:color w:val="000000"/>
                <w:kern w:val="0"/>
                <w:sz w:val="22"/>
              </w:rPr>
            </w:pPr>
            <w:r>
              <w:rPr>
                <w:rFonts w:ascii="宋体" w:hAnsi="宋体" w:cs="宋体" w:hint="eastAsia"/>
                <w:color w:val="000000"/>
                <w:kern w:val="0"/>
                <w:sz w:val="22"/>
              </w:rPr>
              <w:t>员工、领导、管理员、实习生</w:t>
            </w:r>
          </w:p>
        </w:tc>
      </w:tr>
      <w:tr w:rsidR="00B16890" w14:paraId="70F8835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C09DC2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14F799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员工用户查看科研内容介绍信息</w:t>
            </w:r>
          </w:p>
        </w:tc>
      </w:tr>
      <w:tr w:rsidR="00B16890" w14:paraId="6A1A8F3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8D2EF7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F3908F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58D391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7F487B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B068E4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98B307F" w14:textId="77777777" w:rsidTr="00B16890">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5D43EDC"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A7C6266"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员工用户进入网站首页</w:t>
            </w:r>
          </w:p>
          <w:p w14:paraId="40D7D339"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选择需要查看的科研内容</w:t>
            </w:r>
          </w:p>
          <w:p w14:paraId="32CF0853"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点击查看</w:t>
            </w:r>
          </w:p>
          <w:p w14:paraId="4B7F3118"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显示科研内容信息</w:t>
            </w:r>
          </w:p>
        </w:tc>
      </w:tr>
      <w:tr w:rsidR="00B16890" w14:paraId="2F7F38A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BD05C9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7DE32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4108E2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EACA24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FDA483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AAD99C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A2ABF9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504F81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AEAECD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0F2A12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71CE78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2E3B378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18D339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bookmarkStart w:id="73" w:name="OLE_LINK32" w:colFirst="1" w:colLast="1"/>
            <w:bookmarkStart w:id="74" w:name="OLE_LINK33" w:colFirst="1" w:colLast="1"/>
            <w:bookmarkStart w:id="75" w:name="_Hlk486402347"/>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1023F1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每年十次每人</w:t>
            </w:r>
          </w:p>
        </w:tc>
      </w:tr>
      <w:bookmarkEnd w:id="73"/>
      <w:bookmarkEnd w:id="74"/>
      <w:bookmarkEnd w:id="75"/>
      <w:tr w:rsidR="00B16890" w14:paraId="2680FE16"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0CD747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4FA6EFF"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DA0567A" w14:textId="77777777" w:rsidR="00B16890" w:rsidRDefault="00B16890" w:rsidP="00B16890">
      <w:pPr>
        <w:spacing w:line="360" w:lineRule="auto"/>
        <w:rPr>
          <w:rFonts w:ascii="宋体" w:hAnsi="宋体" w:cs="宋体"/>
          <w:sz w:val="24"/>
        </w:rPr>
      </w:pPr>
    </w:p>
    <w:p w14:paraId="4B2260E9" w14:textId="77777777" w:rsidR="00B16890" w:rsidRDefault="00B16890" w:rsidP="00B16890">
      <w:pPr>
        <w:spacing w:line="360" w:lineRule="auto"/>
        <w:rPr>
          <w:rFonts w:ascii="宋体" w:hAnsi="宋体" w:cs="宋体"/>
          <w:sz w:val="24"/>
        </w:rPr>
      </w:pPr>
    </w:p>
    <w:p w14:paraId="00EC9547" w14:textId="77777777" w:rsidR="00B16890" w:rsidRDefault="00B16890" w:rsidP="00B16890">
      <w:pPr>
        <w:spacing w:line="360" w:lineRule="auto"/>
        <w:rPr>
          <w:rFonts w:ascii="宋体" w:hAnsi="宋体" w:cs="宋体"/>
          <w:sz w:val="24"/>
        </w:rPr>
      </w:pPr>
    </w:p>
    <w:p w14:paraId="0F2774FA" w14:textId="77777777" w:rsidR="00B16890" w:rsidRDefault="00B16890" w:rsidP="00B16890">
      <w:pPr>
        <w:spacing w:line="360" w:lineRule="auto"/>
        <w:rPr>
          <w:rFonts w:ascii="宋体" w:hAnsi="宋体" w:cs="宋体"/>
          <w:sz w:val="24"/>
        </w:rPr>
      </w:pPr>
    </w:p>
    <w:p w14:paraId="77BF466D" w14:textId="77777777" w:rsidR="00B16890" w:rsidRDefault="00B16890" w:rsidP="00B16890">
      <w:pPr>
        <w:spacing w:line="360" w:lineRule="auto"/>
        <w:rPr>
          <w:rFonts w:ascii="宋体" w:hAnsi="宋体" w:cs="宋体"/>
          <w:sz w:val="24"/>
        </w:rPr>
      </w:pPr>
    </w:p>
    <w:p w14:paraId="7FFDC45C" w14:textId="77777777" w:rsidR="00B16890" w:rsidRDefault="00B16890" w:rsidP="00B16890">
      <w:pPr>
        <w:spacing w:line="360" w:lineRule="auto"/>
        <w:rPr>
          <w:rFonts w:ascii="宋体" w:hAnsi="宋体" w:cs="宋体"/>
          <w:sz w:val="24"/>
        </w:rPr>
      </w:pPr>
    </w:p>
    <w:p w14:paraId="4562F049" w14:textId="77777777" w:rsidR="00B16890" w:rsidRDefault="00B16890" w:rsidP="00B16890">
      <w:pPr>
        <w:spacing w:line="360" w:lineRule="auto"/>
        <w:rPr>
          <w:rFonts w:ascii="宋体" w:hAnsi="宋体" w:cs="宋体"/>
          <w:sz w:val="24"/>
        </w:rPr>
      </w:pPr>
    </w:p>
    <w:p w14:paraId="7FA90BE3"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查看领导介绍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3557D586"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33A0ED6"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UC_Worker_12</w:t>
            </w:r>
          </w:p>
        </w:tc>
      </w:tr>
      <w:tr w:rsidR="00B16890" w14:paraId="58A87448"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5A74ED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7E88942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查看领导介绍</w:t>
            </w:r>
          </w:p>
        </w:tc>
      </w:tr>
      <w:tr w:rsidR="00B16890" w14:paraId="3D73E4F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181DF5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E632AF5" w14:textId="46E1C6A0"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7A9B54C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2241AE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E2989E1" w14:textId="7F319414"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13B3C75E"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410408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E88DDD9" w14:textId="362FEACA"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26173BA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2F42C9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C5FE66A" w14:textId="60BA84E3"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3A4CF9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458A35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77F8F2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员工、领导、管理员、实习生</w:t>
            </w:r>
          </w:p>
        </w:tc>
      </w:tr>
      <w:tr w:rsidR="00B16890" w14:paraId="20DB7CA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4BCEC0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EB7EBB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员工用户查看领导介绍信息</w:t>
            </w:r>
          </w:p>
        </w:tc>
      </w:tr>
      <w:tr w:rsidR="00B16890" w14:paraId="5B3356D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F4A58D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23F8DE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5E7C45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B976F5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B97496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30A2CF4F" w14:textId="77777777" w:rsidTr="00B16890">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7651CB8"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D0B9F21"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员工用户进入网站首页</w:t>
            </w:r>
          </w:p>
          <w:p w14:paraId="01E47821"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选择需要查看的领导</w:t>
            </w:r>
          </w:p>
          <w:p w14:paraId="34E133E0"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点击查看</w:t>
            </w:r>
          </w:p>
          <w:p w14:paraId="3E8FE075"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显示领导信息</w:t>
            </w:r>
          </w:p>
        </w:tc>
      </w:tr>
      <w:tr w:rsidR="00B16890" w14:paraId="7A49FA8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0F7C54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C57AB0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33F47B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31DAB3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43D6B0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3EE3EE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DAFA229"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5ECAE7A"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D0A681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5F03A2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BF3A4E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B16890" w14:paraId="28B7004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34743D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0019B7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每年十次每人</w:t>
            </w:r>
          </w:p>
        </w:tc>
      </w:tr>
      <w:tr w:rsidR="00B16890" w14:paraId="764EDCAF"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F924C8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8FB63B"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4A750B1A" w14:textId="77777777" w:rsidR="00B16890" w:rsidRDefault="00B16890" w:rsidP="00B16890">
      <w:pPr>
        <w:spacing w:line="360" w:lineRule="auto"/>
        <w:rPr>
          <w:rFonts w:ascii="宋体" w:hAnsi="宋体" w:cs="宋体"/>
          <w:sz w:val="24"/>
        </w:rPr>
      </w:pPr>
    </w:p>
    <w:p w14:paraId="0737C315" w14:textId="77777777" w:rsidR="00B16890" w:rsidRDefault="00B16890" w:rsidP="00B16890">
      <w:pPr>
        <w:spacing w:line="360" w:lineRule="auto"/>
        <w:rPr>
          <w:rFonts w:ascii="宋体" w:hAnsi="宋体" w:cs="宋体"/>
          <w:sz w:val="24"/>
        </w:rPr>
      </w:pPr>
    </w:p>
    <w:p w14:paraId="0143BFEB" w14:textId="77777777" w:rsidR="00B16890" w:rsidRDefault="00B16890" w:rsidP="00B16890">
      <w:pPr>
        <w:spacing w:line="360" w:lineRule="auto"/>
        <w:rPr>
          <w:rFonts w:ascii="宋体" w:hAnsi="宋体" w:cs="宋体"/>
          <w:sz w:val="24"/>
        </w:rPr>
      </w:pPr>
    </w:p>
    <w:p w14:paraId="1F265232" w14:textId="77777777" w:rsidR="00B16890" w:rsidRDefault="00B16890" w:rsidP="00B16890">
      <w:pPr>
        <w:spacing w:line="360" w:lineRule="auto"/>
        <w:rPr>
          <w:rFonts w:ascii="宋体" w:hAnsi="宋体" w:cs="宋体"/>
          <w:sz w:val="24"/>
        </w:rPr>
      </w:pPr>
    </w:p>
    <w:p w14:paraId="1C2C0802" w14:textId="77777777" w:rsidR="00B16890" w:rsidRDefault="00B16890" w:rsidP="00B16890">
      <w:pPr>
        <w:spacing w:line="360" w:lineRule="auto"/>
        <w:rPr>
          <w:rFonts w:ascii="宋体" w:hAnsi="宋体" w:cs="宋体"/>
          <w:sz w:val="24"/>
        </w:rPr>
      </w:pPr>
    </w:p>
    <w:p w14:paraId="603BEA69" w14:textId="77777777" w:rsidR="00B16890" w:rsidRDefault="00B16890" w:rsidP="00B16890">
      <w:pPr>
        <w:spacing w:line="360" w:lineRule="auto"/>
        <w:rPr>
          <w:rFonts w:ascii="宋体" w:hAnsi="宋体" w:cs="宋体"/>
          <w:sz w:val="24"/>
        </w:rPr>
      </w:pPr>
    </w:p>
    <w:p w14:paraId="759CB0BF" w14:textId="77777777" w:rsidR="00B16890" w:rsidRDefault="00B16890" w:rsidP="00B16890">
      <w:pPr>
        <w:spacing w:line="360" w:lineRule="auto"/>
        <w:rPr>
          <w:rFonts w:ascii="宋体" w:hAnsi="宋体" w:cs="宋体"/>
          <w:sz w:val="24"/>
        </w:rPr>
      </w:pPr>
    </w:p>
    <w:p w14:paraId="17357571"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与领导进行站内私信</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58952955"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8E732CF"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UC_Worker_13</w:t>
            </w:r>
          </w:p>
        </w:tc>
      </w:tr>
      <w:tr w:rsidR="00B16890" w14:paraId="556C141E"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D5F7EB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038D0E5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与领导进行站内私信</w:t>
            </w:r>
          </w:p>
        </w:tc>
      </w:tr>
      <w:tr w:rsidR="00B16890" w14:paraId="633FB30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E4CAE0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EBDD275" w14:textId="152087AC"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57203B5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DC3522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932A63C" w14:textId="00372FFA"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0D012A97"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A924A63"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93C6526" w14:textId="6707B021"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2BBBD1F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0CB96C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644BC7" w14:textId="77D27945"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0A09D64"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F727FF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6A4857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009DB0E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CC2CE8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87A230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员工给领导用户发送私信信息</w:t>
            </w:r>
          </w:p>
        </w:tc>
      </w:tr>
      <w:tr w:rsidR="00B16890" w14:paraId="4E8A3D92"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C98A28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69EE9C2"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597A93F0"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用户进入消息查看界面</w:t>
            </w:r>
          </w:p>
        </w:tc>
      </w:tr>
      <w:tr w:rsidR="00B16890" w14:paraId="5079FAB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868ECA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C4B514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数据库中更新信息，私信事件存入日志</w:t>
            </w:r>
          </w:p>
        </w:tc>
      </w:tr>
      <w:tr w:rsidR="00B16890" w14:paraId="72F5F345" w14:textId="77777777" w:rsidTr="00B16890">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2951EB7"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DC84E8F"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员工进入消息界面</w:t>
            </w:r>
          </w:p>
          <w:p w14:paraId="687ABC5B"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员工选择需要发送的领导用户</w:t>
            </w:r>
          </w:p>
          <w:p w14:paraId="4798EB4A"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输入私信内容</w:t>
            </w:r>
          </w:p>
          <w:p w14:paraId="508755DE"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点击发送</w:t>
            </w:r>
          </w:p>
        </w:tc>
      </w:tr>
      <w:tr w:rsidR="00B16890" w14:paraId="1B07AFD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082A52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F0702EB"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选择的领导用户不接受员工私信，需要重新填写私信对象</w:t>
            </w:r>
          </w:p>
        </w:tc>
      </w:tr>
      <w:tr w:rsidR="00B16890" w14:paraId="45CA09A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0F2777F"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0DEFE2E"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329C83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2E0DE1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7B5592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0E5064B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4F2D5C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2FFE71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723C510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34D61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F06E64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每周一次每人</w:t>
            </w:r>
          </w:p>
          <w:p w14:paraId="36BC560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
        </w:tc>
      </w:tr>
      <w:tr w:rsidR="00B16890" w14:paraId="12A49562"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EFCA21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bookmarkStart w:id="76" w:name="OLE_LINK23" w:colFirst="1" w:colLast="1"/>
            <w:bookmarkStart w:id="77" w:name="OLE_LINK24" w:colFirst="1" w:colLast="1"/>
            <w:bookmarkStart w:id="78" w:name="OLE_LINK25" w:colFirst="1" w:colLast="1"/>
            <w:bookmarkStart w:id="79" w:name="OLE_LINK26" w:colFirst="1" w:colLast="1"/>
            <w:bookmarkStart w:id="80" w:name="_Hlk486401887"/>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CE39A56" w14:textId="77777777" w:rsidR="00B16890" w:rsidRDefault="00B16890" w:rsidP="00B16890">
            <w:pPr>
              <w:keepNext/>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员工只能将私信发送</w:t>
            </w:r>
            <w:proofErr w:type="gramStart"/>
            <w:r>
              <w:rPr>
                <w:rFonts w:ascii="宋体" w:hAnsi="宋体" w:cs="宋体" w:hint="eastAsia"/>
                <w:color w:val="000000"/>
                <w:kern w:val="0"/>
                <w:sz w:val="22"/>
              </w:rPr>
              <w:t>给设置</w:t>
            </w:r>
            <w:proofErr w:type="gramEnd"/>
            <w:r>
              <w:rPr>
                <w:rFonts w:ascii="宋体" w:hAnsi="宋体" w:cs="宋体" w:hint="eastAsia"/>
                <w:color w:val="000000"/>
                <w:kern w:val="0"/>
                <w:sz w:val="22"/>
              </w:rPr>
              <w:t>了允许员工私信的领导</w:t>
            </w:r>
          </w:p>
        </w:tc>
      </w:tr>
      <w:bookmarkEnd w:id="76"/>
      <w:bookmarkEnd w:id="77"/>
      <w:bookmarkEnd w:id="78"/>
      <w:bookmarkEnd w:id="79"/>
      <w:bookmarkEnd w:id="80"/>
    </w:tbl>
    <w:p w14:paraId="4F0396A9" w14:textId="77777777" w:rsidR="00B16890" w:rsidRDefault="00B16890" w:rsidP="00B16890">
      <w:pPr>
        <w:spacing w:line="360" w:lineRule="auto"/>
        <w:rPr>
          <w:rFonts w:ascii="宋体" w:hAnsi="宋体" w:cs="宋体"/>
          <w:sz w:val="24"/>
        </w:rPr>
      </w:pPr>
    </w:p>
    <w:p w14:paraId="57B7A4DD" w14:textId="77777777" w:rsidR="00B16890" w:rsidRDefault="00B16890" w:rsidP="00B16890">
      <w:pPr>
        <w:spacing w:line="360" w:lineRule="auto"/>
        <w:rPr>
          <w:rFonts w:ascii="宋体" w:hAnsi="宋体" w:cs="宋体"/>
          <w:sz w:val="24"/>
        </w:rPr>
      </w:pPr>
    </w:p>
    <w:p w14:paraId="3B3C9976" w14:textId="77777777" w:rsidR="00B16890" w:rsidRDefault="00B16890" w:rsidP="00B16890">
      <w:pPr>
        <w:spacing w:line="360" w:lineRule="auto"/>
        <w:rPr>
          <w:rFonts w:ascii="宋体" w:hAnsi="宋体" w:cs="宋体"/>
          <w:sz w:val="24"/>
        </w:rPr>
      </w:pPr>
    </w:p>
    <w:p w14:paraId="1ED82247" w14:textId="77777777" w:rsidR="00B16890" w:rsidRDefault="00B16890" w:rsidP="00B16890">
      <w:pPr>
        <w:spacing w:line="360" w:lineRule="auto"/>
        <w:rPr>
          <w:rFonts w:ascii="宋体" w:hAnsi="宋体" w:cs="宋体"/>
          <w:sz w:val="24"/>
        </w:rPr>
      </w:pPr>
    </w:p>
    <w:p w14:paraId="64A7D289" w14:textId="77777777" w:rsidR="00B16890" w:rsidRDefault="00B16890" w:rsidP="00B16890">
      <w:pPr>
        <w:spacing w:line="360" w:lineRule="auto"/>
        <w:rPr>
          <w:rFonts w:ascii="宋体" w:hAnsi="宋体" w:cs="宋体"/>
          <w:sz w:val="24"/>
        </w:rPr>
      </w:pPr>
    </w:p>
    <w:p w14:paraId="1544BC52" w14:textId="77777777" w:rsidR="00B16890" w:rsidRDefault="00B16890" w:rsidP="00B16890">
      <w:pPr>
        <w:spacing w:line="360" w:lineRule="auto"/>
        <w:rPr>
          <w:rFonts w:ascii="宋体" w:hAnsi="宋体" w:cs="宋体"/>
          <w:sz w:val="24"/>
        </w:rPr>
      </w:pPr>
    </w:p>
    <w:p w14:paraId="08F95482"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创建新的开发小组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07A452DE"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02BB3F9"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UC_Worker_14</w:t>
            </w:r>
          </w:p>
        </w:tc>
      </w:tr>
      <w:tr w:rsidR="00B16890" w14:paraId="3A15ECED"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60BC85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4D11AC9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创建新的开发小组</w:t>
            </w:r>
          </w:p>
        </w:tc>
      </w:tr>
      <w:tr w:rsidR="00B16890" w14:paraId="63B5DE0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62F070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52E7E74" w14:textId="26349A48"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3111FC2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31309E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C70DE6F" w14:textId="2FFD092E"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0EB3DF9F"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A04188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A2CAB49" w14:textId="1323B1C9"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2813F00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59690E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C41EC53" w14:textId="47A958FC"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541FE2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FEC78D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DE4955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00DC10CC"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FBFE5F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FE5759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员工在科研内容管理界面创建新的开发小组</w:t>
            </w:r>
          </w:p>
        </w:tc>
      </w:tr>
      <w:tr w:rsidR="00B16890" w14:paraId="134E377B"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57D22C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CABD667"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674D15E7"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用户进入科研内容管理界面</w:t>
            </w:r>
          </w:p>
        </w:tc>
      </w:tr>
      <w:tr w:rsidR="00B16890" w14:paraId="0229BA8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AB3272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5F0CE5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数据库中更新信息，开发小组创建事件存入日志</w:t>
            </w:r>
          </w:p>
        </w:tc>
      </w:tr>
      <w:tr w:rsidR="00B16890" w14:paraId="30534492" w14:textId="77777777" w:rsidTr="00B16890">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5E5805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07A8040"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员工进入科研内容管理界面</w:t>
            </w:r>
          </w:p>
          <w:p w14:paraId="1696E986"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选择创建开发小组功能</w:t>
            </w:r>
          </w:p>
          <w:p w14:paraId="36897E17"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填写小组信息</w:t>
            </w:r>
          </w:p>
          <w:p w14:paraId="53B70BF9"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点击确定</w:t>
            </w:r>
          </w:p>
        </w:tc>
      </w:tr>
      <w:tr w:rsidR="00B16890" w14:paraId="6608D40F"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57A6B3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46FA5BF"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科研内容不提供开发小组创建，无法进入创建开发小组功能</w:t>
            </w:r>
          </w:p>
          <w:p w14:paraId="0A3673E5"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开发小组</w:t>
            </w:r>
            <w:r>
              <w:rPr>
                <w:rFonts w:ascii="宋体" w:hAnsi="宋体" w:cs="Calibri"/>
                <w:color w:val="000000"/>
                <w:kern w:val="0"/>
                <w:sz w:val="22"/>
              </w:rPr>
              <w:t xml:space="preserve"> ID</w:t>
            </w:r>
            <w:r>
              <w:rPr>
                <w:rFonts w:ascii="宋体" w:hAnsi="宋体" w:cs="宋体"/>
                <w:color w:val="000000"/>
                <w:kern w:val="0"/>
                <w:sz w:val="22"/>
              </w:rPr>
              <w:t xml:space="preserve"> </w:t>
            </w:r>
            <w:r>
              <w:rPr>
                <w:rFonts w:ascii="宋体" w:hAnsi="宋体" w:cs="宋体" w:hint="eastAsia"/>
                <w:color w:val="000000"/>
                <w:kern w:val="0"/>
                <w:sz w:val="22"/>
              </w:rPr>
              <w:t>重复，无法创建，需要重新输入</w:t>
            </w:r>
            <w:r>
              <w:rPr>
                <w:rFonts w:ascii="宋体" w:hAnsi="宋体" w:cs="Calibri"/>
                <w:color w:val="000000"/>
                <w:kern w:val="0"/>
                <w:sz w:val="22"/>
              </w:rPr>
              <w:t xml:space="preserve"> ID</w:t>
            </w:r>
            <w:r>
              <w:rPr>
                <w:rFonts w:ascii="宋体" w:hAnsi="宋体" w:cs="宋体"/>
                <w:color w:val="000000"/>
                <w:kern w:val="0"/>
                <w:sz w:val="22"/>
              </w:rPr>
              <w:t xml:space="preserve"> </w:t>
            </w:r>
            <w:r>
              <w:rPr>
                <w:rFonts w:ascii="宋体" w:hAnsi="宋体" w:cs="宋体" w:hint="eastAsia"/>
                <w:color w:val="000000"/>
                <w:kern w:val="0"/>
                <w:sz w:val="22"/>
              </w:rPr>
              <w:t>信息</w:t>
            </w:r>
          </w:p>
        </w:tc>
      </w:tr>
      <w:tr w:rsidR="00B16890" w14:paraId="06CAE4B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BBC224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B7D08E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6A7A75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0B57B9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D52A59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094C77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8CB766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089C69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57BAE91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6B582B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C6575C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bookmarkStart w:id="81" w:name="OLE_LINK34"/>
            <w:bookmarkStart w:id="82" w:name="OLE_LINK35"/>
            <w:r>
              <w:rPr>
                <w:rFonts w:ascii="宋体" w:hAnsi="宋体" w:cs="宋体" w:hint="eastAsia"/>
                <w:color w:val="000000"/>
                <w:kern w:val="0"/>
                <w:sz w:val="22"/>
              </w:rPr>
              <w:t>每年一次每人</w:t>
            </w:r>
          </w:p>
          <w:bookmarkEnd w:id="81"/>
          <w:bookmarkEnd w:id="82"/>
          <w:p w14:paraId="7B6473C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
        </w:tc>
      </w:tr>
      <w:tr w:rsidR="00B16890" w14:paraId="2D577A89" w14:textId="77777777" w:rsidTr="00B16890">
        <w:trPr>
          <w:trHeight w:hRule="exact" w:val="109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88C258A"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388FC57" w14:textId="77777777" w:rsidR="00B16890" w:rsidRDefault="00B16890" w:rsidP="00B16890">
            <w:pPr>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只有提供开发小组创建得到科研内容员工才能创建小组</w:t>
            </w:r>
          </w:p>
          <w:p w14:paraId="6945944F" w14:textId="77777777" w:rsidR="00B16890" w:rsidRDefault="00B16890" w:rsidP="00B16890">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不能创建ID重复的开发小组</w:t>
            </w:r>
          </w:p>
        </w:tc>
      </w:tr>
    </w:tbl>
    <w:p w14:paraId="10049976" w14:textId="77777777" w:rsidR="00B16890" w:rsidRDefault="00B16890" w:rsidP="00B16890">
      <w:pPr>
        <w:spacing w:line="360" w:lineRule="auto"/>
        <w:rPr>
          <w:rFonts w:ascii="宋体" w:hAnsi="宋体" w:cs="宋体"/>
          <w:sz w:val="24"/>
        </w:rPr>
      </w:pPr>
    </w:p>
    <w:p w14:paraId="1B80067B" w14:textId="77777777" w:rsidR="00B16890" w:rsidRDefault="00B16890" w:rsidP="00B16890">
      <w:pPr>
        <w:spacing w:line="360" w:lineRule="auto"/>
        <w:rPr>
          <w:rFonts w:ascii="宋体" w:hAnsi="宋体" w:cs="宋体"/>
          <w:sz w:val="24"/>
        </w:rPr>
      </w:pPr>
    </w:p>
    <w:p w14:paraId="19856285" w14:textId="77777777" w:rsidR="00B16890" w:rsidRDefault="00B16890" w:rsidP="00B16890">
      <w:pPr>
        <w:spacing w:line="360" w:lineRule="auto"/>
        <w:rPr>
          <w:rFonts w:ascii="宋体" w:hAnsi="宋体" w:cs="宋体"/>
          <w:sz w:val="24"/>
        </w:rPr>
      </w:pPr>
    </w:p>
    <w:p w14:paraId="2D2146E2" w14:textId="77777777" w:rsidR="00B16890" w:rsidRDefault="00B16890" w:rsidP="00B16890">
      <w:pPr>
        <w:spacing w:line="360" w:lineRule="auto"/>
        <w:rPr>
          <w:rFonts w:ascii="宋体" w:hAnsi="宋体" w:cs="宋体"/>
          <w:sz w:val="24"/>
        </w:rPr>
      </w:pPr>
    </w:p>
    <w:p w14:paraId="70A91946"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加入新的开发小组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62F95CA6"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23B9615"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UC_Worker_15</w:t>
            </w:r>
          </w:p>
        </w:tc>
      </w:tr>
      <w:tr w:rsidR="00B16890" w14:paraId="14693623"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13642EE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05687BF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加入新的开发小组</w:t>
            </w:r>
          </w:p>
        </w:tc>
      </w:tr>
      <w:tr w:rsidR="00B16890" w14:paraId="45F9055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34E8A0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712C415" w14:textId="7310D93E"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0088001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4DA3E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696C172" w14:textId="71DAC6A9"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31B08BA3"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C79403C"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2A2269F" w14:textId="49A90FAC"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08E9010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CE9B8F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D68CF65" w14:textId="0CC21108"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CD6DB5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DD8366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AAB688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01890C9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9A9649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284890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员工加入开发小组</w:t>
            </w:r>
          </w:p>
        </w:tc>
      </w:tr>
      <w:tr w:rsidR="00B16890" w14:paraId="37501DF3"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1B5925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DBAF882"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78DC5259"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用户进入科研内容管理界面</w:t>
            </w:r>
          </w:p>
        </w:tc>
      </w:tr>
      <w:tr w:rsidR="00B16890" w14:paraId="34B4B61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799CE0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281480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数据库中更新信息，用户加入开发小组事件存入日志</w:t>
            </w:r>
          </w:p>
        </w:tc>
      </w:tr>
      <w:tr w:rsidR="00B16890" w14:paraId="1381203A" w14:textId="77777777" w:rsidTr="00B16890">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3BB6FA0"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8B605A0"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员工进入科研内容管理界面</w:t>
            </w:r>
          </w:p>
          <w:p w14:paraId="1A027CF4"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选择加入开发小组功能</w:t>
            </w:r>
          </w:p>
          <w:p w14:paraId="6C806E76"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填写小组口令</w:t>
            </w:r>
          </w:p>
          <w:p w14:paraId="161A8C32"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验证口令，加入开发小组</w:t>
            </w:r>
          </w:p>
        </w:tc>
      </w:tr>
      <w:tr w:rsidR="00B16890" w14:paraId="2A74521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BBDFE2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2CCEB87"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口令验证失败，返回口令填写部分</w:t>
            </w:r>
          </w:p>
        </w:tc>
      </w:tr>
      <w:tr w:rsidR="00B16890" w14:paraId="70D0C39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B7E1119"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E62D6A1"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63573A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EB6CC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9B9566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7C5DF9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BA2C8A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EF77EB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372CC83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D208AC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47836E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每年三次每人</w:t>
            </w:r>
          </w:p>
          <w:p w14:paraId="12E0050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
        </w:tc>
      </w:tr>
      <w:tr w:rsidR="00B16890" w14:paraId="3F945949" w14:textId="77777777" w:rsidTr="00B16890">
        <w:trPr>
          <w:trHeight w:hRule="exact" w:val="100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C09991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7428FD3" w14:textId="77777777" w:rsidR="00B16890" w:rsidRDefault="00B16890" w:rsidP="00B16890">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小组组长可以设置加入口令，只有口令正确的员工才能成功加入小组</w:t>
            </w:r>
          </w:p>
        </w:tc>
      </w:tr>
    </w:tbl>
    <w:p w14:paraId="393211DF" w14:textId="77777777" w:rsidR="00B16890" w:rsidRDefault="00B16890" w:rsidP="00B16890">
      <w:pPr>
        <w:spacing w:line="360" w:lineRule="auto"/>
        <w:rPr>
          <w:rFonts w:ascii="宋体" w:hAnsi="宋体" w:cs="宋体"/>
          <w:sz w:val="24"/>
        </w:rPr>
      </w:pPr>
    </w:p>
    <w:p w14:paraId="50E4755F" w14:textId="77777777" w:rsidR="00B16890" w:rsidRDefault="00B16890" w:rsidP="00B16890">
      <w:pPr>
        <w:spacing w:line="360" w:lineRule="auto"/>
        <w:rPr>
          <w:rFonts w:ascii="宋体" w:hAnsi="宋体" w:cs="宋体"/>
          <w:sz w:val="24"/>
        </w:rPr>
      </w:pPr>
    </w:p>
    <w:p w14:paraId="6777A3C9" w14:textId="77777777" w:rsidR="00B16890" w:rsidRDefault="00B16890" w:rsidP="00B16890">
      <w:pPr>
        <w:spacing w:line="360" w:lineRule="auto"/>
        <w:rPr>
          <w:rFonts w:ascii="宋体" w:hAnsi="宋体" w:cs="宋体"/>
          <w:sz w:val="24"/>
        </w:rPr>
      </w:pPr>
    </w:p>
    <w:p w14:paraId="73D353E5" w14:textId="77777777" w:rsidR="00B16890" w:rsidRDefault="00B16890" w:rsidP="00B16890">
      <w:pPr>
        <w:spacing w:line="360" w:lineRule="auto"/>
        <w:rPr>
          <w:rFonts w:ascii="宋体" w:hAnsi="宋体" w:cs="宋体"/>
          <w:sz w:val="24"/>
        </w:rPr>
      </w:pPr>
    </w:p>
    <w:p w14:paraId="0D467E64"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工作项目讨论区回复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0B6A9C4D"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46B8217"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UC_Worker_16</w:t>
            </w:r>
          </w:p>
        </w:tc>
      </w:tr>
      <w:tr w:rsidR="00B16890" w14:paraId="083F5666"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13FAF7B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1DFCD9E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工作项目讨论区回复</w:t>
            </w:r>
          </w:p>
        </w:tc>
      </w:tr>
      <w:tr w:rsidR="00B16890" w14:paraId="3B2630B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0E2296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F5A02B1" w14:textId="7A85D945"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3519DE8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326ED5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76CD450" w14:textId="5210841C"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716703D8"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C799B6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04AD200" w14:textId="156979A5"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F1F001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80B580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63BCC73" w14:textId="79988518"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9BB8DA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353418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C06BE3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B16890" w14:paraId="10B11AA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B364BC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062B2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员工与领导对帖子内容进行回复</w:t>
            </w:r>
          </w:p>
        </w:tc>
      </w:tr>
      <w:tr w:rsidR="00B16890" w14:paraId="6A2C3B76" w14:textId="77777777" w:rsidTr="00B16890">
        <w:trPr>
          <w:trHeight w:hRule="exact" w:val="281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558631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ADD5A51"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78DEB8DA"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136684D3"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5F024F6B"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员工进入帖子</w:t>
            </w:r>
          </w:p>
          <w:p w14:paraId="76ADA19F"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员工选择相应的发言</w:t>
            </w:r>
          </w:p>
          <w:p w14:paraId="7E1E4439"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员工发表相关回复</w:t>
            </w:r>
          </w:p>
        </w:tc>
      </w:tr>
      <w:tr w:rsidR="00B16890" w14:paraId="16242063" w14:textId="77777777" w:rsidTr="00B16890">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F2085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936CFB8"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将员工回复内容保存至服务器</w:t>
            </w:r>
          </w:p>
          <w:p w14:paraId="16CB7EB8"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将帖子内容提交给系统发表</w:t>
            </w:r>
          </w:p>
          <w:p w14:paraId="17C90727"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系统通知被回复</w:t>
            </w:r>
            <w:proofErr w:type="gramStart"/>
            <w:r>
              <w:rPr>
                <w:rFonts w:ascii="宋体" w:hAnsi="宋体" w:cs="宋体" w:hint="eastAsia"/>
                <w:color w:val="000000"/>
                <w:kern w:val="0"/>
                <w:sz w:val="22"/>
              </w:rPr>
              <w:t>贴作者</w:t>
            </w:r>
            <w:proofErr w:type="gramEnd"/>
          </w:p>
        </w:tc>
      </w:tr>
      <w:tr w:rsidR="00B16890" w14:paraId="00E7E970" w14:textId="77777777" w:rsidTr="00B16890">
        <w:trPr>
          <w:trHeight w:hRule="exact" w:val="282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2FB38C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BEEB35"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09524F30"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选择相应主题的帖子并点击进入</w:t>
            </w:r>
          </w:p>
          <w:p w14:paraId="35B4A374"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选择他人的发言点击回复</w:t>
            </w:r>
          </w:p>
          <w:p w14:paraId="6DEF69C3"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填写自己的回复</w:t>
            </w:r>
          </w:p>
          <w:p w14:paraId="14B948C4"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点击提交</w:t>
            </w:r>
          </w:p>
          <w:p w14:paraId="23294279"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B16890" w14:paraId="19B0C29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BF31A1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83DE617"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167DEB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D260A93"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7707C93"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0D2867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8D78E4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07A59C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1FC4C91F" w14:textId="77777777" w:rsidTr="00B16890">
        <w:trPr>
          <w:trHeight w:hRule="exact" w:val="387"/>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77DBAE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D772B4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26858063" w14:textId="77777777" w:rsidTr="00B16890">
        <w:trPr>
          <w:trHeight w:hRule="exact" w:val="40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B645AD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FCD26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bookmarkStart w:id="83" w:name="OLE_LINK36"/>
            <w:bookmarkStart w:id="84" w:name="OLE_LINK37"/>
            <w:r>
              <w:rPr>
                <w:rFonts w:ascii="宋体" w:hAnsi="宋体" w:cs="宋体" w:hint="eastAsia"/>
                <w:color w:val="000000"/>
                <w:kern w:val="0"/>
                <w:sz w:val="22"/>
              </w:rPr>
              <w:t>每周二次每人</w:t>
            </w:r>
          </w:p>
          <w:bookmarkEnd w:id="83"/>
          <w:bookmarkEnd w:id="84"/>
          <w:p w14:paraId="051F8D8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
        </w:tc>
      </w:tr>
      <w:tr w:rsidR="00B16890" w14:paraId="33D179AE" w14:textId="77777777" w:rsidTr="00B16890">
        <w:trPr>
          <w:trHeight w:hRule="exact" w:val="40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A9B119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9FF57A0"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635D8EA" w14:textId="77777777" w:rsidR="00B16890" w:rsidRDefault="00B16890" w:rsidP="00B16890">
      <w:pPr>
        <w:spacing w:line="360" w:lineRule="auto"/>
        <w:rPr>
          <w:rFonts w:ascii="宋体" w:hAnsi="宋体" w:cs="宋体"/>
          <w:color w:val="000000"/>
          <w:kern w:val="0"/>
          <w:sz w:val="22"/>
        </w:rPr>
      </w:pPr>
    </w:p>
    <w:p w14:paraId="5ACF2E2C"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工作项目讨论区查看</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682D951D"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92B2B6B"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UC_Worker_17</w:t>
            </w:r>
          </w:p>
        </w:tc>
      </w:tr>
      <w:tr w:rsidR="00B16890" w14:paraId="339E18AC"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37BE734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059E47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工作项目讨论区查看</w:t>
            </w:r>
          </w:p>
        </w:tc>
      </w:tr>
      <w:tr w:rsidR="00B16890" w14:paraId="4334FB0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32552D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9E86344" w14:textId="3337A5D0"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3A0C99A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28EEE6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05D6586" w14:textId="66DB7BCC"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0A6AD163"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0704D1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F49B9D4" w14:textId="01C9F69A"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471202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EEF6E8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26EEC6F" w14:textId="52E7B122"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36F33BB4"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2EC9E5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A8261E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B16890" w14:paraId="4DE8909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C463F3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F4A84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员工与领导对帖子内容进行查看</w:t>
            </w:r>
          </w:p>
        </w:tc>
      </w:tr>
      <w:tr w:rsidR="00B16890" w14:paraId="5CAE05B5" w14:textId="77777777" w:rsidTr="00B16890">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DFF16A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E14771A"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222A2572"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45EB49C6"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6E7A1615"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员工进入相应的帖子</w:t>
            </w:r>
          </w:p>
        </w:tc>
      </w:tr>
      <w:tr w:rsidR="00B16890" w14:paraId="7691CF2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B1DE81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55E87EF"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显示员工需要查看内容</w:t>
            </w:r>
          </w:p>
        </w:tc>
      </w:tr>
      <w:tr w:rsidR="00B16890" w14:paraId="01CAC91B" w14:textId="77777777" w:rsidTr="00B16890">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2C4607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2B55453"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1170DC9B"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从帖子列表中选择并点击</w:t>
            </w:r>
          </w:p>
          <w:p w14:paraId="31CBE1BA"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选择相应主题的帖子并点击查看</w:t>
            </w:r>
          </w:p>
          <w:p w14:paraId="759F77FB"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显示相应帖子内容</w:t>
            </w:r>
          </w:p>
        </w:tc>
      </w:tr>
      <w:tr w:rsidR="00B16890" w14:paraId="2340651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B91BA1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09D07C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1FC27C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871F5B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6ED8B0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A55747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18DA2C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1AB793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BEF7F5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B62CCE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85ABC1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2CDE0AD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DF558DE"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85F06D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每周二次每人</w:t>
            </w:r>
          </w:p>
          <w:p w14:paraId="2095C61D"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
        </w:tc>
      </w:tr>
      <w:tr w:rsidR="00B16890" w14:paraId="3C60F348"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D53D9A9"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4D221A0"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6E61EA3E" w14:textId="77777777" w:rsidR="00B16890" w:rsidRDefault="00B16890" w:rsidP="00B16890">
      <w:pPr>
        <w:spacing w:line="360" w:lineRule="auto"/>
        <w:rPr>
          <w:rFonts w:ascii="宋体" w:hAnsi="宋体" w:cs="宋体"/>
          <w:sz w:val="24"/>
        </w:rPr>
      </w:pPr>
    </w:p>
    <w:p w14:paraId="3D644B9A" w14:textId="77777777" w:rsidR="00B16890" w:rsidRDefault="00B16890" w:rsidP="00B16890">
      <w:pPr>
        <w:spacing w:line="360" w:lineRule="auto"/>
        <w:rPr>
          <w:rFonts w:ascii="宋体" w:hAnsi="宋体" w:cs="宋体"/>
          <w:sz w:val="24"/>
        </w:rPr>
      </w:pPr>
    </w:p>
    <w:p w14:paraId="4BB52F2F" w14:textId="77777777" w:rsidR="00B16890" w:rsidRDefault="00B16890" w:rsidP="00B16890">
      <w:pPr>
        <w:spacing w:line="360" w:lineRule="auto"/>
        <w:rPr>
          <w:rFonts w:ascii="宋体" w:hAnsi="宋体" w:cs="宋体"/>
          <w:sz w:val="24"/>
        </w:rPr>
      </w:pPr>
    </w:p>
    <w:p w14:paraId="00DFE88F" w14:textId="77777777" w:rsidR="00B16890" w:rsidRDefault="00B16890" w:rsidP="00B16890">
      <w:pPr>
        <w:spacing w:line="360" w:lineRule="auto"/>
        <w:rPr>
          <w:rFonts w:ascii="宋体" w:hAnsi="宋体" w:cs="宋体"/>
          <w:sz w:val="24"/>
        </w:rPr>
      </w:pPr>
    </w:p>
    <w:p w14:paraId="28E95831"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科研内容问答区发帖</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7DFDB51A"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AE92A05"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UC_Worker_18</w:t>
            </w:r>
          </w:p>
        </w:tc>
      </w:tr>
      <w:tr w:rsidR="00B16890" w14:paraId="2A58057F"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919A03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37253B1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科研内容问答区发帖</w:t>
            </w:r>
          </w:p>
        </w:tc>
      </w:tr>
      <w:tr w:rsidR="00B16890" w14:paraId="607A37D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DD7987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006047" w14:textId="4EC8B039"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17FFB99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BBE22B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846322C" w14:textId="74D9A9AD"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70297F38"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87EEBFB"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82FE323" w14:textId="42FDDD3B"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2A31AD2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302687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E6DED34" w14:textId="137AB871"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010C7E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ECD543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623A22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B16890" w14:paraId="5CB5D9A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ED0B31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772731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员工在科研内容问答</w:t>
            </w:r>
            <w:proofErr w:type="gramStart"/>
            <w:r>
              <w:rPr>
                <w:rFonts w:ascii="宋体" w:hAnsi="宋体" w:cs="宋体" w:hint="eastAsia"/>
                <w:color w:val="000000"/>
                <w:kern w:val="0"/>
                <w:sz w:val="22"/>
              </w:rPr>
              <w:t>区发表</w:t>
            </w:r>
            <w:proofErr w:type="gramEnd"/>
            <w:r>
              <w:rPr>
                <w:rFonts w:ascii="宋体" w:hAnsi="宋体" w:cs="宋体" w:hint="eastAsia"/>
                <w:color w:val="000000"/>
                <w:kern w:val="0"/>
                <w:sz w:val="22"/>
              </w:rPr>
              <w:t>问答帖子</w:t>
            </w:r>
          </w:p>
        </w:tc>
      </w:tr>
      <w:tr w:rsidR="00B16890" w14:paraId="7337BA25" w14:textId="77777777" w:rsidTr="00B16890">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76B9A2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605DD1B"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2A000FDB"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5F6CFD21"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员工进入科研内容问答区</w:t>
            </w:r>
          </w:p>
        </w:tc>
      </w:tr>
      <w:tr w:rsidR="00B16890" w14:paraId="43F260DE" w14:textId="77777777" w:rsidTr="00B16890">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BED118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0C569A4"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将帖子内容提交给系统发表</w:t>
            </w:r>
          </w:p>
          <w:p w14:paraId="00728203"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保存帖子内容至服务器</w:t>
            </w:r>
          </w:p>
        </w:tc>
      </w:tr>
      <w:tr w:rsidR="00B16890" w14:paraId="2B7B88AE" w14:textId="77777777" w:rsidTr="00B16890">
        <w:trPr>
          <w:trHeight w:hRule="exact" w:val="235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47AEBD5"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AB61EC0"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员工进入科研内容工作项目讨论</w:t>
            </w:r>
          </w:p>
          <w:p w14:paraId="77C67374"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点击发表新的帖子</w:t>
            </w:r>
          </w:p>
          <w:p w14:paraId="134822D4"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填写帖子主题、内容</w:t>
            </w:r>
          </w:p>
          <w:p w14:paraId="516CD1E4"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点击发表</w:t>
            </w:r>
          </w:p>
          <w:p w14:paraId="56BCFE7B"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B16890" w14:paraId="7621446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37467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C961E9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1FF273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549F55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154EC6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3D49569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490D22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2DB2C8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58E20170"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18BED9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026BB0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543F7E8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15E163A"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187A888"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每周二次每人</w:t>
            </w:r>
          </w:p>
          <w:p w14:paraId="0C592DD2"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
        </w:tc>
      </w:tr>
      <w:tr w:rsidR="00B16890" w14:paraId="26F1F29A" w14:textId="77777777" w:rsidTr="00B16890">
        <w:trPr>
          <w:trHeight w:hRule="exact" w:val="481"/>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2E68F9C"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22029D8"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员工5分钟内发的帖子不能超过3条</w:t>
            </w:r>
          </w:p>
        </w:tc>
      </w:tr>
    </w:tbl>
    <w:p w14:paraId="2AF4BB17" w14:textId="77777777" w:rsidR="00B16890" w:rsidRPr="007E4E7F" w:rsidRDefault="00B16890" w:rsidP="00B16890"/>
    <w:p w14:paraId="09BA343B" w14:textId="77777777" w:rsidR="00B16890" w:rsidRDefault="00B16890" w:rsidP="00B16890">
      <w:pPr>
        <w:spacing w:line="360" w:lineRule="auto"/>
        <w:rPr>
          <w:rFonts w:ascii="宋体" w:hAnsi="宋体" w:cs="宋体"/>
          <w:sz w:val="24"/>
        </w:rPr>
      </w:pPr>
    </w:p>
    <w:p w14:paraId="47726ADD" w14:textId="77777777" w:rsidR="00B16890" w:rsidRDefault="00B16890" w:rsidP="00B16890">
      <w:pPr>
        <w:spacing w:line="360" w:lineRule="auto"/>
        <w:rPr>
          <w:rFonts w:ascii="宋体" w:hAnsi="宋体" w:cs="宋体"/>
          <w:sz w:val="24"/>
        </w:rPr>
      </w:pPr>
    </w:p>
    <w:p w14:paraId="0B7A794E"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科研内容问答区回复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46018334"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48C50B7"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UC_Worker_19</w:t>
            </w:r>
          </w:p>
        </w:tc>
      </w:tr>
      <w:tr w:rsidR="00B16890" w14:paraId="51567870"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3132C2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51916181"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科研内容问答区回复</w:t>
            </w:r>
          </w:p>
        </w:tc>
      </w:tr>
      <w:tr w:rsidR="00B16890" w14:paraId="570B38A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575413"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A41529E" w14:textId="06EFCC8E"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785DB748"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4898D4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BFCB2A2" w14:textId="3452928B"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7C0D3468"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E4D3B78"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3EF3D3E" w14:textId="6BA690FE"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7C45F2C3"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1A08586"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62F3661" w14:textId="7EE69CDB"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51F1EA2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27F26A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2FA288A"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B16890" w14:paraId="6485555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8AFF67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18E209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员工在科研内容问答区回复他人发言</w:t>
            </w:r>
          </w:p>
        </w:tc>
      </w:tr>
      <w:tr w:rsidR="00B16890" w14:paraId="4D74FC91" w14:textId="77777777" w:rsidTr="00B16890">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A28AB1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537CD06"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38C11FD8"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63EF71F1"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员工进入科研内容问答区</w:t>
            </w:r>
          </w:p>
          <w:p w14:paraId="73F30789"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员工进入帖子</w:t>
            </w:r>
          </w:p>
        </w:tc>
      </w:tr>
      <w:tr w:rsidR="00B16890" w14:paraId="1B7B3C80" w14:textId="77777777" w:rsidTr="00B16890">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C0A32CD"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E4B9A12"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将帖子内容提交给系统发表</w:t>
            </w:r>
          </w:p>
          <w:p w14:paraId="456275D6"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保存帖子内容至服务器</w:t>
            </w:r>
          </w:p>
          <w:p w14:paraId="6D4F6FA7"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系统通知被回复</w:t>
            </w:r>
            <w:proofErr w:type="gramStart"/>
            <w:r>
              <w:rPr>
                <w:rFonts w:ascii="宋体" w:hAnsi="宋体" w:cs="宋体" w:hint="eastAsia"/>
                <w:color w:val="000000"/>
                <w:kern w:val="0"/>
                <w:sz w:val="22"/>
              </w:rPr>
              <w:t>贴作者</w:t>
            </w:r>
            <w:proofErr w:type="gramEnd"/>
          </w:p>
        </w:tc>
      </w:tr>
      <w:tr w:rsidR="00B16890" w14:paraId="06C93DD9" w14:textId="77777777" w:rsidTr="00B16890">
        <w:trPr>
          <w:trHeight w:hRule="exact" w:val="282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1CCC474"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7997AB3"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员工进入科研内容工作项目讨论区</w:t>
            </w:r>
          </w:p>
          <w:p w14:paraId="2604CF5D"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选择并点击列表中的帖子</w:t>
            </w:r>
          </w:p>
          <w:p w14:paraId="2193EE51"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选择发言并点击回复</w:t>
            </w:r>
          </w:p>
          <w:p w14:paraId="432A5080"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填写回复</w:t>
            </w:r>
          </w:p>
          <w:p w14:paraId="495F0562"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点击发表</w:t>
            </w:r>
          </w:p>
          <w:p w14:paraId="5D5E53FF"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B16890" w14:paraId="3557425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15669FF"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B2D565F"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416B00C5"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F99F16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FCEF3C6"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EC3FA0E"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109599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EBDB48B"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26A70567"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F5CE8D0"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A5C6BF9"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7A479A6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0870101"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63E733C"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p w14:paraId="24D77F9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
        </w:tc>
      </w:tr>
      <w:tr w:rsidR="00B16890" w14:paraId="2AF6FBE1"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7FC331F"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141F8EB"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6029BC88" w14:textId="77777777" w:rsidR="00B16890" w:rsidRDefault="00B16890" w:rsidP="00B16890">
      <w:pPr>
        <w:pStyle w:val="af3"/>
        <w:rPr>
          <w:rFonts w:hint="eastAsia"/>
        </w:rPr>
      </w:pPr>
    </w:p>
    <w:p w14:paraId="3C32866C" w14:textId="77777777" w:rsidR="00B16890" w:rsidRPr="003B0FB2" w:rsidRDefault="00B16890" w:rsidP="00B16890">
      <w:pPr>
        <w:rPr>
          <w:rFonts w:hint="eastAsia"/>
        </w:rPr>
      </w:pPr>
    </w:p>
    <w:p w14:paraId="795BAEFA" w14:textId="77777777" w:rsidR="00B16890" w:rsidRDefault="00B16890" w:rsidP="00B16890">
      <w:pPr>
        <w:spacing w:line="360" w:lineRule="auto"/>
        <w:rPr>
          <w:rFonts w:ascii="宋体" w:hAnsi="宋体" w:cs="宋体"/>
          <w:sz w:val="24"/>
        </w:rPr>
      </w:pPr>
      <w:r>
        <w:rPr>
          <w:rFonts w:ascii="宋体" w:hAnsi="宋体" w:cs="宋体" w:hint="eastAsia"/>
          <w:color w:val="000000"/>
          <w:kern w:val="0"/>
          <w:sz w:val="22"/>
        </w:rPr>
        <w:t>科研内容问答区查看</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B16890" w14:paraId="4578A5C0" w14:textId="77777777" w:rsidTr="00B16890">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D54B38A" w14:textId="77777777" w:rsidR="00B16890" w:rsidRDefault="00B16890" w:rsidP="00B16890">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UC_Worker_20</w:t>
            </w:r>
          </w:p>
        </w:tc>
      </w:tr>
      <w:tr w:rsidR="00B16890" w14:paraId="4F14CC1B" w14:textId="77777777" w:rsidTr="00B16890">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07B90D0"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5F6F6223"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科研内容问答区查看</w:t>
            </w:r>
          </w:p>
        </w:tc>
      </w:tr>
      <w:tr w:rsidR="00B16890" w14:paraId="44C47DAB"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BE6F72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6A4A116" w14:textId="0DD28D75"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1AEE6D3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115D732"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DED7D57" w14:textId="6F5FA99D" w:rsidR="00B16890" w:rsidRDefault="002C0317"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擎天柱</w:t>
            </w:r>
          </w:p>
        </w:tc>
      </w:tr>
      <w:tr w:rsidR="00B16890" w14:paraId="03C8B271"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7DFAA92"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A9F7E99" w14:textId="0BAA78E5" w:rsidR="00B16890" w:rsidRDefault="002C0317" w:rsidP="00B16890">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14DB22E1"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5723A0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A28A8A8" w14:textId="0117FFBD" w:rsidR="00B16890" w:rsidRDefault="002C0317" w:rsidP="00B16890">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B16890" w14:paraId="08776419"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D5D028"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69F4DC5"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B16890" w14:paraId="7DCC1542"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747CB47"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84E457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员工在科研内容问答区回复他人发言</w:t>
            </w:r>
          </w:p>
        </w:tc>
      </w:tr>
      <w:tr w:rsidR="00B16890" w14:paraId="2C7884C6" w14:textId="77777777" w:rsidTr="00B16890">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958912C"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5C5F2C3" w14:textId="77777777" w:rsidR="00B16890" w:rsidRDefault="00B16890" w:rsidP="00B16890">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45FF225E"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67D64FFB"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员工进入科研内容问答区</w:t>
            </w:r>
          </w:p>
          <w:p w14:paraId="23C7363D"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员工进入帖子</w:t>
            </w:r>
          </w:p>
        </w:tc>
      </w:tr>
      <w:tr w:rsidR="00B16890" w14:paraId="03FF28B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68A65C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66ECEC5" w14:textId="77777777" w:rsidR="00B16890" w:rsidRDefault="00B16890" w:rsidP="00B16890">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显示员工需要查看内容</w:t>
            </w:r>
          </w:p>
        </w:tc>
      </w:tr>
      <w:tr w:rsidR="00B16890" w14:paraId="65097AF8" w14:textId="77777777" w:rsidTr="00B16890">
        <w:trPr>
          <w:trHeight w:hRule="exact" w:val="141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ECADE4E"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7BF5C01" w14:textId="77777777" w:rsidR="00B16890" w:rsidRDefault="00B16890" w:rsidP="00B16890">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员工进入科研内容工作项目讨论</w:t>
            </w:r>
          </w:p>
          <w:p w14:paraId="0339945E" w14:textId="77777777" w:rsidR="00B16890" w:rsidRDefault="00B16890" w:rsidP="00B16890">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从帖子列表中选择并点击</w:t>
            </w:r>
          </w:p>
          <w:p w14:paraId="52FD9351" w14:textId="77777777" w:rsidR="00B16890" w:rsidRDefault="00B16890" w:rsidP="00B16890">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选择相应主题的帖子并点击查看</w:t>
            </w:r>
          </w:p>
        </w:tc>
      </w:tr>
      <w:tr w:rsidR="00B16890" w14:paraId="1F813AC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7BF6631" w14:textId="77777777" w:rsidR="00B16890" w:rsidRDefault="00B16890" w:rsidP="00B16890">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4C0476F" w14:textId="77777777" w:rsidR="00B16890" w:rsidRDefault="00B16890" w:rsidP="00B16890">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2BABDF6"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BB99D45"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AD32EE4"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65BD019A"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1167E1B"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6F08F7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B16890" w14:paraId="737931BF"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EF364C9"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6E45D0"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B16890" w14:paraId="282C855D" w14:textId="77777777" w:rsidTr="00B16890">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B766FE4" w14:textId="77777777" w:rsidR="00B16890" w:rsidRDefault="00B16890" w:rsidP="00B16890">
            <w:pPr>
              <w:autoSpaceDE w:val="0"/>
              <w:autoSpaceDN w:val="0"/>
              <w:adjustRightInd w:val="0"/>
              <w:spacing w:line="347" w:lineRule="exact"/>
              <w:ind w:left="107"/>
              <w:jc w:val="left"/>
              <w:rPr>
                <w:rFonts w:ascii="宋体" w:hAnsi="宋体" w:cs="宋体"/>
                <w:color w:val="000000"/>
                <w:kern w:val="0"/>
                <w:sz w:val="22"/>
              </w:rPr>
            </w:pPr>
            <w:bookmarkStart w:id="85" w:name="OLE_LINK27"/>
            <w:bookmarkStart w:id="86" w:name="OLE_LINK28"/>
            <w:r>
              <w:rPr>
                <w:rFonts w:ascii="宋体" w:hAnsi="宋体" w:cs="宋体" w:hint="eastAsia"/>
                <w:color w:val="000000"/>
                <w:kern w:val="0"/>
                <w:sz w:val="22"/>
              </w:rPr>
              <w:t>使用频率</w:t>
            </w:r>
            <w:bookmarkEnd w:id="85"/>
            <w:bookmarkEnd w:id="86"/>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9AF28E9"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p w14:paraId="2FC15D7E" w14:textId="77777777" w:rsidR="00B16890" w:rsidRDefault="00B16890" w:rsidP="00B16890">
            <w:pPr>
              <w:autoSpaceDE w:val="0"/>
              <w:autoSpaceDN w:val="0"/>
              <w:adjustRightInd w:val="0"/>
              <w:spacing w:line="347" w:lineRule="exact"/>
              <w:ind w:left="108"/>
              <w:jc w:val="left"/>
              <w:rPr>
                <w:rFonts w:ascii="宋体" w:hAnsi="宋体" w:cs="宋体"/>
                <w:color w:val="000000"/>
                <w:kern w:val="0"/>
                <w:sz w:val="22"/>
              </w:rPr>
            </w:pPr>
          </w:p>
        </w:tc>
      </w:tr>
      <w:tr w:rsidR="00B16890" w14:paraId="31089CB2" w14:textId="77777777" w:rsidTr="00B16890">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F050B6A" w14:textId="77777777" w:rsidR="00B16890" w:rsidRDefault="00B16890" w:rsidP="00B16890">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F93B80E" w14:textId="77777777" w:rsidR="00B16890" w:rsidRDefault="00B16890" w:rsidP="00B16890">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2702791" w14:textId="77777777" w:rsidR="00B16890" w:rsidRPr="00B11D3C" w:rsidRDefault="00B16890" w:rsidP="00B16890">
      <w:pPr>
        <w:rPr>
          <w:rFonts w:hint="eastAsia"/>
        </w:rPr>
      </w:pPr>
    </w:p>
    <w:p w14:paraId="13AAA36B" w14:textId="77777777" w:rsidR="00B16890" w:rsidRDefault="00B16890" w:rsidP="00B16890">
      <w:pPr>
        <w:pStyle w:val="1"/>
        <w:jc w:val="left"/>
        <w:rPr>
          <w:rFonts w:ascii="宋体" w:hAnsi="宋体" w:hint="eastAsia"/>
        </w:rPr>
      </w:pPr>
      <w:bookmarkStart w:id="87" w:name="_Toc518417059"/>
      <w:r>
        <w:rPr>
          <w:rFonts w:ascii="宋体" w:hAnsi="宋体" w:hint="eastAsia"/>
        </w:rPr>
        <w:t>4.4管理员子系统</w:t>
      </w:r>
      <w:bookmarkEnd w:id="87"/>
    </w:p>
    <w:p w14:paraId="144C0D20" w14:textId="77777777" w:rsidR="00B16890" w:rsidRDefault="00B16890" w:rsidP="00B16890">
      <w:pPr>
        <w:pStyle w:val="1"/>
        <w:rPr>
          <w:rFonts w:ascii="宋体" w:hAnsi="宋体" w:hint="eastAsia"/>
          <w:sz w:val="36"/>
          <w:szCs w:val="36"/>
        </w:rPr>
      </w:pPr>
      <w:bookmarkStart w:id="88" w:name="_Toc518417060"/>
      <w:r>
        <w:rPr>
          <w:rFonts w:ascii="宋体" w:hAnsi="宋体" w:hint="eastAsia"/>
          <w:sz w:val="36"/>
          <w:szCs w:val="36"/>
        </w:rPr>
        <w:t>4.4.1 说明和优先级</w:t>
      </w:r>
      <w:bookmarkEnd w:id="88"/>
    </w:p>
    <w:p w14:paraId="44A04284"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该子系统用于管理员进行系统管理和维护操作。管理员账户由系统后台直接生成或管理员自行注册（交由超级管理员审核），并与特定系统权限相关联。管理员用户可以登录管理员子系统进行相关操作。该子系统的主要业务有：管理员信息模块下的注册、登录、登出、修改密码、账号管理、修改账号密码、修改管理员信息；领导（秘书）信息模块下的领导（秘书）信息管理、查询领导、修改领导账号密码、修改领导信息、删除领导信息、导入领导信息；员工信息模块的员工信息管理、查询员工、修改员工账号密码、修改员工信息、删除员工信息、导入员工信息；事务模块的审批事务；论坛模块的论坛管理、查看帖子、置顶/下沉/删除帖子、删除楼层，以及研究内容模块的研究内容信息管理、修改研究内容信息、删除研究内容信息、导入研究内容信息。</w:t>
      </w:r>
    </w:p>
    <w:p w14:paraId="53249D24"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本模块的优先级：中。</w:t>
      </w:r>
    </w:p>
    <w:p w14:paraId="3EAD4A17" w14:textId="77777777" w:rsidR="00B16890" w:rsidRDefault="00B16890" w:rsidP="00B16890">
      <w:pPr>
        <w:pStyle w:val="1"/>
        <w:rPr>
          <w:rFonts w:ascii="宋体" w:hAnsi="宋体" w:hint="eastAsia"/>
          <w:sz w:val="36"/>
          <w:szCs w:val="36"/>
        </w:rPr>
      </w:pPr>
      <w:bookmarkStart w:id="89" w:name="_Toc518417061"/>
      <w:r>
        <w:rPr>
          <w:rFonts w:ascii="宋体" w:hAnsi="宋体" w:hint="eastAsia"/>
          <w:sz w:val="36"/>
          <w:szCs w:val="36"/>
        </w:rPr>
        <w:lastRenderedPageBreak/>
        <w:t>4.4.2 激励/序列</w:t>
      </w:r>
      <w:bookmarkEnd w:id="89"/>
    </w:p>
    <w:p w14:paraId="1900304C" w14:textId="77777777" w:rsidR="00B16890" w:rsidRDefault="00B16890" w:rsidP="00B16890">
      <w:pPr>
        <w:pStyle w:val="aa"/>
        <w:spacing w:before="11"/>
        <w:rPr>
          <w:sz w:val="9"/>
          <w:lang w:eastAsia="zh-CN"/>
        </w:rPr>
      </w:pPr>
    </w:p>
    <w:p w14:paraId="37498237" w14:textId="77777777" w:rsidR="00B16890" w:rsidRDefault="00B16890" w:rsidP="00B16890">
      <w:pPr>
        <w:spacing w:line="360" w:lineRule="auto"/>
        <w:rPr>
          <w:rFonts w:ascii="宋体" w:hAnsi="宋体" w:cs="宋体"/>
          <w:sz w:val="24"/>
        </w:rPr>
      </w:pPr>
    </w:p>
    <w:p w14:paraId="1A155113" w14:textId="77777777" w:rsidR="00B16890" w:rsidRDefault="00B16890" w:rsidP="00B16890">
      <w:pPr>
        <w:spacing w:line="360" w:lineRule="auto"/>
        <w:rPr>
          <w:rFonts w:ascii="宋体" w:hAnsi="宋体" w:cs="宋体"/>
          <w:sz w:val="24"/>
        </w:rPr>
      </w:pPr>
      <w:r>
        <w:rPr>
          <w:rFonts w:ascii="宋体" w:hAnsi="宋体" w:cs="宋体" w:hint="eastAsia"/>
          <w:sz w:val="24"/>
        </w:rPr>
        <w:t>注册</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279EC2AD" w14:textId="77777777" w:rsidTr="00B16890">
        <w:trPr>
          <w:trHeight w:hRule="exact" w:val="484"/>
        </w:trPr>
        <w:tc>
          <w:tcPr>
            <w:tcW w:w="4148" w:type="dxa"/>
            <w:tcBorders>
              <w:top w:val="nil"/>
              <w:left w:val="nil"/>
              <w:bottom w:val="single" w:sz="4" w:space="0" w:color="FFFFFF"/>
              <w:right w:val="nil"/>
            </w:tcBorders>
            <w:shd w:val="clear" w:color="auto" w:fill="4471C4"/>
          </w:tcPr>
          <w:p w14:paraId="3ED3F841" w14:textId="77777777" w:rsidR="00B16890" w:rsidRDefault="00B16890" w:rsidP="00B16890">
            <w:pPr>
              <w:pStyle w:val="TableParagraph"/>
              <w:spacing w:before="65"/>
              <w:ind w:left="107"/>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64E7B1D9" w14:textId="77777777" w:rsidR="00B16890" w:rsidRDefault="00B16890" w:rsidP="00B16890">
            <w:pPr>
              <w:pStyle w:val="TableParagraph"/>
              <w:spacing w:before="65"/>
              <w:ind w:left="0"/>
              <w:rPr>
                <w:b/>
              </w:rPr>
            </w:pPr>
            <w:proofErr w:type="spellStart"/>
            <w:r>
              <w:rPr>
                <w:b/>
                <w:color w:val="FFFFFF"/>
              </w:rPr>
              <w:t>响应</w:t>
            </w:r>
            <w:proofErr w:type="spellEnd"/>
          </w:p>
        </w:tc>
      </w:tr>
      <w:tr w:rsidR="00B16890" w14:paraId="15AD2436" w14:textId="77777777" w:rsidTr="00B16890">
        <w:trPr>
          <w:trHeight w:hRule="exact" w:val="479"/>
        </w:trPr>
        <w:tc>
          <w:tcPr>
            <w:tcW w:w="4148" w:type="dxa"/>
            <w:tcBorders>
              <w:top w:val="single" w:sz="4" w:space="0" w:color="FFFFFF"/>
            </w:tcBorders>
            <w:shd w:val="clear" w:color="auto" w:fill="D9E1F3"/>
          </w:tcPr>
          <w:p w14:paraId="109F2F75" w14:textId="77777777" w:rsidR="00B16890" w:rsidRDefault="00B16890" w:rsidP="00B16890">
            <w:pPr>
              <w:pStyle w:val="TableParagraph"/>
            </w:pPr>
            <w:proofErr w:type="spellStart"/>
            <w:r>
              <w:t>点击注册为管理员</w:t>
            </w:r>
            <w:proofErr w:type="spellEnd"/>
          </w:p>
        </w:tc>
        <w:tc>
          <w:tcPr>
            <w:tcW w:w="4151" w:type="dxa"/>
            <w:tcBorders>
              <w:top w:val="single" w:sz="4" w:space="0" w:color="FFFFFF"/>
            </w:tcBorders>
            <w:shd w:val="clear" w:color="auto" w:fill="D9E1F3"/>
          </w:tcPr>
          <w:p w14:paraId="45EC4F5B" w14:textId="77777777" w:rsidR="00B16890" w:rsidRDefault="00B16890" w:rsidP="00B16890">
            <w:pPr>
              <w:pStyle w:val="TableParagraph"/>
            </w:pPr>
            <w:proofErr w:type="spellStart"/>
            <w:r>
              <w:t>进入注册界面</w:t>
            </w:r>
            <w:proofErr w:type="spellEnd"/>
          </w:p>
        </w:tc>
      </w:tr>
      <w:tr w:rsidR="00B16890" w14:paraId="500BFB76" w14:textId="77777777" w:rsidTr="00B16890">
        <w:trPr>
          <w:trHeight w:hRule="exact" w:val="478"/>
        </w:trPr>
        <w:tc>
          <w:tcPr>
            <w:tcW w:w="4148" w:type="dxa"/>
          </w:tcPr>
          <w:p w14:paraId="2E52F067" w14:textId="77777777" w:rsidR="00B16890" w:rsidRDefault="00B16890" w:rsidP="00B16890">
            <w:pPr>
              <w:pStyle w:val="TableParagraph"/>
            </w:pPr>
            <w:proofErr w:type="spellStart"/>
            <w:r>
              <w:t>填写个人信息并提交</w:t>
            </w:r>
            <w:proofErr w:type="spellEnd"/>
          </w:p>
        </w:tc>
        <w:tc>
          <w:tcPr>
            <w:tcW w:w="4151" w:type="dxa"/>
          </w:tcPr>
          <w:p w14:paraId="3EDD6F84" w14:textId="77777777" w:rsidR="00B16890" w:rsidRDefault="00B16890" w:rsidP="00B16890">
            <w:pPr>
              <w:pStyle w:val="TableParagraph"/>
              <w:keepNext/>
              <w:rPr>
                <w:lang w:eastAsia="zh-CN"/>
              </w:rPr>
            </w:pPr>
            <w:r>
              <w:rPr>
                <w:lang w:eastAsia="zh-CN"/>
              </w:rPr>
              <w:t>等待系统后台超级管理员审核并授权</w:t>
            </w:r>
          </w:p>
        </w:tc>
      </w:tr>
    </w:tbl>
    <w:p w14:paraId="76BAB5E8" w14:textId="77777777" w:rsidR="00B16890" w:rsidRDefault="00B16890" w:rsidP="00B16890">
      <w:pPr>
        <w:spacing w:line="360" w:lineRule="auto"/>
        <w:rPr>
          <w:rFonts w:ascii="宋体" w:hAnsi="宋体" w:cs="宋体"/>
          <w:sz w:val="24"/>
        </w:rPr>
      </w:pPr>
    </w:p>
    <w:p w14:paraId="73E16F87" w14:textId="77777777" w:rsidR="00B16890" w:rsidRDefault="00B16890" w:rsidP="00B16890">
      <w:pPr>
        <w:spacing w:line="360" w:lineRule="auto"/>
        <w:rPr>
          <w:rFonts w:ascii="宋体" w:hAnsi="宋体" w:cs="宋体"/>
          <w:sz w:val="24"/>
        </w:rPr>
      </w:pPr>
      <w:r>
        <w:rPr>
          <w:rFonts w:ascii="宋体" w:hAnsi="宋体" w:cs="宋体" w:hint="eastAsia"/>
          <w:sz w:val="24"/>
        </w:rPr>
        <w:t>登录</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B16890" w14:paraId="35499F44" w14:textId="77777777" w:rsidTr="00B16890">
        <w:trPr>
          <w:trHeight w:hRule="exact" w:val="473"/>
        </w:trPr>
        <w:tc>
          <w:tcPr>
            <w:tcW w:w="4153" w:type="dxa"/>
            <w:tcBorders>
              <w:bottom w:val="single" w:sz="4" w:space="0" w:color="FFFFFF"/>
            </w:tcBorders>
            <w:shd w:val="clear" w:color="auto" w:fill="4471C4"/>
          </w:tcPr>
          <w:p w14:paraId="2A807DC3" w14:textId="77777777" w:rsidR="00B16890" w:rsidRDefault="00B16890" w:rsidP="00B16890">
            <w:pPr>
              <w:pStyle w:val="TableParagraph"/>
              <w:ind w:left="107"/>
              <w:rPr>
                <w:b/>
              </w:rPr>
            </w:pPr>
            <w:proofErr w:type="spellStart"/>
            <w:r>
              <w:rPr>
                <w:b/>
                <w:color w:val="FFFFFF"/>
              </w:rPr>
              <w:t>刺激</w:t>
            </w:r>
            <w:proofErr w:type="spellEnd"/>
          </w:p>
        </w:tc>
        <w:tc>
          <w:tcPr>
            <w:tcW w:w="4146" w:type="dxa"/>
            <w:tcBorders>
              <w:bottom w:val="single" w:sz="4" w:space="0" w:color="FFFFFF"/>
            </w:tcBorders>
            <w:shd w:val="clear" w:color="auto" w:fill="4471C4"/>
          </w:tcPr>
          <w:p w14:paraId="1E657516" w14:textId="77777777" w:rsidR="00B16890" w:rsidRDefault="00B16890" w:rsidP="00B16890">
            <w:pPr>
              <w:pStyle w:val="TableParagraph"/>
              <w:ind w:left="108"/>
              <w:rPr>
                <w:b/>
              </w:rPr>
            </w:pPr>
            <w:proofErr w:type="spellStart"/>
            <w:r>
              <w:rPr>
                <w:b/>
                <w:color w:val="FFFFFF"/>
              </w:rPr>
              <w:t>响应</w:t>
            </w:r>
            <w:proofErr w:type="spellEnd"/>
          </w:p>
        </w:tc>
      </w:tr>
      <w:tr w:rsidR="00B16890" w14:paraId="1B674149" w14:textId="77777777" w:rsidTr="00B16890">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646FB81C" w14:textId="77777777" w:rsidR="00B16890" w:rsidRDefault="00B16890" w:rsidP="00B16890">
            <w:pPr>
              <w:pStyle w:val="TableParagraph"/>
              <w:rPr>
                <w:lang w:eastAsia="zh-CN"/>
              </w:rPr>
            </w:pPr>
            <w:r>
              <w:rPr>
                <w:lang w:eastAsia="zh-CN"/>
              </w:rPr>
              <w:t>输入账号、密码（验证码）登录为管理员</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2CF70428" w14:textId="77777777" w:rsidR="00B16890" w:rsidRDefault="00B16890" w:rsidP="00B16890">
            <w:pPr>
              <w:pStyle w:val="TableParagraph"/>
              <w:keepNext/>
            </w:pPr>
            <w:proofErr w:type="spellStart"/>
            <w:r>
              <w:t>进入管理员主界面</w:t>
            </w:r>
            <w:proofErr w:type="spellEnd"/>
          </w:p>
        </w:tc>
      </w:tr>
    </w:tbl>
    <w:p w14:paraId="63403D52" w14:textId="77777777" w:rsidR="00B16890" w:rsidRDefault="00B16890" w:rsidP="00B16890">
      <w:pPr>
        <w:spacing w:line="360" w:lineRule="auto"/>
        <w:rPr>
          <w:rFonts w:ascii="宋体" w:hAnsi="宋体" w:cs="宋体"/>
          <w:sz w:val="24"/>
        </w:rPr>
      </w:pPr>
    </w:p>
    <w:p w14:paraId="327D6EA6" w14:textId="77777777" w:rsidR="00B16890" w:rsidRDefault="00B16890" w:rsidP="00B16890">
      <w:pPr>
        <w:spacing w:line="360" w:lineRule="auto"/>
        <w:rPr>
          <w:rFonts w:ascii="宋体" w:hAnsi="宋体" w:cs="宋体"/>
          <w:sz w:val="24"/>
        </w:rPr>
      </w:pPr>
      <w:r>
        <w:rPr>
          <w:rFonts w:ascii="宋体" w:hAnsi="宋体" w:cs="宋体" w:hint="eastAsia"/>
          <w:sz w:val="24"/>
        </w:rPr>
        <w:t>登出</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4486BECD" w14:textId="77777777" w:rsidTr="00B16890">
        <w:trPr>
          <w:trHeight w:hRule="exact" w:val="473"/>
        </w:trPr>
        <w:tc>
          <w:tcPr>
            <w:tcW w:w="4148" w:type="dxa"/>
            <w:tcBorders>
              <w:bottom w:val="single" w:sz="4" w:space="0" w:color="FFFFFF"/>
            </w:tcBorders>
            <w:shd w:val="clear" w:color="auto" w:fill="4471C4"/>
          </w:tcPr>
          <w:p w14:paraId="110A9373" w14:textId="77777777" w:rsidR="00B16890" w:rsidRDefault="00B16890" w:rsidP="00B16890">
            <w:pPr>
              <w:pStyle w:val="TableParagraph"/>
              <w:ind w:left="107"/>
              <w:rPr>
                <w:b/>
              </w:rPr>
            </w:pPr>
            <w:proofErr w:type="spellStart"/>
            <w:r>
              <w:rPr>
                <w:b/>
                <w:color w:val="FFFFFF"/>
              </w:rPr>
              <w:t>刺激</w:t>
            </w:r>
            <w:proofErr w:type="spellEnd"/>
          </w:p>
        </w:tc>
        <w:tc>
          <w:tcPr>
            <w:tcW w:w="4151" w:type="dxa"/>
            <w:tcBorders>
              <w:bottom w:val="single" w:sz="4" w:space="0" w:color="FFFFFF"/>
            </w:tcBorders>
            <w:shd w:val="clear" w:color="auto" w:fill="4471C4"/>
          </w:tcPr>
          <w:p w14:paraId="5DC75EA5" w14:textId="77777777" w:rsidR="00B16890" w:rsidRDefault="00B16890" w:rsidP="00B16890">
            <w:pPr>
              <w:pStyle w:val="TableParagraph"/>
              <w:ind w:left="107"/>
              <w:rPr>
                <w:b/>
              </w:rPr>
            </w:pPr>
            <w:proofErr w:type="spellStart"/>
            <w:r>
              <w:rPr>
                <w:b/>
                <w:color w:val="FFFFFF"/>
              </w:rPr>
              <w:t>响应</w:t>
            </w:r>
            <w:proofErr w:type="spellEnd"/>
          </w:p>
        </w:tc>
      </w:tr>
      <w:tr w:rsidR="00B16890" w14:paraId="4AC41A18" w14:textId="77777777" w:rsidTr="00B16890">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005296AB" w14:textId="77777777" w:rsidR="00B16890" w:rsidRDefault="00B16890" w:rsidP="00B16890">
            <w:pPr>
              <w:pStyle w:val="TableParagraph"/>
            </w:pPr>
            <w:proofErr w:type="spellStart"/>
            <w:r>
              <w:t>点击登出</w:t>
            </w:r>
            <w:proofErr w:type="spellEnd"/>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7B6AC994" w14:textId="77777777" w:rsidR="00B16890" w:rsidRDefault="00B16890" w:rsidP="00B16890">
            <w:pPr>
              <w:pStyle w:val="TableParagraph"/>
              <w:keepNext/>
            </w:pPr>
            <w:proofErr w:type="spellStart"/>
            <w:r>
              <w:t>退出管理员主界面</w:t>
            </w:r>
            <w:proofErr w:type="spellEnd"/>
          </w:p>
        </w:tc>
      </w:tr>
    </w:tbl>
    <w:p w14:paraId="6029DF29" w14:textId="77777777" w:rsidR="00B16890" w:rsidRDefault="00B16890" w:rsidP="00B16890">
      <w:pPr>
        <w:spacing w:line="360" w:lineRule="auto"/>
        <w:rPr>
          <w:rFonts w:ascii="宋体" w:hAnsi="宋体" w:cs="宋体"/>
          <w:sz w:val="24"/>
        </w:rPr>
      </w:pPr>
    </w:p>
    <w:p w14:paraId="41631CEF" w14:textId="77777777" w:rsidR="00B16890" w:rsidRDefault="00B16890" w:rsidP="00B16890">
      <w:pPr>
        <w:spacing w:line="360" w:lineRule="auto"/>
        <w:rPr>
          <w:rFonts w:ascii="宋体" w:hAnsi="宋体" w:cs="宋体"/>
          <w:sz w:val="24"/>
        </w:rPr>
      </w:pPr>
      <w:r>
        <w:rPr>
          <w:rFonts w:ascii="宋体" w:hAnsi="宋体" w:cs="宋体" w:hint="eastAsia"/>
          <w:sz w:val="24"/>
        </w:rPr>
        <w:t>账号管理</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61A0DDE0" w14:textId="77777777" w:rsidTr="00B16890">
        <w:trPr>
          <w:trHeight w:hRule="exact" w:val="482"/>
        </w:trPr>
        <w:tc>
          <w:tcPr>
            <w:tcW w:w="4148" w:type="dxa"/>
            <w:tcBorders>
              <w:bottom w:val="single" w:sz="4" w:space="0" w:color="FFFFFF"/>
            </w:tcBorders>
            <w:shd w:val="clear" w:color="auto" w:fill="4471C4"/>
          </w:tcPr>
          <w:p w14:paraId="1259CC07" w14:textId="77777777" w:rsidR="00B16890" w:rsidRDefault="00B16890" w:rsidP="00B16890">
            <w:pPr>
              <w:pStyle w:val="TableParagraph"/>
              <w:spacing w:before="64"/>
              <w:ind w:left="107"/>
              <w:rPr>
                <w:b/>
              </w:rPr>
            </w:pPr>
            <w:proofErr w:type="spellStart"/>
            <w:r>
              <w:rPr>
                <w:b/>
                <w:color w:val="FFFFFF"/>
              </w:rPr>
              <w:t>刺激</w:t>
            </w:r>
            <w:proofErr w:type="spellEnd"/>
          </w:p>
        </w:tc>
        <w:tc>
          <w:tcPr>
            <w:tcW w:w="4151" w:type="dxa"/>
            <w:tcBorders>
              <w:bottom w:val="single" w:sz="4" w:space="0" w:color="FFFFFF"/>
            </w:tcBorders>
            <w:shd w:val="clear" w:color="auto" w:fill="4471C4"/>
          </w:tcPr>
          <w:p w14:paraId="19F4DBCC"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3CFF6BC0" w14:textId="77777777" w:rsidTr="00B16890">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736CC020" w14:textId="77777777" w:rsidR="00B16890" w:rsidRDefault="00B16890" w:rsidP="00B16890">
            <w:pPr>
              <w:pStyle w:val="TableParagraph"/>
            </w:pPr>
            <w:proofErr w:type="spellStart"/>
            <w:r>
              <w:t>点击主界面账号管理</w:t>
            </w:r>
            <w:proofErr w:type="spellEnd"/>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2E137F17" w14:textId="77777777" w:rsidR="00B16890" w:rsidRDefault="00B16890" w:rsidP="00B16890">
            <w:pPr>
              <w:pStyle w:val="TableParagraph"/>
              <w:keepNext/>
              <w:rPr>
                <w:lang w:eastAsia="zh-CN"/>
              </w:rPr>
            </w:pPr>
            <w:r>
              <w:rPr>
                <w:lang w:eastAsia="zh-CN"/>
              </w:rPr>
              <w:t>进入账号信息管理界面</w:t>
            </w:r>
          </w:p>
        </w:tc>
      </w:tr>
    </w:tbl>
    <w:p w14:paraId="2DD568C9" w14:textId="77777777" w:rsidR="00B16890" w:rsidRDefault="00B16890" w:rsidP="00B16890">
      <w:pPr>
        <w:spacing w:line="360" w:lineRule="auto"/>
        <w:rPr>
          <w:rFonts w:ascii="宋体" w:hAnsi="宋体" w:cs="宋体"/>
          <w:sz w:val="24"/>
        </w:rPr>
      </w:pPr>
    </w:p>
    <w:p w14:paraId="6F21BE29" w14:textId="77777777" w:rsidR="00B16890" w:rsidRDefault="00B16890" w:rsidP="00B16890">
      <w:pPr>
        <w:spacing w:line="360" w:lineRule="auto"/>
        <w:rPr>
          <w:rFonts w:ascii="宋体" w:hAnsi="宋体" w:cs="宋体"/>
          <w:sz w:val="24"/>
        </w:rPr>
      </w:pPr>
      <w:r>
        <w:rPr>
          <w:rFonts w:ascii="宋体" w:hAnsi="宋体" w:cs="宋体" w:hint="eastAsia"/>
          <w:sz w:val="24"/>
        </w:rPr>
        <w:t>修改账号密码</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B16890" w14:paraId="2F20586A" w14:textId="77777777" w:rsidTr="00B16890">
        <w:trPr>
          <w:trHeight w:hRule="exact" w:val="483"/>
        </w:trPr>
        <w:tc>
          <w:tcPr>
            <w:tcW w:w="4153" w:type="dxa"/>
            <w:tcBorders>
              <w:bottom w:val="single" w:sz="4" w:space="0" w:color="FFFFFF"/>
            </w:tcBorders>
            <w:shd w:val="clear" w:color="auto" w:fill="4471C4"/>
          </w:tcPr>
          <w:p w14:paraId="7C890E3F" w14:textId="77777777" w:rsidR="00B16890" w:rsidRDefault="00B16890" w:rsidP="00B16890">
            <w:pPr>
              <w:pStyle w:val="TableParagraph"/>
              <w:spacing w:before="65"/>
              <w:ind w:left="107"/>
              <w:rPr>
                <w:b/>
              </w:rPr>
            </w:pPr>
            <w:proofErr w:type="spellStart"/>
            <w:r>
              <w:rPr>
                <w:b/>
                <w:color w:val="FFFFFF"/>
              </w:rPr>
              <w:t>刺激</w:t>
            </w:r>
            <w:proofErr w:type="spellEnd"/>
          </w:p>
        </w:tc>
        <w:tc>
          <w:tcPr>
            <w:tcW w:w="4146" w:type="dxa"/>
            <w:tcBorders>
              <w:bottom w:val="single" w:sz="4" w:space="0" w:color="FFFFFF"/>
            </w:tcBorders>
            <w:shd w:val="clear" w:color="auto" w:fill="4471C4"/>
          </w:tcPr>
          <w:p w14:paraId="30F481B2" w14:textId="77777777" w:rsidR="00B16890" w:rsidRDefault="00B16890" w:rsidP="00B16890">
            <w:pPr>
              <w:pStyle w:val="TableParagraph"/>
              <w:spacing w:before="65"/>
              <w:ind w:left="108"/>
              <w:rPr>
                <w:b/>
              </w:rPr>
            </w:pPr>
            <w:proofErr w:type="spellStart"/>
            <w:r>
              <w:rPr>
                <w:b/>
                <w:color w:val="FFFFFF"/>
              </w:rPr>
              <w:t>响应</w:t>
            </w:r>
            <w:proofErr w:type="spellEnd"/>
          </w:p>
        </w:tc>
      </w:tr>
      <w:tr w:rsidR="00B16890" w14:paraId="36C0971C" w14:textId="77777777" w:rsidTr="00B16890">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06ECB0AE" w14:textId="77777777" w:rsidR="00B16890" w:rsidRDefault="00B16890" w:rsidP="00B16890">
            <w:pPr>
              <w:pStyle w:val="TableParagraph"/>
            </w:pPr>
            <w:proofErr w:type="spellStart"/>
            <w:r>
              <w:t>点击修改账号密码</w:t>
            </w:r>
            <w:proofErr w:type="spellEnd"/>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4142B257" w14:textId="77777777" w:rsidR="00B16890" w:rsidRDefault="00B16890" w:rsidP="00B16890">
            <w:pPr>
              <w:pStyle w:val="TableParagraph"/>
              <w:rPr>
                <w:lang w:eastAsia="zh-CN"/>
              </w:rPr>
            </w:pPr>
            <w:r>
              <w:rPr>
                <w:lang w:eastAsia="zh-CN"/>
              </w:rPr>
              <w:t>进入修改账号密码界面</w:t>
            </w:r>
          </w:p>
        </w:tc>
      </w:tr>
      <w:tr w:rsidR="00B16890" w14:paraId="6CDB78FB" w14:textId="77777777" w:rsidTr="00B16890">
        <w:trPr>
          <w:trHeight w:hRule="exact" w:val="480"/>
        </w:trPr>
        <w:tc>
          <w:tcPr>
            <w:tcW w:w="4153" w:type="dxa"/>
            <w:tcBorders>
              <w:top w:val="single" w:sz="4" w:space="0" w:color="8EAADB"/>
              <w:left w:val="single" w:sz="4" w:space="0" w:color="8EAADB"/>
              <w:bottom w:val="single" w:sz="4" w:space="0" w:color="8EAADB"/>
              <w:right w:val="single" w:sz="4" w:space="0" w:color="8EAADB"/>
            </w:tcBorders>
          </w:tcPr>
          <w:p w14:paraId="1571EF68" w14:textId="77777777" w:rsidR="00B16890" w:rsidRDefault="00B16890" w:rsidP="00B16890">
            <w:pPr>
              <w:pStyle w:val="TableParagraph"/>
              <w:rPr>
                <w:lang w:eastAsia="zh-CN"/>
              </w:rPr>
            </w:pPr>
            <w:r>
              <w:rPr>
                <w:lang w:eastAsia="zh-CN"/>
              </w:rPr>
              <w:t>输入新、旧密码并提交</w:t>
            </w:r>
          </w:p>
        </w:tc>
        <w:tc>
          <w:tcPr>
            <w:tcW w:w="4146" w:type="dxa"/>
            <w:tcBorders>
              <w:top w:val="single" w:sz="4" w:space="0" w:color="8EAADB"/>
              <w:left w:val="single" w:sz="4" w:space="0" w:color="8EAADB"/>
              <w:bottom w:val="single" w:sz="4" w:space="0" w:color="8EAADB"/>
              <w:right w:val="single" w:sz="4" w:space="0" w:color="8EAADB"/>
            </w:tcBorders>
          </w:tcPr>
          <w:p w14:paraId="4EFA2147" w14:textId="77777777" w:rsidR="00B16890" w:rsidRDefault="00B16890" w:rsidP="00B16890">
            <w:pPr>
              <w:pStyle w:val="TableParagraph"/>
              <w:keepNext/>
            </w:pPr>
            <w:proofErr w:type="spellStart"/>
            <w:r>
              <w:t>提示修改成功或失败</w:t>
            </w:r>
            <w:proofErr w:type="spellEnd"/>
          </w:p>
        </w:tc>
      </w:tr>
    </w:tbl>
    <w:p w14:paraId="3ABD2D5F" w14:textId="77777777" w:rsidR="00B16890" w:rsidRDefault="00B16890" w:rsidP="00B16890">
      <w:pPr>
        <w:spacing w:line="360" w:lineRule="auto"/>
        <w:rPr>
          <w:rFonts w:ascii="宋体" w:hAnsi="宋体" w:cs="宋体"/>
          <w:sz w:val="24"/>
        </w:rPr>
      </w:pPr>
    </w:p>
    <w:p w14:paraId="0682567A" w14:textId="77777777" w:rsidR="00B16890" w:rsidRDefault="00B16890" w:rsidP="00B16890">
      <w:pPr>
        <w:spacing w:line="360" w:lineRule="auto"/>
        <w:rPr>
          <w:rFonts w:ascii="宋体" w:hAnsi="宋体" w:cs="宋体" w:hint="eastAsia"/>
          <w:sz w:val="24"/>
        </w:rPr>
      </w:pPr>
    </w:p>
    <w:p w14:paraId="513C4C4D" w14:textId="77777777" w:rsidR="00B16890" w:rsidRDefault="00B16890" w:rsidP="00B16890">
      <w:pPr>
        <w:jc w:val="left"/>
        <w:rPr>
          <w:rFonts w:ascii="宋体" w:hAnsi="宋体"/>
          <w:sz w:val="24"/>
        </w:rPr>
      </w:pPr>
      <w:r>
        <w:rPr>
          <w:rFonts w:ascii="宋体" w:hAnsi="宋体" w:hint="eastAsia"/>
          <w:sz w:val="24"/>
        </w:rPr>
        <w:t>修改管理员信息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5B471EAB" w14:textId="77777777" w:rsidTr="00B16890">
        <w:trPr>
          <w:trHeight w:hRule="exact" w:val="482"/>
        </w:trPr>
        <w:tc>
          <w:tcPr>
            <w:tcW w:w="4148" w:type="dxa"/>
            <w:tcBorders>
              <w:top w:val="nil"/>
              <w:left w:val="nil"/>
              <w:bottom w:val="single" w:sz="4" w:space="0" w:color="FFFFFF"/>
              <w:right w:val="nil"/>
            </w:tcBorders>
            <w:shd w:val="clear" w:color="auto" w:fill="4471C4"/>
          </w:tcPr>
          <w:p w14:paraId="114818D7" w14:textId="77777777" w:rsidR="00B16890" w:rsidRDefault="00B16890" w:rsidP="00B16890">
            <w:pPr>
              <w:pStyle w:val="TableParagraph"/>
              <w:spacing w:before="64"/>
              <w:ind w:left="107"/>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15EDB50B"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61ABD351" w14:textId="77777777" w:rsidTr="00B16890">
        <w:trPr>
          <w:trHeight w:hRule="exact" w:val="478"/>
        </w:trPr>
        <w:tc>
          <w:tcPr>
            <w:tcW w:w="4148" w:type="dxa"/>
            <w:tcBorders>
              <w:top w:val="single" w:sz="4" w:space="0" w:color="FFFFFF"/>
            </w:tcBorders>
            <w:shd w:val="clear" w:color="auto" w:fill="D9E1F3"/>
          </w:tcPr>
          <w:p w14:paraId="52705E63" w14:textId="77777777" w:rsidR="00B16890" w:rsidRDefault="00B16890" w:rsidP="00B16890">
            <w:pPr>
              <w:pStyle w:val="TableParagraph"/>
            </w:pPr>
            <w:proofErr w:type="spellStart"/>
            <w:r>
              <w:lastRenderedPageBreak/>
              <w:t>点击修改管理员信息</w:t>
            </w:r>
            <w:proofErr w:type="spellEnd"/>
          </w:p>
        </w:tc>
        <w:tc>
          <w:tcPr>
            <w:tcW w:w="4151" w:type="dxa"/>
            <w:tcBorders>
              <w:top w:val="single" w:sz="4" w:space="0" w:color="FFFFFF"/>
            </w:tcBorders>
            <w:shd w:val="clear" w:color="auto" w:fill="D9E1F3"/>
          </w:tcPr>
          <w:p w14:paraId="3BE1D4C1" w14:textId="77777777" w:rsidR="00B16890" w:rsidRDefault="00B16890" w:rsidP="00B16890">
            <w:pPr>
              <w:pStyle w:val="TableParagraph"/>
              <w:rPr>
                <w:lang w:eastAsia="zh-CN"/>
              </w:rPr>
            </w:pPr>
            <w:r>
              <w:rPr>
                <w:lang w:eastAsia="zh-CN"/>
              </w:rPr>
              <w:t>进入修改管理员信息界面</w:t>
            </w:r>
          </w:p>
        </w:tc>
      </w:tr>
      <w:tr w:rsidR="00B16890" w14:paraId="74ADF6B5" w14:textId="77777777" w:rsidTr="00B16890">
        <w:trPr>
          <w:trHeight w:hRule="exact" w:val="478"/>
        </w:trPr>
        <w:tc>
          <w:tcPr>
            <w:tcW w:w="4148" w:type="dxa"/>
          </w:tcPr>
          <w:p w14:paraId="17D6B726" w14:textId="77777777" w:rsidR="00B16890" w:rsidRDefault="00B16890" w:rsidP="00B16890">
            <w:pPr>
              <w:pStyle w:val="TableParagraph"/>
            </w:pPr>
            <w:proofErr w:type="spellStart"/>
            <w:r>
              <w:t>输入修改信息并提交</w:t>
            </w:r>
            <w:proofErr w:type="spellEnd"/>
          </w:p>
        </w:tc>
        <w:tc>
          <w:tcPr>
            <w:tcW w:w="4151" w:type="dxa"/>
          </w:tcPr>
          <w:p w14:paraId="233CF5C9" w14:textId="77777777" w:rsidR="00B16890" w:rsidRDefault="00B16890" w:rsidP="00B16890">
            <w:pPr>
              <w:pStyle w:val="TableParagraph"/>
              <w:keepNext/>
            </w:pPr>
            <w:proofErr w:type="spellStart"/>
            <w:r>
              <w:t>提示修改成功或失败</w:t>
            </w:r>
            <w:proofErr w:type="spellEnd"/>
          </w:p>
        </w:tc>
      </w:tr>
    </w:tbl>
    <w:p w14:paraId="50DE8406" w14:textId="77777777" w:rsidR="00B16890" w:rsidRDefault="00B16890" w:rsidP="00B16890">
      <w:pPr>
        <w:pStyle w:val="-11"/>
        <w:tabs>
          <w:tab w:val="left" w:pos="765"/>
        </w:tabs>
        <w:spacing w:before="36" w:line="321" w:lineRule="auto"/>
        <w:ind w:left="140" w:right="5921" w:firstLine="0"/>
        <w:rPr>
          <w:sz w:val="24"/>
          <w:szCs w:val="24"/>
          <w:lang w:eastAsia="zh-CN"/>
        </w:rPr>
      </w:pPr>
    </w:p>
    <w:p w14:paraId="037BC734" w14:textId="77777777" w:rsidR="00B16890" w:rsidRDefault="00B16890" w:rsidP="00B16890">
      <w:pPr>
        <w:pStyle w:val="-11"/>
        <w:tabs>
          <w:tab w:val="left" w:pos="765"/>
        </w:tabs>
        <w:spacing w:before="36" w:line="321" w:lineRule="auto"/>
        <w:ind w:left="140" w:right="5921" w:firstLine="0"/>
        <w:rPr>
          <w:rFonts w:hint="eastAsia"/>
          <w:sz w:val="24"/>
          <w:szCs w:val="24"/>
          <w:lang w:eastAsia="zh-CN"/>
        </w:rPr>
      </w:pPr>
    </w:p>
    <w:p w14:paraId="3E95D462" w14:textId="77777777" w:rsidR="00B16890" w:rsidRDefault="00B16890" w:rsidP="00B16890">
      <w:pPr>
        <w:jc w:val="left"/>
        <w:rPr>
          <w:rFonts w:ascii="宋体" w:hAnsi="宋体"/>
          <w:sz w:val="24"/>
        </w:rPr>
      </w:pPr>
      <w:r>
        <w:rPr>
          <w:rFonts w:ascii="宋体" w:hAnsi="宋体" w:hint="eastAsia"/>
          <w:spacing w:val="-3"/>
          <w:sz w:val="24"/>
        </w:rPr>
        <w:t>领导</w:t>
      </w:r>
      <w:r>
        <w:rPr>
          <w:rFonts w:ascii="宋体" w:hAnsi="宋体"/>
          <w:spacing w:val="-3"/>
          <w:sz w:val="24"/>
        </w:rPr>
        <w:t>（</w:t>
      </w:r>
      <w:r>
        <w:rPr>
          <w:rFonts w:ascii="宋体" w:hAnsi="宋体" w:hint="eastAsia"/>
          <w:sz w:val="24"/>
        </w:rPr>
        <w:t>秘书</w:t>
      </w:r>
      <w:r>
        <w:rPr>
          <w:rFonts w:ascii="宋体" w:hAnsi="宋体"/>
          <w:sz w:val="24"/>
        </w:rPr>
        <w:t>）</w:t>
      </w:r>
      <w:r>
        <w:rPr>
          <w:rFonts w:ascii="宋体" w:hAnsi="宋体" w:hint="eastAsia"/>
          <w:sz w:val="24"/>
        </w:rPr>
        <w:t>信息</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59B7A83E" w14:textId="77777777" w:rsidTr="00B16890">
        <w:trPr>
          <w:trHeight w:hRule="exact" w:val="474"/>
        </w:trPr>
        <w:tc>
          <w:tcPr>
            <w:tcW w:w="4148" w:type="dxa"/>
            <w:tcBorders>
              <w:bottom w:val="single" w:sz="4" w:space="0" w:color="FFFFFF"/>
            </w:tcBorders>
            <w:shd w:val="clear" w:color="auto" w:fill="4471C4"/>
          </w:tcPr>
          <w:p w14:paraId="150179D0" w14:textId="77777777" w:rsidR="00B16890" w:rsidRDefault="00B16890" w:rsidP="00B16890">
            <w:pPr>
              <w:pStyle w:val="TableParagraph"/>
              <w:ind w:left="107"/>
              <w:rPr>
                <w:b/>
              </w:rPr>
            </w:pPr>
            <w:proofErr w:type="spellStart"/>
            <w:r>
              <w:rPr>
                <w:b/>
                <w:color w:val="FFFFFF"/>
              </w:rPr>
              <w:t>刺激</w:t>
            </w:r>
            <w:proofErr w:type="spellEnd"/>
          </w:p>
        </w:tc>
        <w:tc>
          <w:tcPr>
            <w:tcW w:w="4151" w:type="dxa"/>
            <w:tcBorders>
              <w:bottom w:val="single" w:sz="4" w:space="0" w:color="FFFFFF"/>
            </w:tcBorders>
            <w:shd w:val="clear" w:color="auto" w:fill="4471C4"/>
          </w:tcPr>
          <w:p w14:paraId="74AADB9A" w14:textId="77777777" w:rsidR="00B16890" w:rsidRDefault="00B16890" w:rsidP="00B16890">
            <w:pPr>
              <w:pStyle w:val="TableParagraph"/>
              <w:ind w:left="107"/>
              <w:rPr>
                <w:b/>
              </w:rPr>
            </w:pPr>
            <w:proofErr w:type="spellStart"/>
            <w:r>
              <w:rPr>
                <w:b/>
                <w:color w:val="FFFFFF"/>
              </w:rPr>
              <w:t>响应</w:t>
            </w:r>
            <w:proofErr w:type="spellEnd"/>
          </w:p>
        </w:tc>
      </w:tr>
      <w:tr w:rsidR="00B16890" w14:paraId="1D16D32C" w14:textId="77777777" w:rsidTr="00B16890">
        <w:trPr>
          <w:trHeight w:hRule="exact" w:val="479"/>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75BE31C1" w14:textId="77777777" w:rsidR="00B16890" w:rsidRDefault="00B16890" w:rsidP="00B16890">
            <w:pPr>
              <w:pStyle w:val="TableParagraph"/>
              <w:rPr>
                <w:lang w:eastAsia="zh-CN"/>
              </w:rPr>
            </w:pPr>
            <w:r>
              <w:rPr>
                <w:lang w:eastAsia="zh-CN"/>
              </w:rPr>
              <w:t>点击</w:t>
            </w:r>
            <w:r>
              <w:rPr>
                <w:rFonts w:hint="eastAsia"/>
                <w:lang w:eastAsia="zh-CN"/>
              </w:rPr>
              <w:t>领导（秘书）</w:t>
            </w:r>
            <w:r>
              <w:rPr>
                <w:lang w:eastAsia="zh-CN"/>
              </w:rPr>
              <w:t>信息管理</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1C87B426" w14:textId="77777777" w:rsidR="00B16890" w:rsidRDefault="00B16890" w:rsidP="00B16890">
            <w:pPr>
              <w:pStyle w:val="TableParagraph"/>
              <w:keepNext/>
              <w:rPr>
                <w:lang w:eastAsia="zh-CN"/>
              </w:rPr>
            </w:pPr>
            <w:r>
              <w:rPr>
                <w:lang w:eastAsia="zh-CN"/>
              </w:rPr>
              <w:t>进入</w:t>
            </w:r>
            <w:r>
              <w:rPr>
                <w:rFonts w:hint="eastAsia"/>
                <w:lang w:eastAsia="zh-CN"/>
              </w:rPr>
              <w:t>领导（秘书）</w:t>
            </w:r>
            <w:r>
              <w:rPr>
                <w:lang w:eastAsia="zh-CN"/>
              </w:rPr>
              <w:t>信息管理界面</w:t>
            </w:r>
          </w:p>
        </w:tc>
      </w:tr>
    </w:tbl>
    <w:p w14:paraId="0FB00FC3" w14:textId="77777777" w:rsidR="00B16890" w:rsidRDefault="00B16890" w:rsidP="00B16890">
      <w:pPr>
        <w:jc w:val="left"/>
        <w:rPr>
          <w:rFonts w:ascii="宋体" w:hAnsi="宋体"/>
          <w:sz w:val="24"/>
        </w:rPr>
      </w:pPr>
    </w:p>
    <w:p w14:paraId="705957F8" w14:textId="77777777" w:rsidR="00B16890" w:rsidRDefault="00B16890" w:rsidP="00B16890">
      <w:pPr>
        <w:jc w:val="left"/>
        <w:rPr>
          <w:rFonts w:ascii="宋体" w:hAnsi="宋体" w:hint="eastAsia"/>
          <w:sz w:val="24"/>
        </w:rPr>
      </w:pPr>
    </w:p>
    <w:p w14:paraId="2E90C4C6" w14:textId="77777777" w:rsidR="00B16890" w:rsidRDefault="00B16890" w:rsidP="00B16890">
      <w:pPr>
        <w:jc w:val="left"/>
        <w:rPr>
          <w:rFonts w:ascii="宋体" w:hAnsi="宋体"/>
          <w:sz w:val="24"/>
        </w:rPr>
      </w:pPr>
      <w:r>
        <w:rPr>
          <w:rFonts w:ascii="宋体" w:hAnsi="宋体"/>
          <w:sz w:val="24"/>
        </w:rPr>
        <w:t>查询</w:t>
      </w:r>
      <w:r>
        <w:rPr>
          <w:rFonts w:ascii="宋体" w:hAnsi="宋体" w:hint="eastAsia"/>
          <w:sz w:val="24"/>
        </w:rPr>
        <w:t>领导</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B16890" w14:paraId="6FB244AA" w14:textId="77777777" w:rsidTr="00B16890">
        <w:trPr>
          <w:trHeight w:hRule="exact" w:val="482"/>
        </w:trPr>
        <w:tc>
          <w:tcPr>
            <w:tcW w:w="4145" w:type="dxa"/>
            <w:tcBorders>
              <w:bottom w:val="single" w:sz="4" w:space="0" w:color="FFFFFF"/>
            </w:tcBorders>
            <w:shd w:val="clear" w:color="auto" w:fill="4471C4"/>
          </w:tcPr>
          <w:p w14:paraId="02D9A731" w14:textId="77777777" w:rsidR="00B16890" w:rsidRDefault="00B16890" w:rsidP="00B16890">
            <w:pPr>
              <w:pStyle w:val="TableParagraph"/>
              <w:spacing w:before="64"/>
              <w:ind w:left="107"/>
              <w:rPr>
                <w:b/>
              </w:rPr>
            </w:pPr>
            <w:proofErr w:type="spellStart"/>
            <w:r>
              <w:rPr>
                <w:b/>
                <w:color w:val="FFFFFF"/>
              </w:rPr>
              <w:t>刺激</w:t>
            </w:r>
            <w:proofErr w:type="spellEnd"/>
          </w:p>
        </w:tc>
        <w:tc>
          <w:tcPr>
            <w:tcW w:w="4153" w:type="dxa"/>
            <w:tcBorders>
              <w:bottom w:val="single" w:sz="4" w:space="0" w:color="FFFFFF"/>
            </w:tcBorders>
            <w:shd w:val="clear" w:color="auto" w:fill="4471C4"/>
          </w:tcPr>
          <w:p w14:paraId="72EFAC4F"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49A2A7E4" w14:textId="77777777" w:rsidTr="00B16890">
        <w:trPr>
          <w:trHeight w:hRule="exact" w:val="478"/>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2501292B" w14:textId="77777777" w:rsidR="00B16890" w:rsidRDefault="00B16890" w:rsidP="00B16890">
            <w:pPr>
              <w:pStyle w:val="TableParagraph"/>
              <w:rPr>
                <w:lang w:eastAsia="zh-CN"/>
              </w:rPr>
            </w:pPr>
            <w:r>
              <w:rPr>
                <w:lang w:eastAsia="zh-CN"/>
              </w:rPr>
              <w:t>输入</w:t>
            </w:r>
            <w:r>
              <w:rPr>
                <w:rFonts w:hint="eastAsia"/>
                <w:lang w:eastAsia="zh-CN"/>
              </w:rPr>
              <w:t>领导</w:t>
            </w:r>
            <w:r>
              <w:rPr>
                <w:lang w:eastAsia="zh-CN"/>
              </w:rPr>
              <w:t>信息字段并提交</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8951064" w14:textId="77777777" w:rsidR="00B16890" w:rsidRDefault="00B16890" w:rsidP="00B16890">
            <w:pPr>
              <w:pStyle w:val="TableParagraph"/>
              <w:keepNext/>
              <w:rPr>
                <w:lang w:eastAsia="zh-CN"/>
              </w:rPr>
            </w:pPr>
            <w:r>
              <w:rPr>
                <w:lang w:eastAsia="zh-CN"/>
              </w:rPr>
              <w:t>显示相关</w:t>
            </w:r>
            <w:r>
              <w:rPr>
                <w:rFonts w:hint="eastAsia"/>
                <w:lang w:eastAsia="zh-CN"/>
              </w:rPr>
              <w:t>领导</w:t>
            </w:r>
            <w:r>
              <w:rPr>
                <w:lang w:eastAsia="zh-CN"/>
              </w:rPr>
              <w:t>列表，或提示无法找到</w:t>
            </w:r>
          </w:p>
        </w:tc>
      </w:tr>
    </w:tbl>
    <w:p w14:paraId="000FAE53" w14:textId="77777777" w:rsidR="00B16890" w:rsidRDefault="00B16890" w:rsidP="00B16890">
      <w:pPr>
        <w:jc w:val="left"/>
        <w:rPr>
          <w:rFonts w:ascii="宋体" w:hAnsi="宋体"/>
          <w:sz w:val="24"/>
        </w:rPr>
      </w:pPr>
    </w:p>
    <w:p w14:paraId="749F471E" w14:textId="77777777" w:rsidR="00B16890" w:rsidRDefault="00B16890" w:rsidP="00B16890">
      <w:pPr>
        <w:jc w:val="left"/>
        <w:rPr>
          <w:rFonts w:ascii="宋体" w:hAnsi="宋体" w:hint="eastAsia"/>
          <w:sz w:val="24"/>
        </w:rPr>
      </w:pPr>
    </w:p>
    <w:p w14:paraId="1D78471C" w14:textId="77777777" w:rsidR="00B16890" w:rsidRDefault="00B16890" w:rsidP="00B16890">
      <w:pPr>
        <w:jc w:val="left"/>
        <w:rPr>
          <w:rFonts w:ascii="宋体" w:hAnsi="宋体"/>
          <w:sz w:val="24"/>
        </w:rPr>
      </w:pPr>
      <w:r>
        <w:rPr>
          <w:rFonts w:ascii="宋体" w:hAnsi="宋体"/>
          <w:sz w:val="24"/>
        </w:rPr>
        <w:t>修改</w:t>
      </w:r>
      <w:r>
        <w:rPr>
          <w:rFonts w:ascii="宋体" w:hAnsi="宋体" w:hint="eastAsia"/>
          <w:sz w:val="24"/>
        </w:rPr>
        <w:t>领导</w:t>
      </w:r>
      <w:r>
        <w:rPr>
          <w:rFonts w:ascii="宋体" w:hAnsi="宋体"/>
          <w:sz w:val="24"/>
        </w:rPr>
        <w:t>账号密码</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53"/>
        <w:gridCol w:w="4146"/>
      </w:tblGrid>
      <w:tr w:rsidR="00B16890" w14:paraId="7F4227FC" w14:textId="77777777" w:rsidTr="00B16890">
        <w:trPr>
          <w:trHeight w:hRule="exact" w:val="484"/>
        </w:trPr>
        <w:tc>
          <w:tcPr>
            <w:tcW w:w="4153" w:type="dxa"/>
            <w:tcBorders>
              <w:top w:val="nil"/>
              <w:left w:val="nil"/>
              <w:bottom w:val="single" w:sz="4" w:space="0" w:color="FFFFFF"/>
              <w:right w:val="nil"/>
            </w:tcBorders>
            <w:shd w:val="clear" w:color="auto" w:fill="4471C4"/>
          </w:tcPr>
          <w:p w14:paraId="2A4CAC01" w14:textId="77777777" w:rsidR="00B16890" w:rsidRDefault="00B16890" w:rsidP="00B16890">
            <w:pPr>
              <w:pStyle w:val="TableParagraph"/>
              <w:spacing w:before="64"/>
              <w:ind w:left="107"/>
              <w:rPr>
                <w:b/>
              </w:rPr>
            </w:pPr>
            <w:proofErr w:type="spellStart"/>
            <w:r>
              <w:rPr>
                <w:b/>
                <w:color w:val="FFFFFF"/>
              </w:rPr>
              <w:t>刺激</w:t>
            </w:r>
            <w:proofErr w:type="spellEnd"/>
          </w:p>
        </w:tc>
        <w:tc>
          <w:tcPr>
            <w:tcW w:w="4146" w:type="dxa"/>
            <w:tcBorders>
              <w:top w:val="nil"/>
              <w:left w:val="nil"/>
              <w:bottom w:val="single" w:sz="4" w:space="0" w:color="FFFFFF"/>
              <w:right w:val="nil"/>
            </w:tcBorders>
            <w:shd w:val="clear" w:color="auto" w:fill="4471C4"/>
          </w:tcPr>
          <w:p w14:paraId="5A6F69FE" w14:textId="77777777" w:rsidR="00B16890" w:rsidRDefault="00B16890" w:rsidP="00B16890">
            <w:pPr>
              <w:pStyle w:val="TableParagraph"/>
              <w:spacing w:before="64"/>
              <w:ind w:left="108"/>
              <w:rPr>
                <w:b/>
              </w:rPr>
            </w:pPr>
            <w:proofErr w:type="spellStart"/>
            <w:r>
              <w:rPr>
                <w:b/>
                <w:color w:val="FFFFFF"/>
              </w:rPr>
              <w:t>响应</w:t>
            </w:r>
            <w:proofErr w:type="spellEnd"/>
          </w:p>
        </w:tc>
      </w:tr>
      <w:tr w:rsidR="00B16890" w14:paraId="062AF23B" w14:textId="77777777" w:rsidTr="00B16890">
        <w:trPr>
          <w:trHeight w:hRule="exact" w:val="479"/>
        </w:trPr>
        <w:tc>
          <w:tcPr>
            <w:tcW w:w="4153" w:type="dxa"/>
            <w:tcBorders>
              <w:top w:val="single" w:sz="4" w:space="0" w:color="FFFFFF"/>
            </w:tcBorders>
            <w:shd w:val="clear" w:color="auto" w:fill="D9E1F3"/>
          </w:tcPr>
          <w:p w14:paraId="2804F246" w14:textId="77777777" w:rsidR="00B16890" w:rsidRDefault="00B16890" w:rsidP="00B16890">
            <w:pPr>
              <w:pStyle w:val="TableParagraph"/>
            </w:pPr>
            <w:proofErr w:type="spellStart"/>
            <w:r>
              <w:t>点击修改账号密码</w:t>
            </w:r>
            <w:proofErr w:type="spellEnd"/>
          </w:p>
        </w:tc>
        <w:tc>
          <w:tcPr>
            <w:tcW w:w="4146" w:type="dxa"/>
            <w:tcBorders>
              <w:top w:val="single" w:sz="4" w:space="0" w:color="FFFFFF"/>
            </w:tcBorders>
            <w:shd w:val="clear" w:color="auto" w:fill="D9E1F3"/>
          </w:tcPr>
          <w:p w14:paraId="60CF277E" w14:textId="77777777" w:rsidR="00B16890" w:rsidRDefault="00B16890" w:rsidP="00B16890">
            <w:pPr>
              <w:pStyle w:val="TableParagraph"/>
              <w:rPr>
                <w:lang w:eastAsia="zh-CN"/>
              </w:rPr>
            </w:pPr>
            <w:r>
              <w:rPr>
                <w:lang w:eastAsia="zh-CN"/>
              </w:rPr>
              <w:t>进入修改</w:t>
            </w:r>
            <w:r>
              <w:rPr>
                <w:rFonts w:hint="eastAsia"/>
                <w:lang w:eastAsia="zh-CN"/>
              </w:rPr>
              <w:t>领导</w:t>
            </w:r>
            <w:r>
              <w:rPr>
                <w:lang w:eastAsia="zh-CN"/>
              </w:rPr>
              <w:t>账号密码界面</w:t>
            </w:r>
          </w:p>
        </w:tc>
      </w:tr>
      <w:tr w:rsidR="00B16890" w14:paraId="67C9F418" w14:textId="77777777" w:rsidTr="00B16890">
        <w:trPr>
          <w:trHeight w:hRule="exact" w:val="478"/>
        </w:trPr>
        <w:tc>
          <w:tcPr>
            <w:tcW w:w="4153" w:type="dxa"/>
          </w:tcPr>
          <w:p w14:paraId="389B72AA" w14:textId="77777777" w:rsidR="00B16890" w:rsidRDefault="00B16890" w:rsidP="00B16890">
            <w:pPr>
              <w:pStyle w:val="TableParagraph"/>
              <w:rPr>
                <w:lang w:eastAsia="zh-CN"/>
              </w:rPr>
            </w:pPr>
            <w:r>
              <w:rPr>
                <w:lang w:eastAsia="zh-CN"/>
              </w:rPr>
              <w:t>输入新、旧密码并提交</w:t>
            </w:r>
          </w:p>
        </w:tc>
        <w:tc>
          <w:tcPr>
            <w:tcW w:w="4146" w:type="dxa"/>
          </w:tcPr>
          <w:p w14:paraId="3E8AA432" w14:textId="77777777" w:rsidR="00B16890" w:rsidRDefault="00B16890" w:rsidP="00B16890">
            <w:pPr>
              <w:pStyle w:val="TableParagraph"/>
              <w:keepNext/>
            </w:pPr>
            <w:proofErr w:type="spellStart"/>
            <w:r>
              <w:t>提示修改成功或失败</w:t>
            </w:r>
            <w:proofErr w:type="spellEnd"/>
          </w:p>
        </w:tc>
      </w:tr>
    </w:tbl>
    <w:p w14:paraId="49A62611" w14:textId="77777777" w:rsidR="00B16890" w:rsidRDefault="00B16890" w:rsidP="00B16890">
      <w:pPr>
        <w:jc w:val="left"/>
        <w:rPr>
          <w:rFonts w:ascii="宋体" w:hAnsi="宋体"/>
          <w:sz w:val="24"/>
        </w:rPr>
      </w:pPr>
    </w:p>
    <w:p w14:paraId="060F42DB" w14:textId="77777777" w:rsidR="00B16890" w:rsidRDefault="00B16890" w:rsidP="00B16890">
      <w:pPr>
        <w:jc w:val="left"/>
        <w:rPr>
          <w:rFonts w:ascii="宋体" w:hAnsi="宋体" w:hint="eastAsia"/>
          <w:sz w:val="24"/>
        </w:rPr>
      </w:pPr>
    </w:p>
    <w:p w14:paraId="12847586" w14:textId="77777777" w:rsidR="00B16890" w:rsidRDefault="00B16890" w:rsidP="00B16890">
      <w:pPr>
        <w:jc w:val="left"/>
        <w:rPr>
          <w:rFonts w:ascii="宋体" w:hAnsi="宋体"/>
          <w:sz w:val="24"/>
        </w:rPr>
      </w:pPr>
      <w:r>
        <w:rPr>
          <w:rFonts w:ascii="宋体" w:hAnsi="宋体"/>
          <w:sz w:val="24"/>
        </w:rPr>
        <w:t>修改</w:t>
      </w:r>
      <w:r>
        <w:rPr>
          <w:rFonts w:ascii="宋体" w:hAnsi="宋体" w:hint="eastAsia"/>
          <w:sz w:val="24"/>
        </w:rPr>
        <w:t>领导</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3391F52D" w14:textId="77777777" w:rsidTr="00B16890">
        <w:trPr>
          <w:trHeight w:hRule="exact" w:val="482"/>
        </w:trPr>
        <w:tc>
          <w:tcPr>
            <w:tcW w:w="4148" w:type="dxa"/>
            <w:tcBorders>
              <w:bottom w:val="single" w:sz="4" w:space="0" w:color="FFFFFF"/>
            </w:tcBorders>
            <w:shd w:val="clear" w:color="auto" w:fill="4471C4"/>
          </w:tcPr>
          <w:p w14:paraId="7E9D3E5D" w14:textId="77777777" w:rsidR="00B16890" w:rsidRDefault="00B16890" w:rsidP="00B16890">
            <w:pPr>
              <w:pStyle w:val="TableParagraph"/>
              <w:spacing w:before="64"/>
              <w:ind w:left="107"/>
              <w:rPr>
                <w:b/>
              </w:rPr>
            </w:pPr>
            <w:proofErr w:type="spellStart"/>
            <w:r>
              <w:rPr>
                <w:b/>
                <w:color w:val="FFFFFF"/>
              </w:rPr>
              <w:t>刺激</w:t>
            </w:r>
            <w:proofErr w:type="spellEnd"/>
          </w:p>
        </w:tc>
        <w:tc>
          <w:tcPr>
            <w:tcW w:w="4151" w:type="dxa"/>
            <w:tcBorders>
              <w:bottom w:val="single" w:sz="4" w:space="0" w:color="FFFFFF"/>
            </w:tcBorders>
            <w:shd w:val="clear" w:color="auto" w:fill="4471C4"/>
          </w:tcPr>
          <w:p w14:paraId="716E67D3"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333B76CF" w14:textId="77777777" w:rsidTr="00B16890">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01778C01" w14:textId="77777777" w:rsidR="00B16890" w:rsidRDefault="00B16890" w:rsidP="00B16890">
            <w:pPr>
              <w:pStyle w:val="TableParagraph"/>
            </w:pPr>
            <w:proofErr w:type="spellStart"/>
            <w:r>
              <w:t>点击修改</w:t>
            </w:r>
            <w:proofErr w:type="spellEnd"/>
            <w:r>
              <w:rPr>
                <w:rFonts w:hint="eastAsia"/>
                <w:lang w:eastAsia="zh-CN"/>
              </w:rPr>
              <w:t>领导</w:t>
            </w:r>
            <w:proofErr w:type="spellStart"/>
            <w:r>
              <w:t>信息</w:t>
            </w:r>
            <w:proofErr w:type="spellEnd"/>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6242AEDE" w14:textId="77777777" w:rsidR="00B16890" w:rsidRDefault="00B16890" w:rsidP="00B16890">
            <w:pPr>
              <w:pStyle w:val="TableParagraph"/>
              <w:rPr>
                <w:lang w:eastAsia="zh-CN"/>
              </w:rPr>
            </w:pPr>
            <w:r>
              <w:rPr>
                <w:lang w:eastAsia="zh-CN"/>
              </w:rPr>
              <w:t>进入修改</w:t>
            </w:r>
            <w:r>
              <w:rPr>
                <w:rFonts w:hint="eastAsia"/>
                <w:lang w:eastAsia="zh-CN"/>
              </w:rPr>
              <w:t>领导</w:t>
            </w:r>
            <w:r>
              <w:rPr>
                <w:lang w:eastAsia="zh-CN"/>
              </w:rPr>
              <w:t>信息界面</w:t>
            </w:r>
          </w:p>
        </w:tc>
      </w:tr>
      <w:tr w:rsidR="00B16890" w14:paraId="7DFB502D" w14:textId="77777777" w:rsidTr="00B16890">
        <w:trPr>
          <w:trHeight w:hRule="exact" w:val="480"/>
        </w:trPr>
        <w:tc>
          <w:tcPr>
            <w:tcW w:w="4148" w:type="dxa"/>
            <w:tcBorders>
              <w:top w:val="single" w:sz="4" w:space="0" w:color="8EAADB"/>
              <w:left w:val="single" w:sz="4" w:space="0" w:color="8EAADB"/>
              <w:bottom w:val="single" w:sz="4" w:space="0" w:color="8EAADB"/>
              <w:right w:val="single" w:sz="4" w:space="0" w:color="8EAADB"/>
            </w:tcBorders>
          </w:tcPr>
          <w:p w14:paraId="0B49A151" w14:textId="77777777" w:rsidR="00B16890" w:rsidRDefault="00B16890" w:rsidP="00B16890">
            <w:pPr>
              <w:pStyle w:val="TableParagraph"/>
            </w:pPr>
            <w:proofErr w:type="spellStart"/>
            <w:r>
              <w:t>输入修改信息并提交</w:t>
            </w:r>
            <w:proofErr w:type="spellEnd"/>
          </w:p>
        </w:tc>
        <w:tc>
          <w:tcPr>
            <w:tcW w:w="4151" w:type="dxa"/>
            <w:tcBorders>
              <w:top w:val="single" w:sz="4" w:space="0" w:color="8EAADB"/>
              <w:left w:val="single" w:sz="4" w:space="0" w:color="8EAADB"/>
              <w:bottom w:val="single" w:sz="4" w:space="0" w:color="8EAADB"/>
              <w:right w:val="single" w:sz="4" w:space="0" w:color="8EAADB"/>
            </w:tcBorders>
          </w:tcPr>
          <w:p w14:paraId="22BE6A28" w14:textId="77777777" w:rsidR="00B16890" w:rsidRDefault="00B16890" w:rsidP="00B16890">
            <w:pPr>
              <w:pStyle w:val="TableParagraph"/>
              <w:keepNext/>
            </w:pPr>
            <w:proofErr w:type="spellStart"/>
            <w:r>
              <w:t>提示修改成功或失败</w:t>
            </w:r>
            <w:proofErr w:type="spellEnd"/>
          </w:p>
        </w:tc>
      </w:tr>
    </w:tbl>
    <w:p w14:paraId="2D3FD1C6" w14:textId="77777777" w:rsidR="00B16890" w:rsidRDefault="00B16890" w:rsidP="00B16890">
      <w:pPr>
        <w:jc w:val="left"/>
        <w:rPr>
          <w:rFonts w:ascii="宋体" w:hAnsi="宋体"/>
          <w:sz w:val="24"/>
        </w:rPr>
      </w:pPr>
    </w:p>
    <w:p w14:paraId="045F637D" w14:textId="77777777" w:rsidR="00B16890" w:rsidRDefault="00B16890" w:rsidP="00B16890">
      <w:pPr>
        <w:jc w:val="left"/>
        <w:rPr>
          <w:rFonts w:ascii="宋体" w:hAnsi="宋体" w:hint="eastAsia"/>
          <w:sz w:val="24"/>
        </w:rPr>
      </w:pPr>
    </w:p>
    <w:p w14:paraId="5A785B9F" w14:textId="77777777" w:rsidR="00B16890" w:rsidRDefault="00B16890" w:rsidP="00B16890">
      <w:pPr>
        <w:jc w:val="left"/>
        <w:rPr>
          <w:rFonts w:ascii="宋体" w:hAnsi="宋体"/>
          <w:sz w:val="24"/>
        </w:rPr>
      </w:pPr>
      <w:r>
        <w:rPr>
          <w:rFonts w:ascii="宋体" w:hAnsi="宋体"/>
          <w:sz w:val="24"/>
        </w:rPr>
        <w:t>删除</w:t>
      </w:r>
      <w:r>
        <w:rPr>
          <w:rFonts w:ascii="宋体" w:hAnsi="宋体" w:hint="eastAsia"/>
          <w:sz w:val="24"/>
        </w:rPr>
        <w:t>领导</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0462A542" w14:textId="77777777" w:rsidTr="00B16890">
        <w:trPr>
          <w:trHeight w:hRule="exact" w:val="482"/>
        </w:trPr>
        <w:tc>
          <w:tcPr>
            <w:tcW w:w="4148" w:type="dxa"/>
            <w:tcBorders>
              <w:bottom w:val="single" w:sz="4" w:space="0" w:color="FFFFFF"/>
            </w:tcBorders>
            <w:shd w:val="clear" w:color="auto" w:fill="4471C4"/>
          </w:tcPr>
          <w:p w14:paraId="565FB8DA" w14:textId="77777777" w:rsidR="00B16890" w:rsidRDefault="00B16890" w:rsidP="00B16890">
            <w:pPr>
              <w:pStyle w:val="TableParagraph"/>
              <w:spacing w:before="64"/>
              <w:ind w:left="107"/>
              <w:rPr>
                <w:b/>
              </w:rPr>
            </w:pPr>
            <w:proofErr w:type="spellStart"/>
            <w:r>
              <w:rPr>
                <w:b/>
                <w:color w:val="FFFFFF"/>
              </w:rPr>
              <w:t>刺激</w:t>
            </w:r>
            <w:proofErr w:type="spellEnd"/>
          </w:p>
        </w:tc>
        <w:tc>
          <w:tcPr>
            <w:tcW w:w="4151" w:type="dxa"/>
            <w:tcBorders>
              <w:bottom w:val="single" w:sz="4" w:space="0" w:color="FFFFFF"/>
            </w:tcBorders>
            <w:shd w:val="clear" w:color="auto" w:fill="4471C4"/>
          </w:tcPr>
          <w:p w14:paraId="31437816"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49319641" w14:textId="77777777" w:rsidTr="00B16890">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576A9078" w14:textId="77777777" w:rsidR="00B16890" w:rsidRDefault="00B16890" w:rsidP="00B16890">
            <w:pPr>
              <w:pStyle w:val="TableParagraph"/>
              <w:rPr>
                <w:lang w:eastAsia="zh-CN"/>
              </w:rPr>
            </w:pPr>
            <w:r>
              <w:rPr>
                <w:lang w:eastAsia="zh-CN"/>
              </w:rPr>
              <w:t>选择特定</w:t>
            </w:r>
            <w:r>
              <w:rPr>
                <w:rFonts w:hint="eastAsia"/>
                <w:lang w:eastAsia="zh-CN"/>
              </w:rPr>
              <w:t>领导</w:t>
            </w:r>
            <w:r>
              <w:rPr>
                <w:lang w:eastAsia="zh-CN"/>
              </w:rPr>
              <w:t>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2E352DFA" w14:textId="77777777" w:rsidR="00B16890" w:rsidRDefault="00B16890" w:rsidP="00B16890">
            <w:pPr>
              <w:pStyle w:val="TableParagraph"/>
              <w:keepNext/>
            </w:pPr>
            <w:proofErr w:type="spellStart"/>
            <w:r>
              <w:t>提示删除成功或失败</w:t>
            </w:r>
            <w:proofErr w:type="spellEnd"/>
          </w:p>
        </w:tc>
      </w:tr>
    </w:tbl>
    <w:p w14:paraId="0E5E0B91" w14:textId="77777777" w:rsidR="00B16890" w:rsidRDefault="00B16890" w:rsidP="00B16890">
      <w:pPr>
        <w:rPr>
          <w:rFonts w:ascii="宋体" w:hAnsi="宋体"/>
          <w:sz w:val="24"/>
        </w:rPr>
      </w:pPr>
    </w:p>
    <w:p w14:paraId="48EE65E2" w14:textId="77777777" w:rsidR="00B16890" w:rsidRDefault="00B16890" w:rsidP="00B16890">
      <w:pPr>
        <w:rPr>
          <w:rFonts w:ascii="宋体" w:hAnsi="宋体" w:hint="eastAsia"/>
          <w:sz w:val="24"/>
        </w:rPr>
      </w:pPr>
    </w:p>
    <w:p w14:paraId="7CC76F62" w14:textId="77777777" w:rsidR="00B16890" w:rsidRDefault="00B16890" w:rsidP="00B16890">
      <w:pPr>
        <w:rPr>
          <w:rFonts w:ascii="宋体" w:hAnsi="宋体"/>
          <w:sz w:val="24"/>
        </w:rPr>
      </w:pPr>
      <w:r>
        <w:rPr>
          <w:rFonts w:ascii="宋体" w:hAnsi="宋体"/>
          <w:sz w:val="24"/>
        </w:rPr>
        <w:t>导入</w:t>
      </w:r>
      <w:r>
        <w:rPr>
          <w:rFonts w:ascii="宋体" w:hAnsi="宋体" w:hint="eastAsia"/>
          <w:sz w:val="24"/>
        </w:rPr>
        <w:t>领导</w:t>
      </w:r>
      <w:r>
        <w:rPr>
          <w:rFonts w:ascii="宋体" w:hAnsi="宋体"/>
          <w:sz w:val="24"/>
        </w:rPr>
        <w:t>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765481BE" w14:textId="77777777" w:rsidTr="00B16890">
        <w:trPr>
          <w:trHeight w:hRule="exact" w:val="482"/>
        </w:trPr>
        <w:tc>
          <w:tcPr>
            <w:tcW w:w="4148" w:type="dxa"/>
            <w:tcBorders>
              <w:top w:val="nil"/>
              <w:left w:val="nil"/>
              <w:bottom w:val="single" w:sz="4" w:space="0" w:color="FFFFFF"/>
              <w:right w:val="nil"/>
            </w:tcBorders>
            <w:shd w:val="clear" w:color="auto" w:fill="4471C4"/>
          </w:tcPr>
          <w:p w14:paraId="0A08EC1B" w14:textId="77777777" w:rsidR="00B16890" w:rsidRDefault="00B16890" w:rsidP="00B16890">
            <w:pPr>
              <w:pStyle w:val="TableParagraph"/>
              <w:spacing w:before="64"/>
              <w:ind w:left="107"/>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135671B2"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4AC084EF" w14:textId="77777777" w:rsidTr="00B16890">
        <w:trPr>
          <w:trHeight w:hRule="exact" w:val="478"/>
        </w:trPr>
        <w:tc>
          <w:tcPr>
            <w:tcW w:w="4148" w:type="dxa"/>
            <w:tcBorders>
              <w:top w:val="single" w:sz="4" w:space="0" w:color="FFFFFF"/>
            </w:tcBorders>
            <w:shd w:val="clear" w:color="auto" w:fill="D9E1F3"/>
          </w:tcPr>
          <w:p w14:paraId="23024C30" w14:textId="77777777" w:rsidR="00B16890" w:rsidRDefault="00B16890" w:rsidP="00B16890">
            <w:pPr>
              <w:pStyle w:val="TableParagraph"/>
            </w:pPr>
            <w:proofErr w:type="spellStart"/>
            <w:r>
              <w:t>点击导入</w:t>
            </w:r>
            <w:proofErr w:type="spellEnd"/>
            <w:r>
              <w:rPr>
                <w:rFonts w:hint="eastAsia"/>
                <w:lang w:eastAsia="zh-CN"/>
              </w:rPr>
              <w:t>领导</w:t>
            </w:r>
            <w:proofErr w:type="spellStart"/>
            <w:r>
              <w:t>信息</w:t>
            </w:r>
            <w:proofErr w:type="spellEnd"/>
          </w:p>
        </w:tc>
        <w:tc>
          <w:tcPr>
            <w:tcW w:w="4151" w:type="dxa"/>
            <w:tcBorders>
              <w:top w:val="single" w:sz="4" w:space="0" w:color="FFFFFF"/>
            </w:tcBorders>
            <w:shd w:val="clear" w:color="auto" w:fill="D9E1F3"/>
          </w:tcPr>
          <w:p w14:paraId="2A319226" w14:textId="77777777" w:rsidR="00B16890" w:rsidRDefault="00B16890" w:rsidP="00B16890">
            <w:pPr>
              <w:pStyle w:val="TableParagraph"/>
              <w:rPr>
                <w:lang w:eastAsia="zh-CN"/>
              </w:rPr>
            </w:pPr>
            <w:r>
              <w:rPr>
                <w:lang w:eastAsia="zh-CN"/>
              </w:rPr>
              <w:t>进入导入</w:t>
            </w:r>
            <w:r>
              <w:rPr>
                <w:rFonts w:hint="eastAsia"/>
                <w:lang w:eastAsia="zh-CN"/>
              </w:rPr>
              <w:t>领导</w:t>
            </w:r>
            <w:r>
              <w:rPr>
                <w:lang w:eastAsia="zh-CN"/>
              </w:rPr>
              <w:t>信息界面</w:t>
            </w:r>
          </w:p>
        </w:tc>
      </w:tr>
      <w:tr w:rsidR="00B16890" w14:paraId="745E329A" w14:textId="77777777" w:rsidTr="00B16890">
        <w:trPr>
          <w:trHeight w:hRule="exact" w:val="480"/>
        </w:trPr>
        <w:tc>
          <w:tcPr>
            <w:tcW w:w="4148" w:type="dxa"/>
          </w:tcPr>
          <w:p w14:paraId="56B8A974" w14:textId="77777777" w:rsidR="00B16890" w:rsidRDefault="00B16890" w:rsidP="00B16890">
            <w:pPr>
              <w:pStyle w:val="TableParagraph"/>
            </w:pPr>
            <w:proofErr w:type="spellStart"/>
            <w:r>
              <w:lastRenderedPageBreak/>
              <w:t>输入</w:t>
            </w:r>
            <w:proofErr w:type="spellEnd"/>
            <w:r>
              <w:rPr>
                <w:rFonts w:hint="eastAsia"/>
                <w:lang w:eastAsia="zh-CN"/>
              </w:rPr>
              <w:t>领导</w:t>
            </w:r>
            <w:proofErr w:type="spellStart"/>
            <w:r>
              <w:t>信息并提交</w:t>
            </w:r>
            <w:proofErr w:type="spellEnd"/>
          </w:p>
        </w:tc>
        <w:tc>
          <w:tcPr>
            <w:tcW w:w="4151" w:type="dxa"/>
          </w:tcPr>
          <w:p w14:paraId="05499ED0" w14:textId="77777777" w:rsidR="00B16890" w:rsidRDefault="00B16890" w:rsidP="00B16890">
            <w:pPr>
              <w:pStyle w:val="TableParagraph"/>
              <w:keepNext/>
            </w:pPr>
            <w:proofErr w:type="spellStart"/>
            <w:r>
              <w:t>提示导入成功或失败</w:t>
            </w:r>
            <w:proofErr w:type="spellEnd"/>
          </w:p>
        </w:tc>
      </w:tr>
    </w:tbl>
    <w:p w14:paraId="5CC8421E" w14:textId="77777777" w:rsidR="00B16890" w:rsidRDefault="00B16890" w:rsidP="00B16890">
      <w:pPr>
        <w:jc w:val="left"/>
        <w:rPr>
          <w:rFonts w:ascii="宋体" w:hAnsi="宋体"/>
          <w:sz w:val="24"/>
        </w:rPr>
      </w:pPr>
    </w:p>
    <w:p w14:paraId="099D62A0" w14:textId="77777777" w:rsidR="00B16890" w:rsidRDefault="00B16890" w:rsidP="00B16890">
      <w:pPr>
        <w:jc w:val="left"/>
        <w:rPr>
          <w:rFonts w:ascii="宋体" w:hAnsi="宋体" w:hint="eastAsia"/>
          <w:sz w:val="24"/>
        </w:rPr>
      </w:pPr>
    </w:p>
    <w:p w14:paraId="75DD52E9" w14:textId="77777777" w:rsidR="00B16890" w:rsidRDefault="00B16890" w:rsidP="00B16890">
      <w:pPr>
        <w:jc w:val="left"/>
        <w:rPr>
          <w:rFonts w:ascii="宋体" w:hAnsi="宋体"/>
          <w:sz w:val="24"/>
        </w:rPr>
      </w:pPr>
      <w:r>
        <w:rPr>
          <w:rFonts w:ascii="宋体" w:hAnsi="宋体" w:hint="eastAsia"/>
          <w:sz w:val="24"/>
        </w:rPr>
        <w:t>员工</w:t>
      </w:r>
      <w:r>
        <w:rPr>
          <w:rFonts w:ascii="宋体" w:hAnsi="宋体"/>
          <w:spacing w:val="-3"/>
          <w:sz w:val="24"/>
        </w:rPr>
        <w:t>信</w:t>
      </w:r>
      <w:r>
        <w:rPr>
          <w:rFonts w:ascii="宋体" w:hAnsi="宋体"/>
          <w:sz w:val="24"/>
        </w:rPr>
        <w:t>息</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46"/>
      </w:tblGrid>
      <w:tr w:rsidR="00B16890" w14:paraId="31642019" w14:textId="77777777" w:rsidTr="00B16890">
        <w:trPr>
          <w:trHeight w:hRule="exact" w:val="482"/>
        </w:trPr>
        <w:tc>
          <w:tcPr>
            <w:tcW w:w="4148" w:type="dxa"/>
            <w:tcBorders>
              <w:bottom w:val="single" w:sz="4" w:space="0" w:color="FFFFFF"/>
            </w:tcBorders>
            <w:shd w:val="clear" w:color="auto" w:fill="4471C4"/>
          </w:tcPr>
          <w:p w14:paraId="46C2BD17" w14:textId="77777777" w:rsidR="00B16890" w:rsidRDefault="00B16890" w:rsidP="00B16890">
            <w:pPr>
              <w:pStyle w:val="TableParagraph"/>
              <w:spacing w:before="64"/>
              <w:ind w:left="107"/>
              <w:rPr>
                <w:b/>
              </w:rPr>
            </w:pPr>
            <w:proofErr w:type="spellStart"/>
            <w:r>
              <w:rPr>
                <w:b/>
                <w:color w:val="FFFFFF"/>
              </w:rPr>
              <w:t>刺激</w:t>
            </w:r>
            <w:proofErr w:type="spellEnd"/>
          </w:p>
        </w:tc>
        <w:tc>
          <w:tcPr>
            <w:tcW w:w="4146" w:type="dxa"/>
            <w:tcBorders>
              <w:bottom w:val="single" w:sz="4" w:space="0" w:color="FFFFFF"/>
            </w:tcBorders>
            <w:shd w:val="clear" w:color="auto" w:fill="4471C4"/>
          </w:tcPr>
          <w:p w14:paraId="37DCEC5B"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037C54FB" w14:textId="77777777" w:rsidTr="00B16890">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69302C08" w14:textId="77777777" w:rsidR="00B16890" w:rsidRDefault="00B16890" w:rsidP="00B16890">
            <w:pPr>
              <w:pStyle w:val="TableParagraph"/>
            </w:pPr>
            <w:proofErr w:type="spellStart"/>
            <w:proofErr w:type="gramStart"/>
            <w:r>
              <w:t>点击</w:t>
            </w:r>
            <w:proofErr w:type="spellEnd"/>
            <w:r>
              <w:rPr>
                <w:rFonts w:hint="eastAsia"/>
                <w:lang w:eastAsia="zh-CN"/>
              </w:rPr>
              <w:t>员工</w:t>
            </w:r>
            <w:proofErr w:type="spellStart"/>
            <w:proofErr w:type="gramEnd"/>
            <w:r>
              <w:t>信息管理</w:t>
            </w:r>
            <w:proofErr w:type="spellEnd"/>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78161DA6" w14:textId="77777777" w:rsidR="00B16890" w:rsidRDefault="00B16890" w:rsidP="00B16890">
            <w:pPr>
              <w:pStyle w:val="TableParagraph"/>
              <w:keepNext/>
              <w:rPr>
                <w:lang w:eastAsia="zh-CN"/>
              </w:rPr>
            </w:pPr>
            <w:r>
              <w:rPr>
                <w:lang w:eastAsia="zh-CN"/>
              </w:rPr>
              <w:t>进入</w:t>
            </w:r>
            <w:r>
              <w:rPr>
                <w:rFonts w:hint="eastAsia"/>
                <w:lang w:eastAsia="zh-CN"/>
              </w:rPr>
              <w:t>员工</w:t>
            </w:r>
            <w:r>
              <w:rPr>
                <w:lang w:eastAsia="zh-CN"/>
              </w:rPr>
              <w:t>信息管理界面</w:t>
            </w:r>
          </w:p>
        </w:tc>
      </w:tr>
    </w:tbl>
    <w:p w14:paraId="53D4D568" w14:textId="77777777" w:rsidR="00B16890" w:rsidRDefault="00B16890" w:rsidP="00B16890">
      <w:pPr>
        <w:jc w:val="left"/>
        <w:rPr>
          <w:rFonts w:ascii="宋体" w:hAnsi="宋体"/>
          <w:sz w:val="24"/>
        </w:rPr>
      </w:pPr>
    </w:p>
    <w:p w14:paraId="270BE7C6" w14:textId="77777777" w:rsidR="00B16890" w:rsidRDefault="00B16890" w:rsidP="00B16890">
      <w:pPr>
        <w:jc w:val="left"/>
        <w:rPr>
          <w:rFonts w:ascii="宋体" w:hAnsi="宋体" w:hint="eastAsia"/>
          <w:sz w:val="24"/>
        </w:rPr>
      </w:pPr>
    </w:p>
    <w:p w14:paraId="0EC76D7A" w14:textId="77777777" w:rsidR="00B16890" w:rsidRDefault="00B16890" w:rsidP="00B16890">
      <w:pPr>
        <w:jc w:val="left"/>
        <w:rPr>
          <w:rFonts w:ascii="宋体" w:hAnsi="宋体"/>
          <w:sz w:val="24"/>
        </w:rPr>
      </w:pPr>
      <w:r>
        <w:rPr>
          <w:rFonts w:ascii="宋体" w:hAnsi="宋体"/>
          <w:sz w:val="24"/>
        </w:rPr>
        <w:t>查询</w:t>
      </w:r>
      <w:r>
        <w:rPr>
          <w:rFonts w:ascii="宋体" w:hAnsi="宋体" w:hint="eastAsia"/>
          <w:sz w:val="24"/>
        </w:rPr>
        <w:t>员工</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B16890" w14:paraId="0D6D8E88" w14:textId="77777777" w:rsidTr="00B16890">
        <w:trPr>
          <w:trHeight w:hRule="exact" w:val="473"/>
        </w:trPr>
        <w:tc>
          <w:tcPr>
            <w:tcW w:w="4145" w:type="dxa"/>
            <w:tcBorders>
              <w:bottom w:val="single" w:sz="4" w:space="0" w:color="FFFFFF"/>
            </w:tcBorders>
            <w:shd w:val="clear" w:color="auto" w:fill="4471C4"/>
          </w:tcPr>
          <w:p w14:paraId="13BF8CEE" w14:textId="77777777" w:rsidR="00B16890" w:rsidRDefault="00B16890" w:rsidP="00B16890">
            <w:pPr>
              <w:pStyle w:val="TableParagraph"/>
              <w:ind w:left="107"/>
              <w:rPr>
                <w:b/>
              </w:rPr>
            </w:pPr>
            <w:proofErr w:type="spellStart"/>
            <w:r>
              <w:rPr>
                <w:b/>
                <w:color w:val="FFFFFF"/>
              </w:rPr>
              <w:t>刺激</w:t>
            </w:r>
            <w:proofErr w:type="spellEnd"/>
          </w:p>
        </w:tc>
        <w:tc>
          <w:tcPr>
            <w:tcW w:w="4153" w:type="dxa"/>
            <w:tcBorders>
              <w:bottom w:val="single" w:sz="4" w:space="0" w:color="FFFFFF"/>
            </w:tcBorders>
            <w:shd w:val="clear" w:color="auto" w:fill="4471C4"/>
          </w:tcPr>
          <w:p w14:paraId="368E555D" w14:textId="77777777" w:rsidR="00B16890" w:rsidRDefault="00B16890" w:rsidP="00B16890">
            <w:pPr>
              <w:pStyle w:val="TableParagraph"/>
              <w:ind w:left="107"/>
              <w:rPr>
                <w:b/>
              </w:rPr>
            </w:pPr>
            <w:proofErr w:type="spellStart"/>
            <w:r>
              <w:rPr>
                <w:b/>
                <w:color w:val="FFFFFF"/>
              </w:rPr>
              <w:t>响应</w:t>
            </w:r>
            <w:proofErr w:type="spellEnd"/>
          </w:p>
        </w:tc>
      </w:tr>
      <w:tr w:rsidR="00B16890" w14:paraId="13B514B1" w14:textId="77777777" w:rsidTr="00B16890">
        <w:trPr>
          <w:trHeight w:hRule="exact" w:val="479"/>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3F019E4B" w14:textId="77777777" w:rsidR="00B16890" w:rsidRDefault="00B16890" w:rsidP="00B16890">
            <w:pPr>
              <w:pStyle w:val="TableParagraph"/>
              <w:rPr>
                <w:lang w:eastAsia="zh-CN"/>
              </w:rPr>
            </w:pPr>
            <w:r>
              <w:rPr>
                <w:lang w:eastAsia="zh-CN"/>
              </w:rPr>
              <w:t>输入</w:t>
            </w:r>
            <w:r>
              <w:rPr>
                <w:rFonts w:hint="eastAsia"/>
                <w:lang w:eastAsia="zh-CN"/>
              </w:rPr>
              <w:t>员工</w:t>
            </w:r>
            <w:r>
              <w:rPr>
                <w:lang w:eastAsia="zh-CN"/>
              </w:rPr>
              <w:t>信息字段并提交</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C228780" w14:textId="77777777" w:rsidR="00B16890" w:rsidRDefault="00B16890" w:rsidP="00B16890">
            <w:pPr>
              <w:pStyle w:val="TableParagraph"/>
              <w:keepNext/>
              <w:rPr>
                <w:lang w:eastAsia="zh-CN"/>
              </w:rPr>
            </w:pPr>
            <w:r>
              <w:rPr>
                <w:lang w:eastAsia="zh-CN"/>
              </w:rPr>
              <w:t>显示相关</w:t>
            </w:r>
            <w:r>
              <w:rPr>
                <w:rFonts w:hint="eastAsia"/>
                <w:lang w:eastAsia="zh-CN"/>
              </w:rPr>
              <w:t>员工</w:t>
            </w:r>
            <w:r>
              <w:rPr>
                <w:lang w:eastAsia="zh-CN"/>
              </w:rPr>
              <w:t>列表，或提示无法找到</w:t>
            </w:r>
          </w:p>
        </w:tc>
      </w:tr>
    </w:tbl>
    <w:p w14:paraId="24E77FF4" w14:textId="77777777" w:rsidR="00B16890" w:rsidRDefault="00B16890" w:rsidP="00B16890">
      <w:pPr>
        <w:jc w:val="left"/>
        <w:rPr>
          <w:rFonts w:ascii="宋体" w:hAnsi="宋体"/>
          <w:sz w:val="24"/>
        </w:rPr>
      </w:pPr>
    </w:p>
    <w:p w14:paraId="60246936" w14:textId="77777777" w:rsidR="00B16890" w:rsidRDefault="00B16890" w:rsidP="00B16890">
      <w:pPr>
        <w:jc w:val="left"/>
        <w:rPr>
          <w:rFonts w:ascii="宋体" w:hAnsi="宋体" w:hint="eastAsia"/>
          <w:sz w:val="24"/>
        </w:rPr>
      </w:pPr>
    </w:p>
    <w:p w14:paraId="6FE537F2" w14:textId="77777777" w:rsidR="00B16890" w:rsidRDefault="00B16890" w:rsidP="00B16890">
      <w:pPr>
        <w:jc w:val="left"/>
        <w:rPr>
          <w:rFonts w:ascii="宋体" w:hAnsi="宋体"/>
          <w:sz w:val="24"/>
        </w:rPr>
      </w:pPr>
      <w:r>
        <w:rPr>
          <w:rFonts w:ascii="宋体" w:hAnsi="宋体"/>
          <w:sz w:val="24"/>
        </w:rPr>
        <w:t>修改</w:t>
      </w:r>
      <w:r>
        <w:rPr>
          <w:rFonts w:ascii="宋体" w:hAnsi="宋体" w:hint="eastAsia"/>
          <w:sz w:val="24"/>
        </w:rPr>
        <w:t>员工</w:t>
      </w:r>
      <w:r>
        <w:rPr>
          <w:rFonts w:ascii="宋体" w:hAnsi="宋体"/>
          <w:sz w:val="24"/>
        </w:rPr>
        <w:t>账号密码</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53"/>
        <w:gridCol w:w="4146"/>
      </w:tblGrid>
      <w:tr w:rsidR="00B16890" w14:paraId="3FE3FE65" w14:textId="77777777" w:rsidTr="00B16890">
        <w:trPr>
          <w:trHeight w:hRule="exact" w:val="473"/>
        </w:trPr>
        <w:tc>
          <w:tcPr>
            <w:tcW w:w="4153" w:type="dxa"/>
            <w:tcBorders>
              <w:top w:val="nil"/>
              <w:left w:val="nil"/>
              <w:bottom w:val="single" w:sz="4" w:space="0" w:color="FFFFFF"/>
              <w:right w:val="nil"/>
            </w:tcBorders>
            <w:shd w:val="clear" w:color="auto" w:fill="4471C4"/>
          </w:tcPr>
          <w:p w14:paraId="47A03E5E" w14:textId="77777777" w:rsidR="00B16890" w:rsidRDefault="00B16890" w:rsidP="00B16890">
            <w:pPr>
              <w:pStyle w:val="TableParagraph"/>
              <w:ind w:left="107"/>
              <w:rPr>
                <w:b/>
              </w:rPr>
            </w:pPr>
            <w:proofErr w:type="spellStart"/>
            <w:r>
              <w:rPr>
                <w:b/>
                <w:color w:val="FFFFFF"/>
              </w:rPr>
              <w:t>刺激</w:t>
            </w:r>
            <w:proofErr w:type="spellEnd"/>
          </w:p>
        </w:tc>
        <w:tc>
          <w:tcPr>
            <w:tcW w:w="4146" w:type="dxa"/>
            <w:tcBorders>
              <w:top w:val="nil"/>
              <w:left w:val="nil"/>
              <w:bottom w:val="single" w:sz="4" w:space="0" w:color="FFFFFF"/>
              <w:right w:val="nil"/>
            </w:tcBorders>
            <w:shd w:val="clear" w:color="auto" w:fill="4471C4"/>
          </w:tcPr>
          <w:p w14:paraId="698574F0" w14:textId="77777777" w:rsidR="00B16890" w:rsidRDefault="00B16890" w:rsidP="00B16890">
            <w:pPr>
              <w:pStyle w:val="TableParagraph"/>
              <w:ind w:left="108"/>
              <w:rPr>
                <w:b/>
              </w:rPr>
            </w:pPr>
            <w:proofErr w:type="spellStart"/>
            <w:r>
              <w:rPr>
                <w:b/>
                <w:color w:val="FFFFFF"/>
              </w:rPr>
              <w:t>响应</w:t>
            </w:r>
            <w:proofErr w:type="spellEnd"/>
          </w:p>
        </w:tc>
      </w:tr>
      <w:tr w:rsidR="00B16890" w14:paraId="1216A616" w14:textId="77777777" w:rsidTr="00B16890">
        <w:trPr>
          <w:trHeight w:hRule="exact" w:val="478"/>
        </w:trPr>
        <w:tc>
          <w:tcPr>
            <w:tcW w:w="4153" w:type="dxa"/>
            <w:tcBorders>
              <w:top w:val="single" w:sz="4" w:space="0" w:color="FFFFFF"/>
            </w:tcBorders>
            <w:shd w:val="clear" w:color="auto" w:fill="D9E1F3"/>
          </w:tcPr>
          <w:p w14:paraId="28A32F0D" w14:textId="77777777" w:rsidR="00B16890" w:rsidRDefault="00B16890" w:rsidP="00B16890">
            <w:pPr>
              <w:pStyle w:val="TableParagraph"/>
            </w:pPr>
            <w:proofErr w:type="spellStart"/>
            <w:r>
              <w:t>点击修改账号密码</w:t>
            </w:r>
            <w:proofErr w:type="spellEnd"/>
          </w:p>
        </w:tc>
        <w:tc>
          <w:tcPr>
            <w:tcW w:w="4146" w:type="dxa"/>
            <w:tcBorders>
              <w:top w:val="single" w:sz="4" w:space="0" w:color="FFFFFF"/>
            </w:tcBorders>
            <w:shd w:val="clear" w:color="auto" w:fill="D9E1F3"/>
          </w:tcPr>
          <w:p w14:paraId="1750CEB5" w14:textId="77777777" w:rsidR="00B16890" w:rsidRDefault="00B16890" w:rsidP="00B16890">
            <w:pPr>
              <w:pStyle w:val="TableParagraph"/>
              <w:rPr>
                <w:lang w:eastAsia="zh-CN"/>
              </w:rPr>
            </w:pPr>
            <w:r>
              <w:rPr>
                <w:lang w:eastAsia="zh-CN"/>
              </w:rPr>
              <w:t>进入修改</w:t>
            </w:r>
            <w:r>
              <w:rPr>
                <w:rFonts w:hint="eastAsia"/>
                <w:lang w:eastAsia="zh-CN"/>
              </w:rPr>
              <w:t>员工</w:t>
            </w:r>
            <w:r>
              <w:rPr>
                <w:lang w:eastAsia="zh-CN"/>
              </w:rPr>
              <w:t>账号密码界面</w:t>
            </w:r>
          </w:p>
        </w:tc>
      </w:tr>
      <w:tr w:rsidR="00B16890" w14:paraId="19F0793D" w14:textId="77777777" w:rsidTr="00B16890">
        <w:trPr>
          <w:trHeight w:hRule="exact" w:val="478"/>
        </w:trPr>
        <w:tc>
          <w:tcPr>
            <w:tcW w:w="4153" w:type="dxa"/>
          </w:tcPr>
          <w:p w14:paraId="09EE538A" w14:textId="77777777" w:rsidR="00B16890" w:rsidRDefault="00B16890" w:rsidP="00B16890">
            <w:pPr>
              <w:pStyle w:val="TableParagraph"/>
              <w:rPr>
                <w:lang w:eastAsia="zh-CN"/>
              </w:rPr>
            </w:pPr>
            <w:r>
              <w:rPr>
                <w:lang w:eastAsia="zh-CN"/>
              </w:rPr>
              <w:t>输入新、旧密码并提交</w:t>
            </w:r>
          </w:p>
        </w:tc>
        <w:tc>
          <w:tcPr>
            <w:tcW w:w="4146" w:type="dxa"/>
          </w:tcPr>
          <w:p w14:paraId="17079BCB" w14:textId="77777777" w:rsidR="00B16890" w:rsidRDefault="00B16890" w:rsidP="00B16890">
            <w:pPr>
              <w:pStyle w:val="TableParagraph"/>
              <w:keepNext/>
            </w:pPr>
            <w:proofErr w:type="spellStart"/>
            <w:r>
              <w:t>提示修改成功或失败</w:t>
            </w:r>
            <w:proofErr w:type="spellEnd"/>
          </w:p>
        </w:tc>
      </w:tr>
    </w:tbl>
    <w:p w14:paraId="3967DF5E" w14:textId="77777777" w:rsidR="00B16890" w:rsidRDefault="00B16890" w:rsidP="00B16890">
      <w:pPr>
        <w:jc w:val="left"/>
        <w:rPr>
          <w:rFonts w:ascii="宋体" w:hAnsi="宋体"/>
          <w:sz w:val="24"/>
        </w:rPr>
      </w:pPr>
    </w:p>
    <w:p w14:paraId="60F0FA8E" w14:textId="77777777" w:rsidR="00B16890" w:rsidRDefault="00B16890" w:rsidP="00B16890">
      <w:pPr>
        <w:jc w:val="left"/>
        <w:rPr>
          <w:rFonts w:ascii="宋体" w:hAnsi="宋体" w:hint="eastAsia"/>
          <w:sz w:val="24"/>
        </w:rPr>
      </w:pPr>
    </w:p>
    <w:p w14:paraId="17C8F886" w14:textId="77777777" w:rsidR="00B16890" w:rsidRDefault="00B16890" w:rsidP="00B16890">
      <w:pPr>
        <w:jc w:val="left"/>
        <w:rPr>
          <w:rFonts w:ascii="宋体" w:hAnsi="宋体"/>
          <w:sz w:val="24"/>
        </w:rPr>
      </w:pPr>
      <w:r>
        <w:rPr>
          <w:rFonts w:ascii="宋体" w:hAnsi="宋体"/>
          <w:sz w:val="24"/>
        </w:rPr>
        <w:t>修改</w:t>
      </w:r>
      <w:r>
        <w:rPr>
          <w:rFonts w:ascii="宋体" w:hAnsi="宋体" w:hint="eastAsia"/>
          <w:sz w:val="24"/>
        </w:rPr>
        <w:t>员工</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6A637284" w14:textId="77777777" w:rsidTr="00B16890">
        <w:trPr>
          <w:trHeight w:hRule="exact" w:val="474"/>
        </w:trPr>
        <w:tc>
          <w:tcPr>
            <w:tcW w:w="4148" w:type="dxa"/>
            <w:tcBorders>
              <w:bottom w:val="single" w:sz="4" w:space="0" w:color="FFFFFF"/>
            </w:tcBorders>
            <w:shd w:val="clear" w:color="auto" w:fill="4471C4"/>
          </w:tcPr>
          <w:p w14:paraId="13F2E57A" w14:textId="77777777" w:rsidR="00B16890" w:rsidRDefault="00B16890" w:rsidP="00B16890">
            <w:pPr>
              <w:pStyle w:val="TableParagraph"/>
              <w:ind w:left="107"/>
              <w:rPr>
                <w:b/>
              </w:rPr>
            </w:pPr>
            <w:proofErr w:type="spellStart"/>
            <w:r>
              <w:rPr>
                <w:b/>
                <w:color w:val="FFFFFF"/>
              </w:rPr>
              <w:t>刺激</w:t>
            </w:r>
            <w:proofErr w:type="spellEnd"/>
          </w:p>
        </w:tc>
        <w:tc>
          <w:tcPr>
            <w:tcW w:w="4151" w:type="dxa"/>
            <w:tcBorders>
              <w:bottom w:val="single" w:sz="4" w:space="0" w:color="FFFFFF"/>
            </w:tcBorders>
            <w:shd w:val="clear" w:color="auto" w:fill="4471C4"/>
          </w:tcPr>
          <w:p w14:paraId="685A4705" w14:textId="77777777" w:rsidR="00B16890" w:rsidRDefault="00B16890" w:rsidP="00B16890">
            <w:pPr>
              <w:pStyle w:val="TableParagraph"/>
              <w:ind w:left="107"/>
              <w:rPr>
                <w:b/>
              </w:rPr>
            </w:pPr>
            <w:proofErr w:type="spellStart"/>
            <w:r>
              <w:rPr>
                <w:b/>
                <w:color w:val="FFFFFF"/>
              </w:rPr>
              <w:t>响应</w:t>
            </w:r>
            <w:proofErr w:type="spellEnd"/>
          </w:p>
        </w:tc>
      </w:tr>
      <w:tr w:rsidR="00B16890" w14:paraId="495F6865" w14:textId="77777777" w:rsidTr="00B16890">
        <w:trPr>
          <w:trHeight w:hRule="exact" w:val="479"/>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042D1AC8" w14:textId="77777777" w:rsidR="00B16890" w:rsidRDefault="00B16890" w:rsidP="00B16890">
            <w:pPr>
              <w:pStyle w:val="TableParagraph"/>
            </w:pPr>
            <w:proofErr w:type="spellStart"/>
            <w:r>
              <w:t>点击修改</w:t>
            </w:r>
            <w:proofErr w:type="spellEnd"/>
            <w:r>
              <w:rPr>
                <w:rFonts w:hint="eastAsia"/>
                <w:lang w:eastAsia="zh-CN"/>
              </w:rPr>
              <w:t>员工</w:t>
            </w:r>
            <w:proofErr w:type="spellStart"/>
            <w:r>
              <w:t>信息</w:t>
            </w:r>
            <w:proofErr w:type="spellEnd"/>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5169228D" w14:textId="77777777" w:rsidR="00B16890" w:rsidRDefault="00B16890" w:rsidP="00B16890">
            <w:pPr>
              <w:pStyle w:val="TableParagraph"/>
              <w:rPr>
                <w:lang w:eastAsia="zh-CN"/>
              </w:rPr>
            </w:pPr>
            <w:r>
              <w:rPr>
                <w:lang w:eastAsia="zh-CN"/>
              </w:rPr>
              <w:t>进入修改</w:t>
            </w:r>
            <w:r>
              <w:rPr>
                <w:rFonts w:hint="eastAsia"/>
                <w:lang w:eastAsia="zh-CN"/>
              </w:rPr>
              <w:t>员工</w:t>
            </w:r>
            <w:r>
              <w:rPr>
                <w:lang w:eastAsia="zh-CN"/>
              </w:rPr>
              <w:t>信息界面</w:t>
            </w:r>
          </w:p>
        </w:tc>
      </w:tr>
      <w:tr w:rsidR="00B16890" w14:paraId="6E97394C" w14:textId="77777777" w:rsidTr="00B16890">
        <w:trPr>
          <w:trHeight w:hRule="exact" w:val="478"/>
        </w:trPr>
        <w:tc>
          <w:tcPr>
            <w:tcW w:w="4148" w:type="dxa"/>
            <w:tcBorders>
              <w:top w:val="single" w:sz="4" w:space="0" w:color="8EAADB"/>
              <w:left w:val="single" w:sz="4" w:space="0" w:color="8EAADB"/>
              <w:bottom w:val="single" w:sz="4" w:space="0" w:color="8EAADB"/>
              <w:right w:val="single" w:sz="4" w:space="0" w:color="8EAADB"/>
            </w:tcBorders>
          </w:tcPr>
          <w:p w14:paraId="6C34B71E" w14:textId="77777777" w:rsidR="00B16890" w:rsidRDefault="00B16890" w:rsidP="00B16890">
            <w:pPr>
              <w:pStyle w:val="TableParagraph"/>
            </w:pPr>
            <w:proofErr w:type="spellStart"/>
            <w:r>
              <w:t>输入修改信息并提交</w:t>
            </w:r>
            <w:proofErr w:type="spellEnd"/>
          </w:p>
        </w:tc>
        <w:tc>
          <w:tcPr>
            <w:tcW w:w="4151" w:type="dxa"/>
            <w:tcBorders>
              <w:top w:val="single" w:sz="4" w:space="0" w:color="8EAADB"/>
              <w:left w:val="single" w:sz="4" w:space="0" w:color="8EAADB"/>
              <w:bottom w:val="single" w:sz="4" w:space="0" w:color="8EAADB"/>
              <w:right w:val="single" w:sz="4" w:space="0" w:color="8EAADB"/>
            </w:tcBorders>
          </w:tcPr>
          <w:p w14:paraId="3D61DE3A" w14:textId="77777777" w:rsidR="00B16890" w:rsidRDefault="00B16890" w:rsidP="00B16890">
            <w:pPr>
              <w:pStyle w:val="TableParagraph"/>
              <w:keepNext/>
            </w:pPr>
            <w:proofErr w:type="spellStart"/>
            <w:r>
              <w:t>提示修改成功或失败</w:t>
            </w:r>
            <w:proofErr w:type="spellEnd"/>
          </w:p>
        </w:tc>
      </w:tr>
    </w:tbl>
    <w:p w14:paraId="3A7E1DD5" w14:textId="77777777" w:rsidR="00B16890" w:rsidRDefault="00B16890" w:rsidP="00B16890">
      <w:pPr>
        <w:jc w:val="left"/>
        <w:rPr>
          <w:rFonts w:ascii="宋体" w:hAnsi="宋体"/>
          <w:sz w:val="24"/>
        </w:rPr>
      </w:pPr>
    </w:p>
    <w:p w14:paraId="134B4CB9" w14:textId="77777777" w:rsidR="00B16890" w:rsidRDefault="00B16890" w:rsidP="00B16890">
      <w:pPr>
        <w:jc w:val="left"/>
        <w:rPr>
          <w:rFonts w:ascii="宋体" w:hAnsi="宋体" w:hint="eastAsia"/>
          <w:sz w:val="24"/>
        </w:rPr>
      </w:pPr>
    </w:p>
    <w:p w14:paraId="4ACB0E9A" w14:textId="77777777" w:rsidR="00B16890" w:rsidRDefault="00B16890" w:rsidP="00B16890">
      <w:pPr>
        <w:jc w:val="left"/>
        <w:rPr>
          <w:rFonts w:ascii="宋体" w:hAnsi="宋体"/>
          <w:sz w:val="24"/>
        </w:rPr>
      </w:pPr>
      <w:r>
        <w:rPr>
          <w:rFonts w:ascii="宋体" w:hAnsi="宋体"/>
          <w:sz w:val="24"/>
        </w:rPr>
        <w:t>删除</w:t>
      </w:r>
      <w:r>
        <w:rPr>
          <w:rFonts w:ascii="宋体" w:hAnsi="宋体" w:hint="eastAsia"/>
          <w:sz w:val="24"/>
        </w:rPr>
        <w:t>员工</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4BB6DF09" w14:textId="77777777" w:rsidTr="00B16890">
        <w:trPr>
          <w:trHeight w:hRule="exact" w:val="482"/>
        </w:trPr>
        <w:tc>
          <w:tcPr>
            <w:tcW w:w="4148" w:type="dxa"/>
            <w:tcBorders>
              <w:bottom w:val="single" w:sz="4" w:space="0" w:color="FFFFFF"/>
            </w:tcBorders>
            <w:shd w:val="clear" w:color="auto" w:fill="4471C4"/>
          </w:tcPr>
          <w:p w14:paraId="6AFC0907" w14:textId="77777777" w:rsidR="00B16890" w:rsidRDefault="00B16890" w:rsidP="00B16890">
            <w:pPr>
              <w:pStyle w:val="TableParagraph"/>
              <w:spacing w:before="64"/>
              <w:ind w:left="107"/>
              <w:rPr>
                <w:b/>
              </w:rPr>
            </w:pPr>
            <w:proofErr w:type="spellStart"/>
            <w:r>
              <w:rPr>
                <w:b/>
                <w:color w:val="FFFFFF"/>
              </w:rPr>
              <w:t>刺激</w:t>
            </w:r>
            <w:proofErr w:type="spellEnd"/>
          </w:p>
        </w:tc>
        <w:tc>
          <w:tcPr>
            <w:tcW w:w="4151" w:type="dxa"/>
            <w:tcBorders>
              <w:bottom w:val="single" w:sz="4" w:space="0" w:color="FFFFFF"/>
            </w:tcBorders>
            <w:shd w:val="clear" w:color="auto" w:fill="4471C4"/>
          </w:tcPr>
          <w:p w14:paraId="61F33EA3"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63075D89" w14:textId="77777777" w:rsidTr="00B16890">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419744B8" w14:textId="77777777" w:rsidR="00B16890" w:rsidRDefault="00B16890" w:rsidP="00B16890">
            <w:pPr>
              <w:pStyle w:val="TableParagraph"/>
              <w:rPr>
                <w:lang w:eastAsia="zh-CN"/>
              </w:rPr>
            </w:pPr>
            <w:r>
              <w:rPr>
                <w:lang w:eastAsia="zh-CN"/>
              </w:rPr>
              <w:t>选择特定</w:t>
            </w:r>
            <w:r>
              <w:rPr>
                <w:rFonts w:hint="eastAsia"/>
                <w:lang w:eastAsia="zh-CN"/>
              </w:rPr>
              <w:t>员工</w:t>
            </w:r>
            <w:r>
              <w:rPr>
                <w:lang w:eastAsia="zh-CN"/>
              </w:rPr>
              <w:t>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633428A0" w14:textId="77777777" w:rsidR="00B16890" w:rsidRDefault="00B16890" w:rsidP="00B16890">
            <w:pPr>
              <w:pStyle w:val="TableParagraph"/>
              <w:keepNext/>
            </w:pPr>
            <w:proofErr w:type="spellStart"/>
            <w:r>
              <w:t>提示删除成功或失败</w:t>
            </w:r>
            <w:proofErr w:type="spellEnd"/>
          </w:p>
        </w:tc>
      </w:tr>
    </w:tbl>
    <w:p w14:paraId="2C9C41B0" w14:textId="77777777" w:rsidR="00B16890" w:rsidRDefault="00B16890" w:rsidP="00B16890">
      <w:pPr>
        <w:jc w:val="left"/>
        <w:rPr>
          <w:rFonts w:ascii="宋体" w:hAnsi="宋体"/>
          <w:sz w:val="24"/>
        </w:rPr>
      </w:pPr>
    </w:p>
    <w:p w14:paraId="0190CC84" w14:textId="77777777" w:rsidR="00B16890" w:rsidRDefault="00B16890" w:rsidP="00B16890">
      <w:pPr>
        <w:jc w:val="left"/>
        <w:rPr>
          <w:rFonts w:ascii="宋体" w:hAnsi="宋体" w:hint="eastAsia"/>
          <w:sz w:val="24"/>
        </w:rPr>
      </w:pPr>
    </w:p>
    <w:p w14:paraId="2B0293AF" w14:textId="77777777" w:rsidR="00B16890" w:rsidRDefault="00B16890" w:rsidP="00B16890">
      <w:pPr>
        <w:jc w:val="left"/>
        <w:rPr>
          <w:rFonts w:ascii="宋体" w:hAnsi="宋体"/>
          <w:sz w:val="24"/>
        </w:rPr>
      </w:pPr>
      <w:r>
        <w:rPr>
          <w:rFonts w:ascii="宋体" w:hAnsi="宋体"/>
          <w:sz w:val="24"/>
        </w:rPr>
        <w:t>导入</w:t>
      </w:r>
      <w:r>
        <w:rPr>
          <w:rFonts w:ascii="宋体" w:hAnsi="宋体" w:hint="eastAsia"/>
          <w:spacing w:val="-3"/>
          <w:sz w:val="24"/>
        </w:rPr>
        <w:t>员工</w:t>
      </w:r>
      <w:r>
        <w:rPr>
          <w:rFonts w:ascii="宋体" w:hAnsi="宋体"/>
          <w:spacing w:val="-3"/>
          <w:sz w:val="24"/>
        </w:rPr>
        <w:t>信</w:t>
      </w:r>
      <w:r>
        <w:rPr>
          <w:rFonts w:ascii="宋体" w:hAnsi="宋体"/>
          <w:sz w:val="24"/>
        </w:rPr>
        <w:t>息</w:t>
      </w:r>
      <w:r>
        <w:rPr>
          <w:rFonts w:ascii="宋体" w:hAnsi="宋体"/>
          <w:spacing w:val="-3"/>
          <w:sz w:val="24"/>
        </w:rPr>
        <w:t>（</w:t>
      </w:r>
      <w:r>
        <w:rPr>
          <w:rFonts w:ascii="宋体" w:hAnsi="宋体"/>
          <w:sz w:val="24"/>
        </w:rPr>
        <w:t>或</w:t>
      </w:r>
      <w:r>
        <w:rPr>
          <w:rFonts w:ascii="宋体" w:hAnsi="宋体"/>
          <w:spacing w:val="-3"/>
          <w:sz w:val="24"/>
        </w:rPr>
        <w:t>者支</w:t>
      </w:r>
      <w:r>
        <w:rPr>
          <w:rFonts w:ascii="宋体" w:hAnsi="宋体"/>
          <w:spacing w:val="50"/>
          <w:sz w:val="24"/>
        </w:rPr>
        <w:t>持</w:t>
      </w:r>
      <w:r>
        <w:rPr>
          <w:rFonts w:ascii="宋体" w:hAnsi="宋体"/>
          <w:spacing w:val="-2"/>
          <w:sz w:val="24"/>
        </w:rPr>
        <w:t>e</w:t>
      </w:r>
      <w:r>
        <w:rPr>
          <w:rFonts w:ascii="宋体" w:hAnsi="宋体"/>
          <w:spacing w:val="-6"/>
          <w:sz w:val="24"/>
        </w:rPr>
        <w:t>x</w:t>
      </w:r>
      <w:r>
        <w:rPr>
          <w:rFonts w:ascii="宋体" w:hAnsi="宋体"/>
          <w:sz w:val="24"/>
        </w:rPr>
        <w:t>cel</w:t>
      </w:r>
      <w:r>
        <w:rPr>
          <w:rFonts w:ascii="宋体" w:hAnsi="宋体"/>
          <w:spacing w:val="2"/>
          <w:sz w:val="24"/>
        </w:rPr>
        <w:t xml:space="preserve"> </w:t>
      </w:r>
      <w:r>
        <w:rPr>
          <w:rFonts w:ascii="宋体" w:hAnsi="宋体"/>
          <w:sz w:val="24"/>
        </w:rPr>
        <w:t>表</w:t>
      </w:r>
      <w:r>
        <w:rPr>
          <w:rFonts w:ascii="宋体" w:hAnsi="宋体"/>
          <w:spacing w:val="-3"/>
          <w:sz w:val="24"/>
        </w:rPr>
        <w:t>格</w:t>
      </w:r>
      <w:r>
        <w:rPr>
          <w:rFonts w:ascii="宋体" w:hAnsi="宋体"/>
          <w:sz w:val="24"/>
        </w:rPr>
        <w:t>批</w:t>
      </w:r>
      <w:r>
        <w:rPr>
          <w:rFonts w:ascii="宋体" w:hAnsi="宋体"/>
          <w:spacing w:val="-3"/>
          <w:sz w:val="24"/>
        </w:rPr>
        <w:t>量</w:t>
      </w:r>
      <w:r>
        <w:rPr>
          <w:rFonts w:ascii="宋体" w:hAnsi="宋体"/>
          <w:sz w:val="24"/>
        </w:rPr>
        <w:t>导</w:t>
      </w:r>
      <w:r>
        <w:rPr>
          <w:rFonts w:ascii="宋体" w:hAnsi="宋体"/>
          <w:spacing w:val="-3"/>
          <w:sz w:val="24"/>
        </w:rPr>
        <w:t>入</w:t>
      </w:r>
      <w:r>
        <w:rPr>
          <w:rFonts w:ascii="宋体" w:hAnsi="宋体"/>
          <w:spacing w:val="-106"/>
          <w:sz w:val="24"/>
        </w:rPr>
        <w:t>。</w:t>
      </w:r>
      <w:r>
        <w:rPr>
          <w:rFonts w:ascii="宋体" w:hAnsi="宋体"/>
          <w:sz w:val="24"/>
        </w:rPr>
        <w:t>）</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0803B2C3" w14:textId="77777777" w:rsidTr="00B16890">
        <w:trPr>
          <w:trHeight w:hRule="exact" w:val="476"/>
        </w:trPr>
        <w:tc>
          <w:tcPr>
            <w:tcW w:w="4148" w:type="dxa"/>
            <w:tcBorders>
              <w:bottom w:val="single" w:sz="4" w:space="0" w:color="FFFFFF"/>
            </w:tcBorders>
            <w:shd w:val="clear" w:color="auto" w:fill="4471C4"/>
          </w:tcPr>
          <w:p w14:paraId="1CE86F1A" w14:textId="77777777" w:rsidR="00B16890" w:rsidRDefault="00B16890" w:rsidP="00B16890">
            <w:pPr>
              <w:pStyle w:val="TableParagraph"/>
              <w:spacing w:before="58"/>
              <w:ind w:left="107"/>
              <w:rPr>
                <w:b/>
              </w:rPr>
            </w:pPr>
            <w:proofErr w:type="spellStart"/>
            <w:r>
              <w:rPr>
                <w:b/>
                <w:color w:val="FFFFFF"/>
              </w:rPr>
              <w:t>刺激</w:t>
            </w:r>
            <w:proofErr w:type="spellEnd"/>
          </w:p>
        </w:tc>
        <w:tc>
          <w:tcPr>
            <w:tcW w:w="4151" w:type="dxa"/>
            <w:tcBorders>
              <w:bottom w:val="single" w:sz="4" w:space="0" w:color="FFFFFF"/>
            </w:tcBorders>
            <w:shd w:val="clear" w:color="auto" w:fill="4471C4"/>
          </w:tcPr>
          <w:p w14:paraId="1BFB0536" w14:textId="77777777" w:rsidR="00B16890" w:rsidRDefault="00B16890" w:rsidP="00B16890">
            <w:pPr>
              <w:pStyle w:val="TableParagraph"/>
              <w:spacing w:before="58"/>
              <w:ind w:left="107"/>
              <w:rPr>
                <w:b/>
              </w:rPr>
            </w:pPr>
            <w:proofErr w:type="spellStart"/>
            <w:r>
              <w:rPr>
                <w:b/>
                <w:color w:val="FFFFFF"/>
              </w:rPr>
              <w:t>响应</w:t>
            </w:r>
            <w:proofErr w:type="spellEnd"/>
          </w:p>
        </w:tc>
      </w:tr>
      <w:tr w:rsidR="00B16890" w14:paraId="3DA6CD68" w14:textId="77777777" w:rsidTr="00B16890">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10ED9F46" w14:textId="77777777" w:rsidR="00B16890" w:rsidRDefault="00B16890" w:rsidP="00B16890">
            <w:pPr>
              <w:pStyle w:val="TableParagraph"/>
            </w:pPr>
            <w:proofErr w:type="spellStart"/>
            <w:r>
              <w:t>点击导入</w:t>
            </w:r>
            <w:proofErr w:type="spellEnd"/>
            <w:r>
              <w:rPr>
                <w:rFonts w:hint="eastAsia"/>
                <w:lang w:eastAsia="zh-CN"/>
              </w:rPr>
              <w:t>员工</w:t>
            </w:r>
            <w:proofErr w:type="spellStart"/>
            <w:r>
              <w:t>信息</w:t>
            </w:r>
            <w:proofErr w:type="spellEnd"/>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0703F3A6" w14:textId="77777777" w:rsidR="00B16890" w:rsidRDefault="00B16890" w:rsidP="00B16890">
            <w:pPr>
              <w:pStyle w:val="TableParagraph"/>
              <w:rPr>
                <w:lang w:eastAsia="zh-CN"/>
              </w:rPr>
            </w:pPr>
            <w:r>
              <w:rPr>
                <w:lang w:eastAsia="zh-CN"/>
              </w:rPr>
              <w:t>进入导入</w:t>
            </w:r>
            <w:r>
              <w:rPr>
                <w:rFonts w:hint="eastAsia"/>
                <w:lang w:eastAsia="zh-CN"/>
              </w:rPr>
              <w:t>员工</w:t>
            </w:r>
            <w:r>
              <w:rPr>
                <w:lang w:eastAsia="zh-CN"/>
              </w:rPr>
              <w:t>信息界面</w:t>
            </w:r>
          </w:p>
        </w:tc>
      </w:tr>
      <w:tr w:rsidR="00B16890" w14:paraId="0B7C6561" w14:textId="77777777" w:rsidTr="00B16890">
        <w:trPr>
          <w:trHeight w:hRule="exact" w:val="478"/>
        </w:trPr>
        <w:tc>
          <w:tcPr>
            <w:tcW w:w="4148" w:type="dxa"/>
            <w:tcBorders>
              <w:top w:val="single" w:sz="4" w:space="0" w:color="8EAADB"/>
              <w:left w:val="single" w:sz="4" w:space="0" w:color="8EAADB"/>
              <w:bottom w:val="single" w:sz="4" w:space="0" w:color="8EAADB"/>
              <w:right w:val="single" w:sz="4" w:space="0" w:color="8EAADB"/>
            </w:tcBorders>
          </w:tcPr>
          <w:p w14:paraId="4322E36A" w14:textId="77777777" w:rsidR="00B16890" w:rsidRDefault="00B16890" w:rsidP="00B16890">
            <w:pPr>
              <w:pStyle w:val="TableParagraph"/>
            </w:pPr>
            <w:proofErr w:type="spellStart"/>
            <w:r>
              <w:t>输入</w:t>
            </w:r>
            <w:proofErr w:type="spellEnd"/>
            <w:r>
              <w:rPr>
                <w:rFonts w:hint="eastAsia"/>
                <w:lang w:eastAsia="zh-CN"/>
              </w:rPr>
              <w:t>员工</w:t>
            </w:r>
            <w:proofErr w:type="spellStart"/>
            <w:r>
              <w:t>信息并提交</w:t>
            </w:r>
            <w:proofErr w:type="spellEnd"/>
          </w:p>
        </w:tc>
        <w:tc>
          <w:tcPr>
            <w:tcW w:w="4151" w:type="dxa"/>
            <w:tcBorders>
              <w:top w:val="single" w:sz="4" w:space="0" w:color="8EAADB"/>
              <w:left w:val="single" w:sz="4" w:space="0" w:color="8EAADB"/>
              <w:bottom w:val="single" w:sz="4" w:space="0" w:color="8EAADB"/>
              <w:right w:val="single" w:sz="4" w:space="0" w:color="8EAADB"/>
            </w:tcBorders>
          </w:tcPr>
          <w:p w14:paraId="2C7B2663" w14:textId="77777777" w:rsidR="00B16890" w:rsidRDefault="00B16890" w:rsidP="00B16890">
            <w:pPr>
              <w:pStyle w:val="TableParagraph"/>
              <w:keepNext/>
            </w:pPr>
            <w:proofErr w:type="spellStart"/>
            <w:r>
              <w:t>提示导入成功或失败</w:t>
            </w:r>
            <w:proofErr w:type="spellEnd"/>
          </w:p>
        </w:tc>
      </w:tr>
    </w:tbl>
    <w:p w14:paraId="3E4A03AB" w14:textId="77777777" w:rsidR="00B16890" w:rsidRDefault="00B16890" w:rsidP="00B16890">
      <w:pPr>
        <w:spacing w:line="360" w:lineRule="auto"/>
        <w:rPr>
          <w:rFonts w:ascii="宋体" w:hAnsi="宋体" w:cs="宋体"/>
          <w:sz w:val="24"/>
        </w:rPr>
      </w:pPr>
    </w:p>
    <w:p w14:paraId="387B9143" w14:textId="77777777" w:rsidR="00B16890" w:rsidRDefault="00B16890" w:rsidP="00B16890">
      <w:pPr>
        <w:spacing w:line="360" w:lineRule="auto"/>
        <w:rPr>
          <w:rFonts w:ascii="宋体" w:hAnsi="宋体" w:cs="宋体" w:hint="eastAsia"/>
          <w:sz w:val="24"/>
        </w:rPr>
      </w:pPr>
    </w:p>
    <w:p w14:paraId="77807E85" w14:textId="77777777" w:rsidR="00B16890" w:rsidRDefault="00B16890" w:rsidP="00B16890">
      <w:pPr>
        <w:jc w:val="left"/>
        <w:rPr>
          <w:rFonts w:ascii="宋体" w:hAnsi="宋体"/>
          <w:sz w:val="24"/>
        </w:rPr>
      </w:pPr>
      <w:r>
        <w:rPr>
          <w:rFonts w:ascii="宋体" w:hAnsi="宋体"/>
          <w:sz w:val="24"/>
        </w:rPr>
        <w:t>审批</w:t>
      </w:r>
      <w:r>
        <w:rPr>
          <w:rFonts w:ascii="宋体" w:hAnsi="宋体"/>
          <w:spacing w:val="-3"/>
          <w:sz w:val="24"/>
        </w:rPr>
        <w:t>事</w:t>
      </w:r>
      <w:r>
        <w:rPr>
          <w:rFonts w:ascii="宋体" w:hAnsi="宋体"/>
          <w:sz w:val="24"/>
        </w:rPr>
        <w:t>务</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38CEDEE2" w14:textId="77777777" w:rsidTr="00B16890">
        <w:trPr>
          <w:trHeight w:hRule="exact" w:val="484"/>
        </w:trPr>
        <w:tc>
          <w:tcPr>
            <w:tcW w:w="4148" w:type="dxa"/>
            <w:tcBorders>
              <w:top w:val="nil"/>
              <w:left w:val="nil"/>
              <w:bottom w:val="single" w:sz="4" w:space="0" w:color="FFFFFF"/>
              <w:right w:val="nil"/>
            </w:tcBorders>
            <w:shd w:val="clear" w:color="auto" w:fill="4471C4"/>
          </w:tcPr>
          <w:p w14:paraId="1782A396" w14:textId="77777777" w:rsidR="00B16890" w:rsidRDefault="00B16890" w:rsidP="00B16890">
            <w:pPr>
              <w:pStyle w:val="TableParagraph"/>
              <w:spacing w:before="64"/>
              <w:ind w:left="107"/>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09CA814B"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31AE86CC" w14:textId="77777777" w:rsidTr="00B16890">
        <w:trPr>
          <w:trHeight w:hRule="exact" w:val="479"/>
        </w:trPr>
        <w:tc>
          <w:tcPr>
            <w:tcW w:w="4148" w:type="dxa"/>
            <w:tcBorders>
              <w:top w:val="single" w:sz="4" w:space="0" w:color="FFFFFF"/>
            </w:tcBorders>
            <w:shd w:val="clear" w:color="auto" w:fill="D9E1F3"/>
          </w:tcPr>
          <w:p w14:paraId="73494643" w14:textId="77777777" w:rsidR="00B16890" w:rsidRDefault="00B16890" w:rsidP="00B16890">
            <w:pPr>
              <w:pStyle w:val="TableParagraph"/>
            </w:pPr>
            <w:proofErr w:type="spellStart"/>
            <w:r>
              <w:t>点此审批事务</w:t>
            </w:r>
            <w:proofErr w:type="spellEnd"/>
          </w:p>
        </w:tc>
        <w:tc>
          <w:tcPr>
            <w:tcW w:w="4151" w:type="dxa"/>
            <w:tcBorders>
              <w:top w:val="single" w:sz="4" w:space="0" w:color="FFFFFF"/>
            </w:tcBorders>
            <w:shd w:val="clear" w:color="auto" w:fill="D9E1F3"/>
          </w:tcPr>
          <w:p w14:paraId="5D196117" w14:textId="77777777" w:rsidR="00B16890" w:rsidRDefault="00B16890" w:rsidP="00B16890">
            <w:pPr>
              <w:pStyle w:val="TableParagraph"/>
              <w:rPr>
                <w:lang w:eastAsia="zh-CN"/>
              </w:rPr>
            </w:pPr>
            <w:r>
              <w:rPr>
                <w:lang w:eastAsia="zh-CN"/>
              </w:rPr>
              <w:t>进入审批事务界面，显示事务列表</w:t>
            </w:r>
          </w:p>
        </w:tc>
      </w:tr>
      <w:tr w:rsidR="00B16890" w14:paraId="2C70F317" w14:textId="77777777" w:rsidTr="00B16890">
        <w:trPr>
          <w:trHeight w:hRule="exact" w:val="946"/>
        </w:trPr>
        <w:tc>
          <w:tcPr>
            <w:tcW w:w="4148" w:type="dxa"/>
          </w:tcPr>
          <w:p w14:paraId="0F7618FA" w14:textId="77777777" w:rsidR="00B16890" w:rsidRDefault="00B16890" w:rsidP="00B16890">
            <w:pPr>
              <w:pStyle w:val="TableParagraph"/>
              <w:spacing w:line="391" w:lineRule="auto"/>
              <w:ind w:right="96"/>
              <w:rPr>
                <w:lang w:eastAsia="zh-CN"/>
              </w:rPr>
            </w:pPr>
            <w:r>
              <w:rPr>
                <w:lang w:eastAsia="zh-CN"/>
              </w:rPr>
              <w:t>选择特</w:t>
            </w:r>
            <w:r>
              <w:rPr>
                <w:spacing w:val="-3"/>
                <w:lang w:eastAsia="zh-CN"/>
              </w:rPr>
              <w:t>定</w:t>
            </w:r>
            <w:r>
              <w:rPr>
                <w:lang w:eastAsia="zh-CN"/>
              </w:rPr>
              <w:t>事务</w:t>
            </w:r>
            <w:r>
              <w:rPr>
                <w:spacing w:val="-15"/>
                <w:lang w:eastAsia="zh-CN"/>
              </w:rPr>
              <w:t>，</w:t>
            </w:r>
            <w:r>
              <w:rPr>
                <w:spacing w:val="-3"/>
                <w:lang w:eastAsia="zh-CN"/>
              </w:rPr>
              <w:t>点</w:t>
            </w:r>
            <w:r>
              <w:rPr>
                <w:lang w:eastAsia="zh-CN"/>
              </w:rPr>
              <w:t>击通</w:t>
            </w:r>
            <w:r>
              <w:rPr>
                <w:spacing w:val="-3"/>
                <w:lang w:eastAsia="zh-CN"/>
              </w:rPr>
              <w:t>过</w:t>
            </w:r>
            <w:r>
              <w:rPr>
                <w:lang w:eastAsia="zh-CN"/>
              </w:rPr>
              <w:t>或不通过</w:t>
            </w:r>
            <w:r>
              <w:rPr>
                <w:spacing w:val="-17"/>
                <w:lang w:eastAsia="zh-CN"/>
              </w:rPr>
              <w:t>，</w:t>
            </w:r>
            <w:r>
              <w:rPr>
                <w:lang w:eastAsia="zh-CN"/>
              </w:rPr>
              <w:t>并确定</w:t>
            </w:r>
          </w:p>
        </w:tc>
        <w:tc>
          <w:tcPr>
            <w:tcW w:w="4151" w:type="dxa"/>
          </w:tcPr>
          <w:p w14:paraId="40A8F2A1" w14:textId="77777777" w:rsidR="00B16890" w:rsidRDefault="00B16890" w:rsidP="00B16890">
            <w:pPr>
              <w:pStyle w:val="TableParagraph"/>
              <w:keepNext/>
              <w:rPr>
                <w:lang w:eastAsia="zh-CN"/>
              </w:rPr>
            </w:pPr>
            <w:r>
              <w:rPr>
                <w:lang w:eastAsia="zh-CN"/>
              </w:rPr>
              <w:t>提示操作成功或者失败</w:t>
            </w:r>
          </w:p>
        </w:tc>
      </w:tr>
    </w:tbl>
    <w:p w14:paraId="042A82B7" w14:textId="77777777" w:rsidR="00B16890" w:rsidRDefault="00B16890" w:rsidP="00B16890">
      <w:pPr>
        <w:jc w:val="left"/>
        <w:rPr>
          <w:rFonts w:ascii="宋体" w:hAnsi="宋体"/>
          <w:sz w:val="24"/>
        </w:rPr>
      </w:pPr>
    </w:p>
    <w:p w14:paraId="6DE55349" w14:textId="77777777" w:rsidR="00B16890" w:rsidRDefault="00B16890" w:rsidP="00B16890">
      <w:pPr>
        <w:jc w:val="left"/>
        <w:rPr>
          <w:rFonts w:ascii="宋体" w:hAnsi="宋体" w:hint="eastAsia"/>
          <w:sz w:val="24"/>
        </w:rPr>
      </w:pPr>
    </w:p>
    <w:p w14:paraId="11B90930" w14:textId="77777777" w:rsidR="00B16890" w:rsidRDefault="00B16890" w:rsidP="00B16890">
      <w:pPr>
        <w:jc w:val="left"/>
        <w:rPr>
          <w:rFonts w:ascii="宋体" w:hAnsi="宋体"/>
          <w:sz w:val="24"/>
        </w:rPr>
      </w:pPr>
      <w:r>
        <w:rPr>
          <w:rFonts w:ascii="宋体" w:hAnsi="宋体"/>
          <w:sz w:val="24"/>
        </w:rPr>
        <w:t>论坛</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B16890" w14:paraId="713FDCC4" w14:textId="77777777" w:rsidTr="00B16890">
        <w:trPr>
          <w:trHeight w:hRule="exact" w:val="482"/>
        </w:trPr>
        <w:tc>
          <w:tcPr>
            <w:tcW w:w="4145" w:type="dxa"/>
            <w:tcBorders>
              <w:bottom w:val="single" w:sz="4" w:space="0" w:color="FFFFFF"/>
            </w:tcBorders>
            <w:shd w:val="clear" w:color="auto" w:fill="4471C4"/>
          </w:tcPr>
          <w:p w14:paraId="02A23F0C" w14:textId="77777777" w:rsidR="00B16890" w:rsidRDefault="00B16890" w:rsidP="00B16890">
            <w:pPr>
              <w:pStyle w:val="TableParagraph"/>
              <w:spacing w:before="64"/>
              <w:ind w:left="107"/>
              <w:rPr>
                <w:b/>
              </w:rPr>
            </w:pPr>
            <w:proofErr w:type="spellStart"/>
            <w:r>
              <w:rPr>
                <w:b/>
                <w:color w:val="FFFFFF"/>
              </w:rPr>
              <w:t>刺激</w:t>
            </w:r>
            <w:proofErr w:type="spellEnd"/>
          </w:p>
        </w:tc>
        <w:tc>
          <w:tcPr>
            <w:tcW w:w="4153" w:type="dxa"/>
            <w:tcBorders>
              <w:bottom w:val="single" w:sz="4" w:space="0" w:color="FFFFFF"/>
            </w:tcBorders>
            <w:shd w:val="clear" w:color="auto" w:fill="4471C4"/>
          </w:tcPr>
          <w:p w14:paraId="25596336"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4A6A2A8F" w14:textId="77777777" w:rsidTr="00B16890">
        <w:trPr>
          <w:trHeight w:hRule="exact" w:val="478"/>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3A054D5B" w14:textId="77777777" w:rsidR="00B16890" w:rsidRDefault="00B16890" w:rsidP="00B16890">
            <w:pPr>
              <w:pStyle w:val="TableParagraph"/>
            </w:pPr>
            <w:proofErr w:type="spellStart"/>
            <w:r>
              <w:t>点击论坛管理</w:t>
            </w:r>
            <w:proofErr w:type="spellEnd"/>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7875632A" w14:textId="77777777" w:rsidR="00B16890" w:rsidRDefault="00B16890" w:rsidP="00B16890">
            <w:pPr>
              <w:pStyle w:val="TableParagraph"/>
              <w:keepNext/>
              <w:rPr>
                <w:lang w:eastAsia="zh-CN"/>
              </w:rPr>
            </w:pPr>
            <w:r>
              <w:rPr>
                <w:lang w:eastAsia="zh-CN"/>
              </w:rPr>
              <w:t>进入论坛管理界面，显示帖子列表</w:t>
            </w:r>
          </w:p>
        </w:tc>
      </w:tr>
    </w:tbl>
    <w:p w14:paraId="65EF83CB" w14:textId="77777777" w:rsidR="00B16890" w:rsidRDefault="00B16890" w:rsidP="00B16890">
      <w:pPr>
        <w:jc w:val="left"/>
        <w:rPr>
          <w:rFonts w:ascii="宋体" w:hAnsi="宋体"/>
          <w:sz w:val="24"/>
        </w:rPr>
      </w:pPr>
    </w:p>
    <w:p w14:paraId="309FE667" w14:textId="77777777" w:rsidR="00B16890" w:rsidRDefault="00B16890" w:rsidP="00B16890">
      <w:pPr>
        <w:jc w:val="left"/>
        <w:rPr>
          <w:rFonts w:ascii="宋体" w:hAnsi="宋体" w:hint="eastAsia"/>
          <w:sz w:val="24"/>
        </w:rPr>
      </w:pPr>
    </w:p>
    <w:p w14:paraId="0156C73A" w14:textId="77777777" w:rsidR="00B16890" w:rsidRDefault="00B16890" w:rsidP="00B16890">
      <w:pPr>
        <w:jc w:val="left"/>
        <w:rPr>
          <w:rFonts w:ascii="宋体" w:hAnsi="宋体"/>
          <w:sz w:val="24"/>
        </w:rPr>
      </w:pPr>
      <w:r>
        <w:rPr>
          <w:rFonts w:ascii="宋体" w:hAnsi="宋体"/>
          <w:sz w:val="24"/>
        </w:rPr>
        <w:t>查看帖子</w:t>
      </w:r>
    </w:p>
    <w:p w14:paraId="7925AC52" w14:textId="77777777" w:rsidR="00B16890" w:rsidRDefault="00B16890" w:rsidP="00B16890">
      <w:pPr>
        <w:pStyle w:val="aa"/>
        <w:spacing w:before="10"/>
        <w:rPr>
          <w:sz w:val="10"/>
        </w:rPr>
      </w:pPr>
    </w:p>
    <w:tbl>
      <w:tblPr>
        <w:tblW w:w="0" w:type="auto"/>
        <w:tblInd w:w="142" w:type="dxa"/>
        <w:tblLayout w:type="fixed"/>
        <w:tblCellMar>
          <w:left w:w="0" w:type="dxa"/>
          <w:right w:w="0" w:type="dxa"/>
        </w:tblCellMar>
        <w:tblLook w:val="0000" w:firstRow="0" w:lastRow="0" w:firstColumn="0" w:lastColumn="0" w:noHBand="0" w:noVBand="0"/>
      </w:tblPr>
      <w:tblGrid>
        <w:gridCol w:w="4143"/>
        <w:gridCol w:w="4153"/>
      </w:tblGrid>
      <w:tr w:rsidR="00B16890" w14:paraId="595F1C92" w14:textId="77777777" w:rsidTr="00B16890">
        <w:trPr>
          <w:trHeight w:hRule="exact" w:val="473"/>
        </w:trPr>
        <w:tc>
          <w:tcPr>
            <w:tcW w:w="4143" w:type="dxa"/>
            <w:tcBorders>
              <w:bottom w:val="single" w:sz="4" w:space="0" w:color="FFFFFF"/>
            </w:tcBorders>
            <w:shd w:val="clear" w:color="auto" w:fill="4471C4"/>
          </w:tcPr>
          <w:p w14:paraId="3550C518" w14:textId="77777777" w:rsidR="00B16890" w:rsidRDefault="00B16890" w:rsidP="00B16890">
            <w:pPr>
              <w:pStyle w:val="TableParagraph"/>
              <w:ind w:left="107"/>
              <w:rPr>
                <w:b/>
              </w:rPr>
            </w:pPr>
            <w:proofErr w:type="spellStart"/>
            <w:r>
              <w:rPr>
                <w:b/>
                <w:color w:val="FFFFFF"/>
              </w:rPr>
              <w:t>刺激</w:t>
            </w:r>
            <w:proofErr w:type="spellEnd"/>
          </w:p>
        </w:tc>
        <w:tc>
          <w:tcPr>
            <w:tcW w:w="4153" w:type="dxa"/>
            <w:tcBorders>
              <w:bottom w:val="single" w:sz="4" w:space="0" w:color="FFFFFF"/>
            </w:tcBorders>
            <w:shd w:val="clear" w:color="auto" w:fill="4471C4"/>
          </w:tcPr>
          <w:p w14:paraId="76A6001C" w14:textId="77777777" w:rsidR="00B16890" w:rsidRDefault="00B16890" w:rsidP="00B16890">
            <w:pPr>
              <w:pStyle w:val="TableParagraph"/>
              <w:ind w:left="107"/>
              <w:rPr>
                <w:b/>
              </w:rPr>
            </w:pPr>
            <w:proofErr w:type="spellStart"/>
            <w:r>
              <w:rPr>
                <w:b/>
                <w:color w:val="FFFFFF"/>
              </w:rPr>
              <w:t>响应</w:t>
            </w:r>
            <w:proofErr w:type="spellEnd"/>
          </w:p>
        </w:tc>
      </w:tr>
      <w:tr w:rsidR="00B16890" w14:paraId="39C50C79" w14:textId="77777777" w:rsidTr="00B16890">
        <w:trPr>
          <w:trHeight w:hRule="exact" w:val="478"/>
        </w:trPr>
        <w:tc>
          <w:tcPr>
            <w:tcW w:w="4143" w:type="dxa"/>
            <w:tcBorders>
              <w:top w:val="single" w:sz="4" w:space="0" w:color="FFFFFF"/>
              <w:left w:val="single" w:sz="4" w:space="0" w:color="8EAADB"/>
              <w:bottom w:val="single" w:sz="4" w:space="0" w:color="8EAADB"/>
              <w:right w:val="single" w:sz="4" w:space="0" w:color="8EAADB"/>
            </w:tcBorders>
            <w:shd w:val="clear" w:color="auto" w:fill="D9E1F3"/>
          </w:tcPr>
          <w:p w14:paraId="30D7E42F" w14:textId="77777777" w:rsidR="00B16890" w:rsidRDefault="00B16890" w:rsidP="00B16890">
            <w:pPr>
              <w:pStyle w:val="TableParagraph"/>
            </w:pPr>
            <w:proofErr w:type="spellStart"/>
            <w:r>
              <w:t>点击特定帖子</w:t>
            </w:r>
            <w:proofErr w:type="spellEnd"/>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65599C10" w14:textId="77777777" w:rsidR="00B16890" w:rsidRDefault="00B16890" w:rsidP="00B16890">
            <w:pPr>
              <w:pStyle w:val="TableParagraph"/>
              <w:keepNext/>
              <w:rPr>
                <w:lang w:eastAsia="zh-CN"/>
              </w:rPr>
            </w:pPr>
            <w:r>
              <w:rPr>
                <w:lang w:eastAsia="zh-CN"/>
              </w:rPr>
              <w:t>进入该帖子，显示会话列表</w:t>
            </w:r>
          </w:p>
        </w:tc>
      </w:tr>
    </w:tbl>
    <w:p w14:paraId="577C3EB2" w14:textId="77777777" w:rsidR="00B16890" w:rsidRDefault="00B16890" w:rsidP="00B16890">
      <w:pPr>
        <w:jc w:val="left"/>
        <w:rPr>
          <w:rFonts w:ascii="宋体" w:hAnsi="宋体"/>
          <w:sz w:val="24"/>
        </w:rPr>
      </w:pPr>
    </w:p>
    <w:p w14:paraId="547E0A1B" w14:textId="77777777" w:rsidR="00B16890" w:rsidRDefault="00B16890" w:rsidP="00B16890">
      <w:pPr>
        <w:jc w:val="left"/>
        <w:rPr>
          <w:rFonts w:ascii="宋体" w:hAnsi="宋体" w:hint="eastAsia"/>
          <w:sz w:val="24"/>
        </w:rPr>
      </w:pPr>
    </w:p>
    <w:p w14:paraId="025686AD" w14:textId="77777777" w:rsidR="00B16890" w:rsidRDefault="00B16890" w:rsidP="00B16890">
      <w:pPr>
        <w:jc w:val="left"/>
        <w:rPr>
          <w:rFonts w:ascii="宋体" w:hAnsi="宋体"/>
          <w:sz w:val="24"/>
        </w:rPr>
      </w:pPr>
      <w:r>
        <w:rPr>
          <w:rFonts w:ascii="宋体" w:hAnsi="宋体"/>
          <w:sz w:val="24"/>
        </w:rPr>
        <w:t>删除楼层</w:t>
      </w:r>
    </w:p>
    <w:p w14:paraId="4C795EA8" w14:textId="77777777" w:rsidR="00B16890" w:rsidRDefault="00B16890" w:rsidP="00B16890">
      <w:pPr>
        <w:pStyle w:val="aa"/>
        <w:spacing w:before="11"/>
        <w:rPr>
          <w:sz w:val="9"/>
        </w:rPr>
      </w:pP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B16890" w14:paraId="5E945FB8" w14:textId="77777777" w:rsidTr="00B16890">
        <w:trPr>
          <w:trHeight w:hRule="exact" w:val="483"/>
        </w:trPr>
        <w:tc>
          <w:tcPr>
            <w:tcW w:w="4153" w:type="dxa"/>
            <w:tcBorders>
              <w:bottom w:val="single" w:sz="4" w:space="0" w:color="FFFFFF"/>
            </w:tcBorders>
            <w:shd w:val="clear" w:color="auto" w:fill="4471C4"/>
          </w:tcPr>
          <w:p w14:paraId="67313BA2" w14:textId="77777777" w:rsidR="00B16890" w:rsidRDefault="00B16890" w:rsidP="00B16890">
            <w:pPr>
              <w:pStyle w:val="TableParagraph"/>
              <w:spacing w:before="64"/>
              <w:ind w:left="107"/>
              <w:rPr>
                <w:b/>
              </w:rPr>
            </w:pPr>
            <w:proofErr w:type="spellStart"/>
            <w:r>
              <w:rPr>
                <w:b/>
                <w:color w:val="FFFFFF"/>
              </w:rPr>
              <w:t>刺激</w:t>
            </w:r>
            <w:proofErr w:type="spellEnd"/>
          </w:p>
        </w:tc>
        <w:tc>
          <w:tcPr>
            <w:tcW w:w="4146" w:type="dxa"/>
            <w:tcBorders>
              <w:bottom w:val="single" w:sz="4" w:space="0" w:color="FFFFFF"/>
            </w:tcBorders>
            <w:shd w:val="clear" w:color="auto" w:fill="4471C4"/>
          </w:tcPr>
          <w:p w14:paraId="66C99635" w14:textId="77777777" w:rsidR="00B16890" w:rsidRDefault="00B16890" w:rsidP="00B16890">
            <w:pPr>
              <w:pStyle w:val="TableParagraph"/>
              <w:spacing w:before="64"/>
              <w:ind w:left="108"/>
              <w:rPr>
                <w:b/>
              </w:rPr>
            </w:pPr>
            <w:proofErr w:type="spellStart"/>
            <w:r>
              <w:rPr>
                <w:b/>
                <w:color w:val="FFFFFF"/>
              </w:rPr>
              <w:t>响应</w:t>
            </w:r>
            <w:proofErr w:type="spellEnd"/>
          </w:p>
        </w:tc>
      </w:tr>
      <w:tr w:rsidR="00B16890" w14:paraId="4AFC0661" w14:textId="77777777" w:rsidTr="00B16890">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7D290855" w14:textId="77777777" w:rsidR="00B16890" w:rsidRDefault="00B16890" w:rsidP="00B16890">
            <w:pPr>
              <w:pStyle w:val="TableParagraph"/>
              <w:rPr>
                <w:lang w:eastAsia="zh-CN"/>
              </w:rPr>
            </w:pPr>
            <w:r>
              <w:rPr>
                <w:lang w:eastAsia="zh-CN"/>
              </w:rPr>
              <w:t>选择特定楼层，点击删除，并确认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2A3193B3" w14:textId="77777777" w:rsidR="00B16890" w:rsidRDefault="00B16890" w:rsidP="00B16890">
            <w:pPr>
              <w:pStyle w:val="TableParagraph"/>
              <w:keepNext/>
            </w:pPr>
            <w:proofErr w:type="spellStart"/>
            <w:r>
              <w:t>提示操作成功或失败</w:t>
            </w:r>
            <w:proofErr w:type="spellEnd"/>
          </w:p>
        </w:tc>
      </w:tr>
    </w:tbl>
    <w:p w14:paraId="418D9499" w14:textId="77777777" w:rsidR="00B16890" w:rsidRDefault="00B16890" w:rsidP="00B16890">
      <w:pPr>
        <w:jc w:val="left"/>
        <w:rPr>
          <w:rFonts w:ascii="宋体" w:hAnsi="宋体"/>
          <w:sz w:val="24"/>
        </w:rPr>
      </w:pPr>
    </w:p>
    <w:p w14:paraId="6F8A97DB" w14:textId="77777777" w:rsidR="00B16890" w:rsidRDefault="00B16890" w:rsidP="00B16890">
      <w:pPr>
        <w:jc w:val="left"/>
        <w:rPr>
          <w:rFonts w:ascii="宋体" w:hAnsi="宋体" w:hint="eastAsia"/>
          <w:sz w:val="24"/>
        </w:rPr>
      </w:pPr>
    </w:p>
    <w:p w14:paraId="32F0AA70" w14:textId="77777777" w:rsidR="00B16890" w:rsidRDefault="00B16890" w:rsidP="00B16890">
      <w:pPr>
        <w:jc w:val="left"/>
        <w:rPr>
          <w:rFonts w:ascii="宋体" w:hAnsi="宋体"/>
          <w:sz w:val="24"/>
        </w:rPr>
      </w:pPr>
      <w:r>
        <w:rPr>
          <w:rFonts w:ascii="宋体" w:hAnsi="宋体"/>
          <w:sz w:val="24"/>
        </w:rPr>
        <w:t>置顶/删除/下沉帖子</w:t>
      </w:r>
    </w:p>
    <w:p w14:paraId="55C76A85" w14:textId="77777777" w:rsidR="00B16890" w:rsidRDefault="00B16890" w:rsidP="00B16890">
      <w:pPr>
        <w:pStyle w:val="aa"/>
        <w:spacing w:before="9"/>
        <w:rPr>
          <w:sz w:val="8"/>
        </w:rPr>
      </w:pP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B16890" w14:paraId="00B9BA76" w14:textId="77777777" w:rsidTr="00B16890">
        <w:trPr>
          <w:trHeight w:hRule="exact" w:val="473"/>
        </w:trPr>
        <w:tc>
          <w:tcPr>
            <w:tcW w:w="4153" w:type="dxa"/>
            <w:tcBorders>
              <w:bottom w:val="single" w:sz="4" w:space="0" w:color="FFFFFF"/>
            </w:tcBorders>
            <w:shd w:val="clear" w:color="auto" w:fill="4471C4"/>
          </w:tcPr>
          <w:p w14:paraId="5E4E565E" w14:textId="77777777" w:rsidR="00B16890" w:rsidRDefault="00B16890" w:rsidP="00B16890">
            <w:pPr>
              <w:pStyle w:val="TableParagraph"/>
              <w:ind w:left="107"/>
              <w:rPr>
                <w:b/>
              </w:rPr>
            </w:pPr>
            <w:proofErr w:type="spellStart"/>
            <w:r>
              <w:rPr>
                <w:b/>
                <w:color w:val="FFFFFF"/>
              </w:rPr>
              <w:t>刺激</w:t>
            </w:r>
            <w:proofErr w:type="spellEnd"/>
          </w:p>
        </w:tc>
        <w:tc>
          <w:tcPr>
            <w:tcW w:w="4146" w:type="dxa"/>
            <w:tcBorders>
              <w:bottom w:val="single" w:sz="4" w:space="0" w:color="FFFFFF"/>
            </w:tcBorders>
            <w:shd w:val="clear" w:color="auto" w:fill="4471C4"/>
          </w:tcPr>
          <w:p w14:paraId="7E543D1F" w14:textId="77777777" w:rsidR="00B16890" w:rsidRDefault="00B16890" w:rsidP="00B16890">
            <w:pPr>
              <w:pStyle w:val="TableParagraph"/>
              <w:ind w:left="108"/>
              <w:rPr>
                <w:b/>
              </w:rPr>
            </w:pPr>
            <w:proofErr w:type="spellStart"/>
            <w:r>
              <w:rPr>
                <w:b/>
                <w:color w:val="FFFFFF"/>
              </w:rPr>
              <w:t>响应</w:t>
            </w:r>
            <w:proofErr w:type="spellEnd"/>
          </w:p>
        </w:tc>
      </w:tr>
      <w:tr w:rsidR="00B16890" w14:paraId="5298A153" w14:textId="77777777" w:rsidTr="00B16890">
        <w:trPr>
          <w:trHeight w:hRule="exact" w:val="946"/>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7032FF6E" w14:textId="77777777" w:rsidR="00B16890" w:rsidRDefault="00B16890" w:rsidP="00B16890">
            <w:pPr>
              <w:pStyle w:val="TableParagraph"/>
              <w:spacing w:line="391" w:lineRule="auto"/>
              <w:ind w:right="77"/>
              <w:rPr>
                <w:lang w:eastAsia="zh-CN"/>
              </w:rPr>
            </w:pPr>
            <w:r>
              <w:rPr>
                <w:lang w:eastAsia="zh-CN"/>
              </w:rPr>
              <w:t>选择特</w:t>
            </w:r>
            <w:r>
              <w:rPr>
                <w:spacing w:val="-3"/>
                <w:lang w:eastAsia="zh-CN"/>
              </w:rPr>
              <w:t>定</w:t>
            </w:r>
            <w:r>
              <w:rPr>
                <w:lang w:eastAsia="zh-CN"/>
              </w:rPr>
              <w:t>帖子</w:t>
            </w:r>
            <w:r>
              <w:rPr>
                <w:spacing w:val="-3"/>
                <w:lang w:eastAsia="zh-CN"/>
              </w:rPr>
              <w:t>，</w:t>
            </w:r>
            <w:r>
              <w:rPr>
                <w:lang w:eastAsia="zh-CN"/>
              </w:rPr>
              <w:t>点击</w:t>
            </w:r>
            <w:r>
              <w:rPr>
                <w:spacing w:val="-3"/>
                <w:lang w:eastAsia="zh-CN"/>
              </w:rPr>
              <w:t>置顶</w:t>
            </w:r>
            <w:r>
              <w:rPr>
                <w:lang w:eastAsia="zh-CN"/>
              </w:rPr>
              <w:t>、删除</w:t>
            </w:r>
            <w:r>
              <w:rPr>
                <w:spacing w:val="-3"/>
                <w:lang w:eastAsia="zh-CN"/>
              </w:rPr>
              <w:t>或</w:t>
            </w:r>
            <w:r>
              <w:rPr>
                <w:lang w:eastAsia="zh-CN"/>
              </w:rPr>
              <w:t>下</w:t>
            </w:r>
            <w:r>
              <w:rPr>
                <w:spacing w:val="-3"/>
                <w:lang w:eastAsia="zh-CN"/>
              </w:rPr>
              <w:t>沉</w:t>
            </w:r>
            <w:r>
              <w:rPr>
                <w:lang w:eastAsia="zh-CN"/>
              </w:rPr>
              <w:t>，并确认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6F7E1280" w14:textId="77777777" w:rsidR="00B16890" w:rsidRDefault="00B16890" w:rsidP="00B16890">
            <w:pPr>
              <w:pStyle w:val="TableParagraph"/>
              <w:keepNext/>
            </w:pPr>
            <w:proofErr w:type="spellStart"/>
            <w:r>
              <w:t>提示操作成功或失败</w:t>
            </w:r>
            <w:proofErr w:type="spellEnd"/>
          </w:p>
        </w:tc>
      </w:tr>
    </w:tbl>
    <w:p w14:paraId="4471CB7D" w14:textId="77777777" w:rsidR="00B16890" w:rsidRDefault="00B16890" w:rsidP="00B16890">
      <w:pPr>
        <w:jc w:val="left"/>
        <w:rPr>
          <w:rFonts w:ascii="宋体" w:hAnsi="宋体"/>
          <w:sz w:val="24"/>
        </w:rPr>
      </w:pPr>
    </w:p>
    <w:p w14:paraId="5C98482F" w14:textId="77777777" w:rsidR="00B16890" w:rsidRDefault="00B16890" w:rsidP="00B16890">
      <w:pPr>
        <w:jc w:val="left"/>
        <w:rPr>
          <w:rFonts w:ascii="宋体" w:hAnsi="宋体" w:hint="eastAsia"/>
          <w:sz w:val="24"/>
        </w:rPr>
      </w:pPr>
    </w:p>
    <w:p w14:paraId="591621BE" w14:textId="77777777" w:rsidR="00B16890" w:rsidRDefault="00B16890" w:rsidP="00B16890">
      <w:pPr>
        <w:jc w:val="left"/>
        <w:rPr>
          <w:rFonts w:ascii="宋体" w:hAnsi="宋体"/>
          <w:sz w:val="24"/>
        </w:rPr>
      </w:pPr>
      <w:r>
        <w:rPr>
          <w:rFonts w:ascii="宋体" w:hAnsi="宋体" w:hint="eastAsia"/>
          <w:spacing w:val="-3"/>
          <w:sz w:val="24"/>
        </w:rPr>
        <w:t>研究内容</w:t>
      </w:r>
      <w:r>
        <w:rPr>
          <w:rFonts w:ascii="宋体" w:hAnsi="宋体"/>
          <w:spacing w:val="-3"/>
          <w:sz w:val="24"/>
        </w:rPr>
        <w:t>信</w:t>
      </w:r>
      <w:r>
        <w:rPr>
          <w:rFonts w:ascii="宋体" w:hAnsi="宋体"/>
          <w:sz w:val="24"/>
        </w:rPr>
        <w:t>息</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B16890" w14:paraId="7F6F6489" w14:textId="77777777" w:rsidTr="00B16890">
        <w:trPr>
          <w:trHeight w:hRule="exact" w:val="484"/>
        </w:trPr>
        <w:tc>
          <w:tcPr>
            <w:tcW w:w="4145" w:type="dxa"/>
            <w:tcBorders>
              <w:bottom w:val="single" w:sz="4" w:space="0" w:color="FFFFFF"/>
            </w:tcBorders>
            <w:shd w:val="clear" w:color="auto" w:fill="4471C4"/>
          </w:tcPr>
          <w:p w14:paraId="41195ABA" w14:textId="77777777" w:rsidR="00B16890" w:rsidRDefault="00B16890" w:rsidP="00B16890">
            <w:pPr>
              <w:pStyle w:val="TableParagraph"/>
              <w:spacing w:before="64"/>
              <w:ind w:left="107"/>
              <w:rPr>
                <w:b/>
              </w:rPr>
            </w:pPr>
            <w:proofErr w:type="spellStart"/>
            <w:r>
              <w:rPr>
                <w:b/>
                <w:color w:val="FFFFFF"/>
              </w:rPr>
              <w:t>刺激</w:t>
            </w:r>
            <w:proofErr w:type="spellEnd"/>
          </w:p>
        </w:tc>
        <w:tc>
          <w:tcPr>
            <w:tcW w:w="4153" w:type="dxa"/>
            <w:tcBorders>
              <w:bottom w:val="single" w:sz="4" w:space="0" w:color="FFFFFF"/>
            </w:tcBorders>
            <w:shd w:val="clear" w:color="auto" w:fill="4471C4"/>
          </w:tcPr>
          <w:p w14:paraId="04BA7035"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1F95F5FC" w14:textId="77777777" w:rsidTr="00B16890">
        <w:trPr>
          <w:trHeight w:hRule="exact" w:val="947"/>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6F70E051" w14:textId="77777777" w:rsidR="00B16890" w:rsidRDefault="00B16890" w:rsidP="00B16890">
            <w:pPr>
              <w:pStyle w:val="TableParagraph"/>
              <w:rPr>
                <w:lang w:eastAsia="zh-CN"/>
              </w:rPr>
            </w:pPr>
            <w:r>
              <w:rPr>
                <w:lang w:eastAsia="zh-CN"/>
              </w:rPr>
              <w:lastRenderedPageBreak/>
              <w:t>选择</w:t>
            </w:r>
            <w:r>
              <w:rPr>
                <w:rFonts w:hint="eastAsia"/>
                <w:lang w:eastAsia="zh-CN"/>
              </w:rPr>
              <w:t>研究内容</w:t>
            </w:r>
            <w:r>
              <w:rPr>
                <w:lang w:eastAsia="zh-CN"/>
              </w:rPr>
              <w:t>信息管理</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585A69B4" w14:textId="77777777" w:rsidR="00B16890" w:rsidRDefault="00B16890" w:rsidP="00B16890">
            <w:pPr>
              <w:pStyle w:val="TableParagraph"/>
              <w:keepNext/>
              <w:spacing w:line="391" w:lineRule="auto"/>
              <w:ind w:right="100"/>
              <w:rPr>
                <w:lang w:eastAsia="zh-CN"/>
              </w:rPr>
            </w:pPr>
            <w:r>
              <w:rPr>
                <w:lang w:eastAsia="zh-CN"/>
              </w:rPr>
              <w:t>进入</w:t>
            </w:r>
            <w:r>
              <w:rPr>
                <w:rFonts w:hint="eastAsia"/>
                <w:lang w:eastAsia="zh-CN"/>
              </w:rPr>
              <w:t>研究内容</w:t>
            </w:r>
            <w:r>
              <w:rPr>
                <w:lang w:eastAsia="zh-CN"/>
              </w:rPr>
              <w:t>信息</w:t>
            </w:r>
            <w:r>
              <w:rPr>
                <w:spacing w:val="-3"/>
                <w:lang w:eastAsia="zh-CN"/>
              </w:rPr>
              <w:t>管</w:t>
            </w:r>
            <w:r>
              <w:rPr>
                <w:lang w:eastAsia="zh-CN"/>
              </w:rPr>
              <w:t>理界</w:t>
            </w:r>
            <w:r>
              <w:rPr>
                <w:spacing w:val="-3"/>
                <w:lang w:eastAsia="zh-CN"/>
              </w:rPr>
              <w:t>面</w:t>
            </w:r>
            <w:r>
              <w:rPr>
                <w:spacing w:val="-27"/>
                <w:lang w:eastAsia="zh-CN"/>
              </w:rPr>
              <w:t>，</w:t>
            </w:r>
            <w:r>
              <w:rPr>
                <w:lang w:eastAsia="zh-CN"/>
              </w:rPr>
              <w:t>显示</w:t>
            </w:r>
            <w:r>
              <w:rPr>
                <w:rFonts w:hint="eastAsia"/>
                <w:lang w:eastAsia="zh-CN"/>
              </w:rPr>
              <w:t>研究内容</w:t>
            </w:r>
            <w:r>
              <w:rPr>
                <w:lang w:eastAsia="zh-CN"/>
              </w:rPr>
              <w:t>信息列表</w:t>
            </w:r>
          </w:p>
        </w:tc>
      </w:tr>
    </w:tbl>
    <w:p w14:paraId="570A84FC" w14:textId="77777777" w:rsidR="00B16890" w:rsidRDefault="00B16890" w:rsidP="00B16890">
      <w:pPr>
        <w:jc w:val="left"/>
        <w:rPr>
          <w:rFonts w:ascii="宋体" w:hAnsi="宋体"/>
          <w:sz w:val="24"/>
        </w:rPr>
      </w:pPr>
    </w:p>
    <w:p w14:paraId="499C997A" w14:textId="77777777" w:rsidR="00B16890" w:rsidRDefault="00B16890" w:rsidP="00B16890">
      <w:pPr>
        <w:jc w:val="left"/>
        <w:rPr>
          <w:rFonts w:ascii="宋体" w:hAnsi="宋体" w:hint="eastAsia"/>
          <w:sz w:val="24"/>
        </w:rPr>
      </w:pPr>
    </w:p>
    <w:p w14:paraId="17B8C6AC" w14:textId="77777777" w:rsidR="00B16890" w:rsidRDefault="00B16890" w:rsidP="00B16890">
      <w:pPr>
        <w:jc w:val="left"/>
        <w:rPr>
          <w:rFonts w:ascii="宋体" w:hAnsi="宋体"/>
          <w:sz w:val="24"/>
        </w:rPr>
      </w:pPr>
      <w:r>
        <w:rPr>
          <w:rFonts w:ascii="宋体" w:hAnsi="宋体"/>
          <w:sz w:val="24"/>
        </w:rPr>
        <w:t>修改</w:t>
      </w:r>
      <w:r>
        <w:rPr>
          <w:rFonts w:ascii="宋体" w:hAnsi="宋体" w:hint="eastAsia"/>
          <w:spacing w:val="-3"/>
          <w:sz w:val="24"/>
        </w:rPr>
        <w:t>研究内容</w:t>
      </w:r>
      <w:r>
        <w:rPr>
          <w:rFonts w:ascii="宋体" w:hAnsi="宋体"/>
          <w:sz w:val="24"/>
        </w:rPr>
        <w:t>信息</w:t>
      </w:r>
    </w:p>
    <w:p w14:paraId="26AA76CC" w14:textId="77777777" w:rsidR="00B16890" w:rsidRDefault="00B16890" w:rsidP="00B16890">
      <w:pPr>
        <w:pStyle w:val="aa"/>
        <w:spacing w:before="11"/>
        <w:rPr>
          <w:sz w:val="9"/>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7D817BA0" w14:textId="77777777" w:rsidTr="00B16890">
        <w:trPr>
          <w:trHeight w:hRule="exact" w:val="482"/>
        </w:trPr>
        <w:tc>
          <w:tcPr>
            <w:tcW w:w="4148" w:type="dxa"/>
            <w:tcBorders>
              <w:top w:val="nil"/>
              <w:left w:val="nil"/>
              <w:bottom w:val="single" w:sz="4" w:space="0" w:color="FFFFFF"/>
              <w:right w:val="nil"/>
            </w:tcBorders>
            <w:shd w:val="clear" w:color="auto" w:fill="4471C4"/>
          </w:tcPr>
          <w:p w14:paraId="749C406E" w14:textId="77777777" w:rsidR="00B16890" w:rsidRDefault="00B16890" w:rsidP="00B16890">
            <w:pPr>
              <w:pStyle w:val="TableParagraph"/>
              <w:spacing w:before="64"/>
              <w:ind w:left="107"/>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2960B160" w14:textId="77777777" w:rsidR="00B16890" w:rsidRDefault="00B16890" w:rsidP="00B16890">
            <w:pPr>
              <w:pStyle w:val="TableParagraph"/>
              <w:spacing w:before="64"/>
              <w:ind w:left="107"/>
              <w:rPr>
                <w:b/>
              </w:rPr>
            </w:pPr>
            <w:proofErr w:type="spellStart"/>
            <w:r>
              <w:rPr>
                <w:b/>
                <w:color w:val="FFFFFF"/>
              </w:rPr>
              <w:t>响应</w:t>
            </w:r>
            <w:proofErr w:type="spellEnd"/>
          </w:p>
        </w:tc>
      </w:tr>
      <w:tr w:rsidR="00B16890" w14:paraId="271BBDDF" w14:textId="77777777" w:rsidTr="00B16890">
        <w:trPr>
          <w:trHeight w:hRule="exact" w:val="478"/>
        </w:trPr>
        <w:tc>
          <w:tcPr>
            <w:tcW w:w="4148" w:type="dxa"/>
            <w:tcBorders>
              <w:top w:val="single" w:sz="4" w:space="0" w:color="FFFFFF"/>
            </w:tcBorders>
            <w:shd w:val="clear" w:color="auto" w:fill="D9E1F3"/>
          </w:tcPr>
          <w:p w14:paraId="6B709B77" w14:textId="77777777" w:rsidR="00B16890" w:rsidRDefault="00B16890" w:rsidP="00B16890">
            <w:pPr>
              <w:pStyle w:val="TableParagraph"/>
              <w:rPr>
                <w:lang w:eastAsia="zh-CN"/>
              </w:rPr>
            </w:pPr>
            <w:r>
              <w:rPr>
                <w:lang w:eastAsia="zh-CN"/>
              </w:rPr>
              <w:t>点击修改</w:t>
            </w:r>
            <w:r>
              <w:rPr>
                <w:rFonts w:hint="eastAsia"/>
                <w:lang w:eastAsia="zh-CN"/>
              </w:rPr>
              <w:t>研究内容</w:t>
            </w:r>
            <w:r>
              <w:rPr>
                <w:lang w:eastAsia="zh-CN"/>
              </w:rPr>
              <w:t>信息</w:t>
            </w:r>
          </w:p>
        </w:tc>
        <w:tc>
          <w:tcPr>
            <w:tcW w:w="4151" w:type="dxa"/>
            <w:tcBorders>
              <w:top w:val="single" w:sz="4" w:space="0" w:color="FFFFFF"/>
            </w:tcBorders>
            <w:shd w:val="clear" w:color="auto" w:fill="D9E1F3"/>
          </w:tcPr>
          <w:p w14:paraId="5A090543" w14:textId="77777777" w:rsidR="00B16890" w:rsidRDefault="00B16890" w:rsidP="00B16890">
            <w:pPr>
              <w:pStyle w:val="TableParagraph"/>
              <w:rPr>
                <w:lang w:eastAsia="zh-CN"/>
              </w:rPr>
            </w:pPr>
            <w:r>
              <w:rPr>
                <w:lang w:eastAsia="zh-CN"/>
              </w:rPr>
              <w:t>进入修改</w:t>
            </w:r>
            <w:r>
              <w:rPr>
                <w:rFonts w:hint="eastAsia"/>
                <w:lang w:eastAsia="zh-CN"/>
              </w:rPr>
              <w:t>研究内容</w:t>
            </w:r>
            <w:r>
              <w:rPr>
                <w:lang w:eastAsia="zh-CN"/>
              </w:rPr>
              <w:t>信息界面</w:t>
            </w:r>
          </w:p>
        </w:tc>
      </w:tr>
      <w:tr w:rsidR="00B16890" w14:paraId="3AC20D18" w14:textId="77777777" w:rsidTr="00B16890">
        <w:trPr>
          <w:trHeight w:hRule="exact" w:val="478"/>
        </w:trPr>
        <w:tc>
          <w:tcPr>
            <w:tcW w:w="4148" w:type="dxa"/>
          </w:tcPr>
          <w:p w14:paraId="6E4FE861" w14:textId="77777777" w:rsidR="00B16890" w:rsidRDefault="00B16890" w:rsidP="00B16890">
            <w:pPr>
              <w:pStyle w:val="TableParagraph"/>
            </w:pPr>
            <w:proofErr w:type="spellStart"/>
            <w:r>
              <w:t>输入修改信息并提交</w:t>
            </w:r>
            <w:proofErr w:type="spellEnd"/>
          </w:p>
        </w:tc>
        <w:tc>
          <w:tcPr>
            <w:tcW w:w="4151" w:type="dxa"/>
          </w:tcPr>
          <w:p w14:paraId="0A92BF50" w14:textId="77777777" w:rsidR="00B16890" w:rsidRDefault="00B16890" w:rsidP="00B16890">
            <w:pPr>
              <w:pStyle w:val="TableParagraph"/>
              <w:keepNext/>
            </w:pPr>
            <w:proofErr w:type="spellStart"/>
            <w:r>
              <w:t>提示修改成功或失败</w:t>
            </w:r>
            <w:proofErr w:type="spellEnd"/>
          </w:p>
        </w:tc>
      </w:tr>
    </w:tbl>
    <w:p w14:paraId="417D31ED" w14:textId="77777777" w:rsidR="00B16890" w:rsidRDefault="00B16890" w:rsidP="00B16890">
      <w:pPr>
        <w:jc w:val="left"/>
        <w:rPr>
          <w:rFonts w:ascii="宋体" w:hAnsi="宋体"/>
          <w:sz w:val="24"/>
        </w:rPr>
      </w:pPr>
    </w:p>
    <w:p w14:paraId="7AF133A0" w14:textId="77777777" w:rsidR="00B16890" w:rsidRDefault="00B16890" w:rsidP="00B16890">
      <w:pPr>
        <w:jc w:val="left"/>
        <w:rPr>
          <w:rFonts w:ascii="宋体" w:hAnsi="宋体" w:hint="eastAsia"/>
          <w:sz w:val="24"/>
        </w:rPr>
      </w:pPr>
    </w:p>
    <w:p w14:paraId="12567BDC" w14:textId="77777777" w:rsidR="00B16890" w:rsidRDefault="00B16890" w:rsidP="00B16890">
      <w:pPr>
        <w:jc w:val="left"/>
        <w:rPr>
          <w:rFonts w:ascii="宋体" w:hAnsi="宋体"/>
          <w:sz w:val="24"/>
        </w:rPr>
      </w:pPr>
      <w:r>
        <w:rPr>
          <w:rFonts w:ascii="宋体" w:hAnsi="宋体"/>
          <w:sz w:val="24"/>
        </w:rPr>
        <w:t>删除</w:t>
      </w:r>
      <w:r>
        <w:rPr>
          <w:rFonts w:ascii="宋体" w:hAnsi="宋体" w:hint="eastAsia"/>
          <w:sz w:val="24"/>
        </w:rPr>
        <w:t>研究内容</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B16890" w14:paraId="3AED5739" w14:textId="77777777" w:rsidTr="00B16890">
        <w:trPr>
          <w:trHeight w:hRule="exact" w:val="473"/>
        </w:trPr>
        <w:tc>
          <w:tcPr>
            <w:tcW w:w="4148" w:type="dxa"/>
            <w:tcBorders>
              <w:bottom w:val="single" w:sz="4" w:space="0" w:color="FFFFFF"/>
            </w:tcBorders>
            <w:shd w:val="clear" w:color="auto" w:fill="4471C4"/>
          </w:tcPr>
          <w:p w14:paraId="1ADA6EC8" w14:textId="77777777" w:rsidR="00B16890" w:rsidRDefault="00B16890" w:rsidP="00B16890">
            <w:pPr>
              <w:pStyle w:val="TableParagraph"/>
              <w:ind w:left="107"/>
              <w:rPr>
                <w:b/>
              </w:rPr>
            </w:pPr>
            <w:proofErr w:type="spellStart"/>
            <w:r>
              <w:rPr>
                <w:b/>
                <w:color w:val="FFFFFF"/>
              </w:rPr>
              <w:t>刺激</w:t>
            </w:r>
            <w:proofErr w:type="spellEnd"/>
          </w:p>
        </w:tc>
        <w:tc>
          <w:tcPr>
            <w:tcW w:w="4151" w:type="dxa"/>
            <w:tcBorders>
              <w:bottom w:val="single" w:sz="4" w:space="0" w:color="FFFFFF"/>
            </w:tcBorders>
            <w:shd w:val="clear" w:color="auto" w:fill="4471C4"/>
          </w:tcPr>
          <w:p w14:paraId="48D8A98D" w14:textId="77777777" w:rsidR="00B16890" w:rsidRDefault="00B16890" w:rsidP="00B16890">
            <w:pPr>
              <w:pStyle w:val="TableParagraph"/>
              <w:ind w:left="107"/>
              <w:rPr>
                <w:b/>
              </w:rPr>
            </w:pPr>
            <w:proofErr w:type="spellStart"/>
            <w:r>
              <w:rPr>
                <w:b/>
                <w:color w:val="FFFFFF"/>
              </w:rPr>
              <w:t>响应</w:t>
            </w:r>
            <w:proofErr w:type="spellEnd"/>
          </w:p>
        </w:tc>
      </w:tr>
      <w:tr w:rsidR="00B16890" w14:paraId="57DFA3FC" w14:textId="77777777" w:rsidTr="00B16890">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3E37E6BF" w14:textId="77777777" w:rsidR="00B16890" w:rsidRDefault="00B16890" w:rsidP="00B16890">
            <w:pPr>
              <w:pStyle w:val="TableParagraph"/>
              <w:rPr>
                <w:lang w:eastAsia="zh-CN"/>
              </w:rPr>
            </w:pPr>
            <w:r>
              <w:rPr>
                <w:lang w:eastAsia="zh-CN"/>
              </w:rPr>
              <w:t>选择特定</w:t>
            </w:r>
            <w:r>
              <w:rPr>
                <w:rFonts w:hint="eastAsia"/>
                <w:lang w:eastAsia="zh-CN"/>
              </w:rPr>
              <w:t>研究内容</w:t>
            </w:r>
            <w:r>
              <w:rPr>
                <w:lang w:eastAsia="zh-CN"/>
              </w:rPr>
              <w:t>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019BFA58" w14:textId="77777777" w:rsidR="00B16890" w:rsidRDefault="00B16890" w:rsidP="00B16890">
            <w:pPr>
              <w:pStyle w:val="TableParagraph"/>
              <w:keepNext/>
            </w:pPr>
            <w:proofErr w:type="spellStart"/>
            <w:r>
              <w:t>提示删除成功或失败</w:t>
            </w:r>
            <w:proofErr w:type="spellEnd"/>
          </w:p>
        </w:tc>
      </w:tr>
    </w:tbl>
    <w:p w14:paraId="39A2E639" w14:textId="77777777" w:rsidR="00B16890" w:rsidRDefault="00B16890" w:rsidP="00B16890">
      <w:pPr>
        <w:jc w:val="left"/>
        <w:rPr>
          <w:rFonts w:ascii="宋体" w:hAnsi="宋体"/>
          <w:sz w:val="24"/>
        </w:rPr>
      </w:pPr>
    </w:p>
    <w:p w14:paraId="3966D852" w14:textId="77777777" w:rsidR="00B16890" w:rsidRDefault="00B16890" w:rsidP="00B16890">
      <w:pPr>
        <w:jc w:val="left"/>
        <w:rPr>
          <w:rFonts w:ascii="宋体" w:hAnsi="宋体" w:hint="eastAsia"/>
          <w:sz w:val="24"/>
        </w:rPr>
      </w:pPr>
    </w:p>
    <w:p w14:paraId="3985A3CC" w14:textId="77777777" w:rsidR="00B16890" w:rsidRDefault="00B16890" w:rsidP="00B16890">
      <w:pPr>
        <w:jc w:val="left"/>
        <w:rPr>
          <w:rFonts w:ascii="宋体" w:hAnsi="宋体"/>
          <w:sz w:val="24"/>
        </w:rPr>
      </w:pPr>
      <w:r>
        <w:rPr>
          <w:rFonts w:ascii="宋体" w:hAnsi="宋体"/>
          <w:sz w:val="24"/>
        </w:rPr>
        <w:t>导入</w:t>
      </w:r>
      <w:r>
        <w:rPr>
          <w:rFonts w:ascii="宋体" w:hAnsi="宋体" w:hint="eastAsia"/>
          <w:sz w:val="24"/>
        </w:rPr>
        <w:t>研究内容</w:t>
      </w:r>
      <w:r>
        <w:rPr>
          <w:rFonts w:ascii="宋体" w:hAnsi="宋体"/>
          <w:sz w:val="24"/>
        </w:rPr>
        <w:t>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B16890" w14:paraId="109033D9" w14:textId="77777777" w:rsidTr="00B16890">
        <w:trPr>
          <w:trHeight w:hRule="exact" w:val="473"/>
        </w:trPr>
        <w:tc>
          <w:tcPr>
            <w:tcW w:w="4148" w:type="dxa"/>
            <w:tcBorders>
              <w:top w:val="nil"/>
              <w:left w:val="nil"/>
              <w:bottom w:val="single" w:sz="4" w:space="0" w:color="FFFFFF"/>
              <w:right w:val="nil"/>
            </w:tcBorders>
            <w:shd w:val="clear" w:color="auto" w:fill="4471C4"/>
          </w:tcPr>
          <w:p w14:paraId="56E99310" w14:textId="77777777" w:rsidR="00B16890" w:rsidRDefault="00B16890" w:rsidP="00B16890">
            <w:pPr>
              <w:pStyle w:val="TableParagraph"/>
              <w:ind w:left="107"/>
              <w:rPr>
                <w:b/>
              </w:rPr>
            </w:pPr>
            <w:proofErr w:type="spellStart"/>
            <w:r>
              <w:rPr>
                <w:b/>
                <w:color w:val="FFFFFF"/>
              </w:rPr>
              <w:t>刺激</w:t>
            </w:r>
            <w:proofErr w:type="spellEnd"/>
          </w:p>
        </w:tc>
        <w:tc>
          <w:tcPr>
            <w:tcW w:w="4151" w:type="dxa"/>
            <w:tcBorders>
              <w:top w:val="nil"/>
              <w:left w:val="nil"/>
              <w:bottom w:val="single" w:sz="4" w:space="0" w:color="FFFFFF"/>
              <w:right w:val="nil"/>
            </w:tcBorders>
            <w:shd w:val="clear" w:color="auto" w:fill="4471C4"/>
          </w:tcPr>
          <w:p w14:paraId="59BBB15D" w14:textId="77777777" w:rsidR="00B16890" w:rsidRDefault="00B16890" w:rsidP="00B16890">
            <w:pPr>
              <w:pStyle w:val="TableParagraph"/>
              <w:ind w:left="107"/>
              <w:rPr>
                <w:b/>
              </w:rPr>
            </w:pPr>
            <w:proofErr w:type="spellStart"/>
            <w:r>
              <w:rPr>
                <w:b/>
                <w:color w:val="FFFFFF"/>
              </w:rPr>
              <w:t>响应</w:t>
            </w:r>
            <w:proofErr w:type="spellEnd"/>
          </w:p>
        </w:tc>
      </w:tr>
      <w:tr w:rsidR="00B16890" w14:paraId="66CCDBCD" w14:textId="77777777" w:rsidTr="00B16890">
        <w:trPr>
          <w:trHeight w:hRule="exact" w:val="478"/>
        </w:trPr>
        <w:tc>
          <w:tcPr>
            <w:tcW w:w="4148" w:type="dxa"/>
            <w:tcBorders>
              <w:top w:val="single" w:sz="4" w:space="0" w:color="FFFFFF"/>
            </w:tcBorders>
            <w:shd w:val="clear" w:color="auto" w:fill="D9E1F3"/>
          </w:tcPr>
          <w:p w14:paraId="0721D75D" w14:textId="77777777" w:rsidR="00B16890" w:rsidRDefault="00B16890" w:rsidP="00B16890">
            <w:pPr>
              <w:pStyle w:val="TableParagraph"/>
              <w:rPr>
                <w:lang w:eastAsia="zh-CN"/>
              </w:rPr>
            </w:pPr>
            <w:r>
              <w:rPr>
                <w:lang w:eastAsia="zh-CN"/>
              </w:rPr>
              <w:t>点击导入</w:t>
            </w:r>
            <w:r>
              <w:rPr>
                <w:rFonts w:hint="eastAsia"/>
                <w:lang w:eastAsia="zh-CN"/>
              </w:rPr>
              <w:t>研究内容</w:t>
            </w:r>
            <w:r>
              <w:rPr>
                <w:lang w:eastAsia="zh-CN"/>
              </w:rPr>
              <w:t>信息</w:t>
            </w:r>
          </w:p>
        </w:tc>
        <w:tc>
          <w:tcPr>
            <w:tcW w:w="4151" w:type="dxa"/>
            <w:tcBorders>
              <w:top w:val="single" w:sz="4" w:space="0" w:color="FFFFFF"/>
            </w:tcBorders>
            <w:shd w:val="clear" w:color="auto" w:fill="D9E1F3"/>
          </w:tcPr>
          <w:p w14:paraId="384FC1DC" w14:textId="77777777" w:rsidR="00B16890" w:rsidRDefault="00B16890" w:rsidP="00B16890">
            <w:pPr>
              <w:pStyle w:val="TableParagraph"/>
              <w:rPr>
                <w:lang w:eastAsia="zh-CN"/>
              </w:rPr>
            </w:pPr>
            <w:r>
              <w:rPr>
                <w:lang w:eastAsia="zh-CN"/>
              </w:rPr>
              <w:t>进入导入</w:t>
            </w:r>
            <w:r>
              <w:rPr>
                <w:rFonts w:hint="eastAsia"/>
                <w:lang w:eastAsia="zh-CN"/>
              </w:rPr>
              <w:t>研究内容</w:t>
            </w:r>
            <w:r>
              <w:rPr>
                <w:lang w:eastAsia="zh-CN"/>
              </w:rPr>
              <w:t>信息界面</w:t>
            </w:r>
          </w:p>
        </w:tc>
      </w:tr>
      <w:tr w:rsidR="00B16890" w14:paraId="1F03FA1C" w14:textId="77777777" w:rsidTr="00B16890">
        <w:trPr>
          <w:trHeight w:hRule="exact" w:val="480"/>
        </w:trPr>
        <w:tc>
          <w:tcPr>
            <w:tcW w:w="4148" w:type="dxa"/>
          </w:tcPr>
          <w:p w14:paraId="5C19413B" w14:textId="77777777" w:rsidR="00B16890" w:rsidRDefault="00B16890" w:rsidP="00B16890">
            <w:pPr>
              <w:pStyle w:val="TableParagraph"/>
              <w:rPr>
                <w:lang w:eastAsia="zh-CN"/>
              </w:rPr>
            </w:pPr>
            <w:r>
              <w:rPr>
                <w:lang w:eastAsia="zh-CN"/>
              </w:rPr>
              <w:t>输入</w:t>
            </w:r>
            <w:r>
              <w:rPr>
                <w:rFonts w:hint="eastAsia"/>
                <w:lang w:eastAsia="zh-CN"/>
              </w:rPr>
              <w:t>研究内容</w:t>
            </w:r>
            <w:r>
              <w:rPr>
                <w:lang w:eastAsia="zh-CN"/>
              </w:rPr>
              <w:t>信息并提交</w:t>
            </w:r>
          </w:p>
        </w:tc>
        <w:tc>
          <w:tcPr>
            <w:tcW w:w="4151" w:type="dxa"/>
          </w:tcPr>
          <w:p w14:paraId="4FE854A4" w14:textId="77777777" w:rsidR="00B16890" w:rsidRDefault="00B16890" w:rsidP="00B16890">
            <w:pPr>
              <w:pStyle w:val="TableParagraph"/>
              <w:keepNext/>
            </w:pPr>
            <w:proofErr w:type="spellStart"/>
            <w:r>
              <w:t>提示导入成功或失败</w:t>
            </w:r>
            <w:proofErr w:type="spellEnd"/>
          </w:p>
        </w:tc>
      </w:tr>
    </w:tbl>
    <w:p w14:paraId="769ED88A" w14:textId="77777777" w:rsidR="00B16890" w:rsidRDefault="00B16890" w:rsidP="00B16890">
      <w:pPr>
        <w:spacing w:line="360" w:lineRule="auto"/>
        <w:rPr>
          <w:rFonts w:ascii="宋体" w:hAnsi="宋体" w:cs="宋体"/>
          <w:sz w:val="24"/>
        </w:rPr>
      </w:pPr>
    </w:p>
    <w:p w14:paraId="46E61434" w14:textId="77777777" w:rsidR="00B16890" w:rsidRDefault="00B16890" w:rsidP="00B16890">
      <w:pPr>
        <w:spacing w:line="360" w:lineRule="auto"/>
        <w:rPr>
          <w:rFonts w:ascii="宋体" w:hAnsi="宋体" w:cs="宋体" w:hint="eastAsia"/>
          <w:sz w:val="24"/>
        </w:rPr>
      </w:pPr>
    </w:p>
    <w:p w14:paraId="03A1E24A" w14:textId="77777777" w:rsidR="00B16890" w:rsidRDefault="00B16890" w:rsidP="00B16890">
      <w:pPr>
        <w:pStyle w:val="1"/>
        <w:rPr>
          <w:rFonts w:ascii="宋体" w:hAnsi="宋体"/>
          <w:sz w:val="36"/>
          <w:szCs w:val="36"/>
        </w:rPr>
      </w:pPr>
      <w:bookmarkStart w:id="90" w:name="_Toc518417062"/>
      <w:r>
        <w:rPr>
          <w:rFonts w:ascii="宋体" w:hAnsi="宋体" w:hint="eastAsia"/>
          <w:sz w:val="36"/>
          <w:szCs w:val="36"/>
        </w:rPr>
        <w:t>4.4.3功能需求</w:t>
      </w:r>
      <w:bookmarkEnd w:id="90"/>
    </w:p>
    <w:p w14:paraId="7472EAB9" w14:textId="77777777" w:rsidR="00B16890" w:rsidRDefault="00B16890" w:rsidP="00B16890">
      <w:pPr>
        <w:jc w:val="left"/>
        <w:rPr>
          <w:rFonts w:ascii="宋体" w:hAnsi="宋体"/>
          <w:sz w:val="24"/>
        </w:rPr>
      </w:pPr>
      <w:r>
        <w:rPr>
          <w:rFonts w:ascii="宋体" w:hAnsi="宋体"/>
          <w:sz w:val="24"/>
        </w:rPr>
        <w:t>管理员信息</w:t>
      </w:r>
    </w:p>
    <w:p w14:paraId="77A3C419" w14:textId="77777777" w:rsidR="00B16890" w:rsidRDefault="00B16890" w:rsidP="00B16890">
      <w:pPr>
        <w:rPr>
          <w:rFonts w:ascii="宋体" w:hAnsi="宋体"/>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222"/>
        <w:gridCol w:w="4076"/>
      </w:tblGrid>
      <w:tr w:rsidR="00B16890" w14:paraId="67328DEE" w14:textId="77777777" w:rsidTr="00B16890">
        <w:trPr>
          <w:trHeight w:hRule="exact" w:val="640"/>
        </w:trPr>
        <w:tc>
          <w:tcPr>
            <w:tcW w:w="4222" w:type="dxa"/>
            <w:tcBorders>
              <w:top w:val="nil"/>
              <w:left w:val="nil"/>
              <w:bottom w:val="single" w:sz="4" w:space="0" w:color="FFFFFF"/>
              <w:right w:val="nil"/>
            </w:tcBorders>
            <w:shd w:val="clear" w:color="auto" w:fill="4471C4"/>
          </w:tcPr>
          <w:p w14:paraId="60A6EDE3" w14:textId="77777777" w:rsidR="00B16890" w:rsidRDefault="00B16890" w:rsidP="00B16890">
            <w:pPr>
              <w:pStyle w:val="TableParagraph"/>
              <w:spacing w:before="85"/>
              <w:ind w:left="107"/>
              <w:rPr>
                <w:b/>
              </w:rPr>
            </w:pPr>
            <w:proofErr w:type="spellStart"/>
            <w:r>
              <w:rPr>
                <w:rFonts w:hint="eastAsia"/>
                <w:b/>
                <w:color w:val="FFFFFF"/>
              </w:rPr>
              <w:t>方法</w:t>
            </w:r>
            <w:proofErr w:type="spellEnd"/>
          </w:p>
        </w:tc>
        <w:tc>
          <w:tcPr>
            <w:tcW w:w="4076" w:type="dxa"/>
            <w:tcBorders>
              <w:top w:val="nil"/>
              <w:left w:val="nil"/>
              <w:bottom w:val="single" w:sz="4" w:space="0" w:color="FFFFFF"/>
              <w:right w:val="nil"/>
            </w:tcBorders>
            <w:shd w:val="clear" w:color="auto" w:fill="4471C4"/>
          </w:tcPr>
          <w:p w14:paraId="7F011293" w14:textId="77777777" w:rsidR="00B16890" w:rsidRDefault="00B16890" w:rsidP="00B16890">
            <w:pPr>
              <w:pStyle w:val="TableParagraph"/>
              <w:spacing w:before="85"/>
              <w:ind w:left="107"/>
              <w:rPr>
                <w:b/>
              </w:rPr>
            </w:pPr>
            <w:proofErr w:type="spellStart"/>
            <w:r>
              <w:rPr>
                <w:rFonts w:hint="eastAsia"/>
                <w:b/>
                <w:color w:val="FFFFFF"/>
              </w:rPr>
              <w:t>注释</w:t>
            </w:r>
            <w:proofErr w:type="spellEnd"/>
          </w:p>
        </w:tc>
      </w:tr>
      <w:tr w:rsidR="00B16890" w14:paraId="5D9DA579" w14:textId="77777777" w:rsidTr="00B16890">
        <w:trPr>
          <w:trHeight w:hRule="exact" w:val="479"/>
        </w:trPr>
        <w:tc>
          <w:tcPr>
            <w:tcW w:w="4222" w:type="dxa"/>
            <w:tcBorders>
              <w:top w:val="single" w:sz="4" w:space="0" w:color="FFFFFF"/>
            </w:tcBorders>
            <w:shd w:val="clear" w:color="auto" w:fill="D9E1F3"/>
          </w:tcPr>
          <w:p w14:paraId="197BDF78" w14:textId="77777777" w:rsidR="00B16890" w:rsidRDefault="00B16890" w:rsidP="00B16890">
            <w:pPr>
              <w:pStyle w:val="TableParagraph"/>
              <w:spacing w:before="100"/>
            </w:pPr>
            <w:proofErr w:type="spellStart"/>
            <w:r>
              <w:t>Administrator.Register</w:t>
            </w:r>
            <w:proofErr w:type="spellEnd"/>
          </w:p>
        </w:tc>
        <w:tc>
          <w:tcPr>
            <w:tcW w:w="4076" w:type="dxa"/>
            <w:tcBorders>
              <w:top w:val="single" w:sz="4" w:space="0" w:color="FFFFFF"/>
            </w:tcBorders>
            <w:shd w:val="clear" w:color="auto" w:fill="D9E1F3"/>
          </w:tcPr>
          <w:p w14:paraId="4038C9AC" w14:textId="77777777" w:rsidR="00B16890" w:rsidRDefault="00B16890" w:rsidP="00B16890">
            <w:pPr>
              <w:pStyle w:val="TableParagraph"/>
            </w:pPr>
            <w:proofErr w:type="spellStart"/>
            <w:r>
              <w:t>注册</w:t>
            </w:r>
            <w:proofErr w:type="spellEnd"/>
            <w:r>
              <w:t xml:space="preserve"> </w:t>
            </w:r>
          </w:p>
        </w:tc>
      </w:tr>
      <w:tr w:rsidR="00B16890" w14:paraId="016BEEA2" w14:textId="77777777" w:rsidTr="00B16890">
        <w:trPr>
          <w:trHeight w:hRule="exact" w:val="478"/>
        </w:trPr>
        <w:tc>
          <w:tcPr>
            <w:tcW w:w="4222" w:type="dxa"/>
          </w:tcPr>
          <w:p w14:paraId="03E1F292" w14:textId="77777777" w:rsidR="00B16890" w:rsidRDefault="00B16890" w:rsidP="00B16890">
            <w:pPr>
              <w:pStyle w:val="TableParagraph"/>
              <w:spacing w:before="100"/>
            </w:pPr>
            <w:proofErr w:type="spellStart"/>
            <w:r>
              <w:t>Administrator.Login</w:t>
            </w:r>
            <w:proofErr w:type="spellEnd"/>
          </w:p>
        </w:tc>
        <w:tc>
          <w:tcPr>
            <w:tcW w:w="4076" w:type="dxa"/>
          </w:tcPr>
          <w:p w14:paraId="0E2375D4" w14:textId="77777777" w:rsidR="00B16890" w:rsidRDefault="00B16890" w:rsidP="00B16890">
            <w:pPr>
              <w:pStyle w:val="TableParagraph"/>
            </w:pPr>
            <w:proofErr w:type="spellStart"/>
            <w:r>
              <w:t>登录</w:t>
            </w:r>
            <w:proofErr w:type="spellEnd"/>
            <w:r>
              <w:t xml:space="preserve"> </w:t>
            </w:r>
          </w:p>
        </w:tc>
      </w:tr>
      <w:tr w:rsidR="00B16890" w14:paraId="64D42929" w14:textId="77777777" w:rsidTr="00B16890">
        <w:trPr>
          <w:trHeight w:hRule="exact" w:val="478"/>
        </w:trPr>
        <w:tc>
          <w:tcPr>
            <w:tcW w:w="4222" w:type="dxa"/>
            <w:shd w:val="clear" w:color="auto" w:fill="D9E1F3"/>
          </w:tcPr>
          <w:p w14:paraId="24AE5B33" w14:textId="77777777" w:rsidR="00B16890" w:rsidRDefault="00B16890" w:rsidP="00B16890">
            <w:pPr>
              <w:pStyle w:val="TableParagraph"/>
              <w:spacing w:before="100"/>
            </w:pPr>
            <w:proofErr w:type="spellStart"/>
            <w:r>
              <w:t>Administrator.Logout</w:t>
            </w:r>
            <w:proofErr w:type="spellEnd"/>
          </w:p>
        </w:tc>
        <w:tc>
          <w:tcPr>
            <w:tcW w:w="4076" w:type="dxa"/>
            <w:shd w:val="clear" w:color="auto" w:fill="D9E1F3"/>
          </w:tcPr>
          <w:p w14:paraId="4FED7CA8" w14:textId="77777777" w:rsidR="00B16890" w:rsidRDefault="00B16890" w:rsidP="00B16890">
            <w:pPr>
              <w:pStyle w:val="TableParagraph"/>
            </w:pPr>
            <w:proofErr w:type="spellStart"/>
            <w:r>
              <w:t>登出</w:t>
            </w:r>
            <w:proofErr w:type="spellEnd"/>
            <w:r>
              <w:t xml:space="preserve"> </w:t>
            </w:r>
          </w:p>
        </w:tc>
      </w:tr>
      <w:tr w:rsidR="00B16890" w14:paraId="4B2F3B39" w14:textId="77777777" w:rsidTr="00B16890">
        <w:trPr>
          <w:trHeight w:hRule="exact" w:val="478"/>
        </w:trPr>
        <w:tc>
          <w:tcPr>
            <w:tcW w:w="4222" w:type="dxa"/>
          </w:tcPr>
          <w:p w14:paraId="3A3BF03F" w14:textId="77777777" w:rsidR="00B16890" w:rsidRDefault="00B16890" w:rsidP="00B16890">
            <w:pPr>
              <w:pStyle w:val="TableParagraph"/>
              <w:spacing w:before="100"/>
            </w:pPr>
            <w:proofErr w:type="spellStart"/>
            <w:r>
              <w:t>Administrator.Manage</w:t>
            </w:r>
            <w:proofErr w:type="spellEnd"/>
          </w:p>
        </w:tc>
        <w:tc>
          <w:tcPr>
            <w:tcW w:w="4076" w:type="dxa"/>
          </w:tcPr>
          <w:p w14:paraId="287C7F60" w14:textId="77777777" w:rsidR="00B16890" w:rsidRDefault="00B16890" w:rsidP="00B16890">
            <w:pPr>
              <w:pStyle w:val="TableParagraph"/>
            </w:pPr>
            <w:proofErr w:type="spellStart"/>
            <w:r>
              <w:t>账号管理</w:t>
            </w:r>
            <w:proofErr w:type="spellEnd"/>
            <w:r>
              <w:t xml:space="preserve"> </w:t>
            </w:r>
          </w:p>
        </w:tc>
      </w:tr>
      <w:tr w:rsidR="00B16890" w14:paraId="02897F95" w14:textId="77777777" w:rsidTr="00B16890">
        <w:trPr>
          <w:trHeight w:hRule="exact" w:val="478"/>
        </w:trPr>
        <w:tc>
          <w:tcPr>
            <w:tcW w:w="4222" w:type="dxa"/>
            <w:shd w:val="clear" w:color="auto" w:fill="D9E1F3"/>
          </w:tcPr>
          <w:p w14:paraId="6DFFE022" w14:textId="77777777" w:rsidR="00B16890" w:rsidRDefault="00B16890" w:rsidP="00B16890">
            <w:pPr>
              <w:pStyle w:val="TableParagraph"/>
              <w:spacing w:before="100"/>
            </w:pPr>
            <w:proofErr w:type="spellStart"/>
            <w:r>
              <w:t>Administrator.ChangePassword</w:t>
            </w:r>
            <w:proofErr w:type="spellEnd"/>
          </w:p>
        </w:tc>
        <w:tc>
          <w:tcPr>
            <w:tcW w:w="4076" w:type="dxa"/>
            <w:shd w:val="clear" w:color="auto" w:fill="D9E1F3"/>
          </w:tcPr>
          <w:p w14:paraId="0C465DCF" w14:textId="77777777" w:rsidR="00B16890" w:rsidRDefault="00B16890" w:rsidP="00B16890">
            <w:pPr>
              <w:pStyle w:val="TableParagraph"/>
            </w:pPr>
            <w:proofErr w:type="spellStart"/>
            <w:r>
              <w:t>修改账号密码</w:t>
            </w:r>
            <w:proofErr w:type="spellEnd"/>
            <w:r>
              <w:t xml:space="preserve"> </w:t>
            </w:r>
          </w:p>
        </w:tc>
      </w:tr>
      <w:tr w:rsidR="00B16890" w14:paraId="716A3D4D" w14:textId="77777777" w:rsidTr="00B16890">
        <w:trPr>
          <w:trHeight w:hRule="exact" w:val="480"/>
        </w:trPr>
        <w:tc>
          <w:tcPr>
            <w:tcW w:w="4222" w:type="dxa"/>
          </w:tcPr>
          <w:p w14:paraId="6FF01F23" w14:textId="77777777" w:rsidR="00B16890" w:rsidRDefault="00B16890" w:rsidP="00B16890">
            <w:pPr>
              <w:pStyle w:val="TableParagraph"/>
              <w:spacing w:before="100"/>
            </w:pPr>
            <w:proofErr w:type="spellStart"/>
            <w:r>
              <w:lastRenderedPageBreak/>
              <w:t>Administrator.Info</w:t>
            </w:r>
            <w:proofErr w:type="spellEnd"/>
          </w:p>
        </w:tc>
        <w:tc>
          <w:tcPr>
            <w:tcW w:w="4076" w:type="dxa"/>
          </w:tcPr>
          <w:p w14:paraId="69E781C4" w14:textId="77777777" w:rsidR="00B16890" w:rsidRDefault="00B16890" w:rsidP="00B16890">
            <w:pPr>
              <w:pStyle w:val="TableParagraph"/>
              <w:keepNext/>
            </w:pPr>
            <w:proofErr w:type="spellStart"/>
            <w:r>
              <w:t>修改管理员信息</w:t>
            </w:r>
            <w:proofErr w:type="spellEnd"/>
            <w:r>
              <w:t xml:space="preserve"> </w:t>
            </w:r>
          </w:p>
        </w:tc>
      </w:tr>
    </w:tbl>
    <w:p w14:paraId="13BEB1E7" w14:textId="77777777" w:rsidR="00B16890" w:rsidRDefault="00B16890" w:rsidP="00B16890">
      <w:pPr>
        <w:spacing w:line="360" w:lineRule="auto"/>
        <w:rPr>
          <w:rFonts w:ascii="宋体" w:hAnsi="宋体" w:cs="宋体"/>
          <w:sz w:val="24"/>
        </w:rPr>
      </w:pPr>
    </w:p>
    <w:p w14:paraId="15BBB95F" w14:textId="77777777" w:rsidR="00B16890" w:rsidRDefault="00B16890" w:rsidP="00B16890">
      <w:pPr>
        <w:spacing w:line="360" w:lineRule="auto"/>
        <w:rPr>
          <w:rFonts w:ascii="宋体" w:hAnsi="宋体" w:cs="宋体" w:hint="eastAsia"/>
          <w:sz w:val="24"/>
        </w:rPr>
      </w:pPr>
    </w:p>
    <w:p w14:paraId="5DC32BCE" w14:textId="77777777" w:rsidR="00B16890" w:rsidRDefault="00B16890" w:rsidP="00B16890">
      <w:pPr>
        <w:spacing w:line="360" w:lineRule="auto"/>
        <w:rPr>
          <w:rFonts w:ascii="宋体" w:hAnsi="宋体" w:cs="宋体"/>
          <w:sz w:val="24"/>
        </w:rPr>
      </w:pPr>
      <w:r>
        <w:rPr>
          <w:rFonts w:ascii="宋体" w:hAnsi="宋体" w:cs="宋体" w:hint="eastAsia"/>
          <w:sz w:val="24"/>
        </w:rPr>
        <w:t>事务</w:t>
      </w:r>
    </w:p>
    <w:tbl>
      <w:tblPr>
        <w:tblW w:w="0" w:type="auto"/>
        <w:tblInd w:w="140" w:type="dxa"/>
        <w:tblLayout w:type="fixed"/>
        <w:tblCellMar>
          <w:left w:w="0" w:type="dxa"/>
          <w:right w:w="0" w:type="dxa"/>
        </w:tblCellMar>
        <w:tblLook w:val="0000" w:firstRow="0" w:lastRow="0" w:firstColumn="0" w:lastColumn="0" w:noHBand="0" w:noVBand="0"/>
      </w:tblPr>
      <w:tblGrid>
        <w:gridCol w:w="4181"/>
        <w:gridCol w:w="4117"/>
      </w:tblGrid>
      <w:tr w:rsidR="00B16890" w14:paraId="248A1EFF" w14:textId="77777777" w:rsidTr="00B16890">
        <w:trPr>
          <w:trHeight w:hRule="exact" w:val="488"/>
        </w:trPr>
        <w:tc>
          <w:tcPr>
            <w:tcW w:w="4181" w:type="dxa"/>
            <w:tcBorders>
              <w:bottom w:val="single" w:sz="0" w:space="0" w:color="FFFFFF"/>
            </w:tcBorders>
            <w:shd w:val="clear" w:color="auto" w:fill="4471C4"/>
          </w:tcPr>
          <w:p w14:paraId="237463D1" w14:textId="77777777" w:rsidR="00B16890" w:rsidRDefault="00B16890" w:rsidP="00B16890">
            <w:pPr>
              <w:pStyle w:val="TableParagraph"/>
              <w:spacing w:before="64"/>
              <w:ind w:left="107"/>
              <w:rPr>
                <w:b/>
              </w:rPr>
            </w:pPr>
            <w:proofErr w:type="spellStart"/>
            <w:r>
              <w:rPr>
                <w:b/>
                <w:color w:val="FFFFFF"/>
              </w:rPr>
              <w:t>方法</w:t>
            </w:r>
            <w:proofErr w:type="spellEnd"/>
          </w:p>
        </w:tc>
        <w:tc>
          <w:tcPr>
            <w:tcW w:w="4117" w:type="dxa"/>
            <w:tcBorders>
              <w:bottom w:val="single" w:sz="0" w:space="0" w:color="FFFFFF"/>
            </w:tcBorders>
            <w:shd w:val="clear" w:color="auto" w:fill="4471C4"/>
          </w:tcPr>
          <w:p w14:paraId="43260492" w14:textId="77777777" w:rsidR="00B16890" w:rsidRDefault="00B16890" w:rsidP="00B16890">
            <w:pPr>
              <w:pStyle w:val="TableParagraph"/>
              <w:spacing w:before="64"/>
              <w:ind w:left="108"/>
              <w:rPr>
                <w:b/>
              </w:rPr>
            </w:pPr>
            <w:proofErr w:type="spellStart"/>
            <w:r>
              <w:rPr>
                <w:b/>
                <w:color w:val="FFFFFF"/>
              </w:rPr>
              <w:t>注释</w:t>
            </w:r>
            <w:proofErr w:type="spellEnd"/>
          </w:p>
        </w:tc>
      </w:tr>
      <w:tr w:rsidR="00B16890" w14:paraId="75C08301" w14:textId="77777777" w:rsidTr="00B16890">
        <w:trPr>
          <w:trHeight w:hRule="exact" w:val="474"/>
        </w:trPr>
        <w:tc>
          <w:tcPr>
            <w:tcW w:w="4181" w:type="dxa"/>
            <w:tcBorders>
              <w:top w:val="single" w:sz="0" w:space="0" w:color="FFFFFF"/>
              <w:left w:val="single" w:sz="4" w:space="0" w:color="8EAADB"/>
              <w:bottom w:val="single" w:sz="4" w:space="0" w:color="8EAADB"/>
              <w:right w:val="single" w:sz="4" w:space="0" w:color="8EAADB"/>
            </w:tcBorders>
            <w:shd w:val="clear" w:color="auto" w:fill="D9E1F3"/>
          </w:tcPr>
          <w:p w14:paraId="61D3DAD3" w14:textId="77777777" w:rsidR="00B16890" w:rsidRDefault="00B16890" w:rsidP="00B16890">
            <w:pPr>
              <w:pStyle w:val="TableParagraph"/>
              <w:spacing w:before="100"/>
            </w:pPr>
            <w:proofErr w:type="spellStart"/>
            <w:r>
              <w:t>Transaction.Manage</w:t>
            </w:r>
            <w:proofErr w:type="spellEnd"/>
          </w:p>
        </w:tc>
        <w:tc>
          <w:tcPr>
            <w:tcW w:w="4117" w:type="dxa"/>
            <w:tcBorders>
              <w:top w:val="single" w:sz="0" w:space="0" w:color="FFFFFF"/>
              <w:left w:val="single" w:sz="4" w:space="0" w:color="8EAADB"/>
              <w:bottom w:val="single" w:sz="4" w:space="0" w:color="8EAADB"/>
              <w:right w:val="single" w:sz="4" w:space="0" w:color="8EAADB"/>
            </w:tcBorders>
            <w:shd w:val="clear" w:color="auto" w:fill="D9E1F3"/>
          </w:tcPr>
          <w:p w14:paraId="177EC7B7" w14:textId="77777777" w:rsidR="00B16890" w:rsidRDefault="00B16890" w:rsidP="00B16890">
            <w:pPr>
              <w:pStyle w:val="TableParagraph"/>
            </w:pPr>
            <w:proofErr w:type="spellStart"/>
            <w:r>
              <w:t>事务管理</w:t>
            </w:r>
            <w:proofErr w:type="spellEnd"/>
          </w:p>
        </w:tc>
      </w:tr>
      <w:tr w:rsidR="00B16890" w14:paraId="3D212B6B" w14:textId="77777777" w:rsidTr="00B16890">
        <w:trPr>
          <w:trHeight w:hRule="exact" w:val="478"/>
        </w:trPr>
        <w:tc>
          <w:tcPr>
            <w:tcW w:w="4181" w:type="dxa"/>
            <w:tcBorders>
              <w:top w:val="single" w:sz="4" w:space="0" w:color="8EAADB"/>
              <w:left w:val="single" w:sz="4" w:space="0" w:color="8EAADB"/>
              <w:bottom w:val="single" w:sz="4" w:space="0" w:color="8EAADB"/>
              <w:right w:val="single" w:sz="4" w:space="0" w:color="8EAADB"/>
            </w:tcBorders>
          </w:tcPr>
          <w:p w14:paraId="756EC129" w14:textId="77777777" w:rsidR="00B16890" w:rsidRDefault="00B16890" w:rsidP="00B16890">
            <w:pPr>
              <w:pStyle w:val="TableParagraph"/>
              <w:spacing w:before="100"/>
            </w:pPr>
            <w:proofErr w:type="spellStart"/>
            <w:r>
              <w:t>Transaction.Approve</w:t>
            </w:r>
            <w:proofErr w:type="spellEnd"/>
          </w:p>
        </w:tc>
        <w:tc>
          <w:tcPr>
            <w:tcW w:w="4117" w:type="dxa"/>
            <w:tcBorders>
              <w:top w:val="single" w:sz="4" w:space="0" w:color="8EAADB"/>
              <w:left w:val="single" w:sz="4" w:space="0" w:color="8EAADB"/>
              <w:bottom w:val="single" w:sz="4" w:space="0" w:color="8EAADB"/>
              <w:right w:val="single" w:sz="4" w:space="0" w:color="8EAADB"/>
            </w:tcBorders>
          </w:tcPr>
          <w:p w14:paraId="34F52F37" w14:textId="77777777" w:rsidR="00B16890" w:rsidRDefault="00B16890" w:rsidP="00B16890">
            <w:pPr>
              <w:pStyle w:val="TableParagraph"/>
              <w:keepNext/>
            </w:pPr>
            <w:proofErr w:type="spellStart"/>
            <w:r>
              <w:t>事务通过或不通过</w:t>
            </w:r>
            <w:proofErr w:type="spellEnd"/>
          </w:p>
        </w:tc>
      </w:tr>
    </w:tbl>
    <w:p w14:paraId="3C8B8AED" w14:textId="77777777" w:rsidR="00B16890" w:rsidRDefault="00B16890" w:rsidP="00B16890">
      <w:pPr>
        <w:pStyle w:val="1"/>
        <w:rPr>
          <w:rFonts w:ascii="宋体" w:hAnsi="宋体"/>
          <w:sz w:val="36"/>
          <w:szCs w:val="36"/>
        </w:rPr>
      </w:pPr>
      <w:bookmarkStart w:id="91" w:name="_Toc518417063"/>
      <w:r>
        <w:rPr>
          <w:rFonts w:ascii="宋体" w:hAnsi="宋体" w:hint="eastAsia"/>
          <w:sz w:val="36"/>
          <w:szCs w:val="36"/>
        </w:rPr>
        <w:t>4.4.4 用例图</w:t>
      </w:r>
      <w:bookmarkEnd w:id="91"/>
    </w:p>
    <w:p w14:paraId="505D84E2" w14:textId="343003E4" w:rsidR="00B16890" w:rsidRDefault="00B16890" w:rsidP="00B16890">
      <w:pPr>
        <w:rPr>
          <w:lang w:val="en-US" w:eastAsia="zh-CN"/>
        </w:rPr>
      </w:pPr>
      <w:r w:rsidRPr="00B11D3C">
        <w:rPr>
          <w:rFonts w:ascii="宋体" w:hAnsi="宋体"/>
          <w:noProof/>
          <w:sz w:val="24"/>
        </w:rPr>
        <w:drawing>
          <wp:inline distT="0" distB="0" distL="0" distR="0" wp14:anchorId="19ADC380" wp14:editId="22DA8514">
            <wp:extent cx="5274310" cy="3173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173730"/>
                    </a:xfrm>
                    <a:prstGeom prst="rect">
                      <a:avLst/>
                    </a:prstGeom>
                    <a:noFill/>
                    <a:ln>
                      <a:noFill/>
                    </a:ln>
                  </pic:spPr>
                </pic:pic>
              </a:graphicData>
            </a:graphic>
          </wp:inline>
        </w:drawing>
      </w:r>
    </w:p>
    <w:p w14:paraId="2EBFA353" w14:textId="77777777" w:rsidR="00B16890" w:rsidRDefault="00B16890" w:rsidP="00B16890">
      <w:pPr>
        <w:pStyle w:val="af3"/>
        <w:rPr>
          <w:rFonts w:ascii="Calibri" w:hAnsi="Calibri"/>
        </w:rPr>
      </w:pPr>
      <w:r>
        <w:rPr>
          <w:rFonts w:hint="eastAsia"/>
        </w:rPr>
        <w:t>图</w:t>
      </w:r>
      <w:r>
        <w:rPr>
          <w:rFonts w:hint="eastAsia"/>
        </w:rPr>
        <w:t xml:space="preserve"> 4</w:t>
      </w:r>
    </w:p>
    <w:p w14:paraId="08E97D19" w14:textId="77777777" w:rsidR="00B16890" w:rsidRDefault="00B16890" w:rsidP="00B16890">
      <w:pPr>
        <w:rPr>
          <w:rFonts w:hint="eastAsia"/>
        </w:rPr>
      </w:pPr>
    </w:p>
    <w:p w14:paraId="0070E8AD" w14:textId="77777777" w:rsidR="00B16890" w:rsidRDefault="00B16890" w:rsidP="00B16890">
      <w:pPr>
        <w:pStyle w:val="1"/>
        <w:rPr>
          <w:rFonts w:ascii="宋体" w:hAnsi="宋体"/>
          <w:sz w:val="36"/>
          <w:szCs w:val="36"/>
        </w:rPr>
      </w:pPr>
      <w:bookmarkStart w:id="92" w:name="_Toc518417064"/>
      <w:r>
        <w:rPr>
          <w:rFonts w:ascii="宋体" w:hAnsi="宋体" w:hint="eastAsia"/>
          <w:sz w:val="36"/>
          <w:szCs w:val="36"/>
        </w:rPr>
        <w:t>4.4.5 用例描述</w:t>
      </w:r>
      <w:bookmarkEnd w:id="92"/>
    </w:p>
    <w:p w14:paraId="069AD7FE" w14:textId="77777777" w:rsidR="00B16890" w:rsidRPr="008565DF" w:rsidRDefault="00B16890" w:rsidP="00B16890">
      <w:pPr>
        <w:spacing w:line="360" w:lineRule="auto"/>
        <w:ind w:firstLineChars="200" w:firstLine="480"/>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0FDA5F47" w14:textId="77777777" w:rsidTr="00B16890">
        <w:trPr>
          <w:trHeight w:hRule="exact" w:val="487"/>
        </w:trPr>
        <w:tc>
          <w:tcPr>
            <w:tcW w:w="4114" w:type="dxa"/>
            <w:tcBorders>
              <w:top w:val="nil"/>
              <w:left w:val="nil"/>
              <w:bottom w:val="nil"/>
              <w:right w:val="nil"/>
            </w:tcBorders>
            <w:shd w:val="clear" w:color="auto" w:fill="4471C4"/>
          </w:tcPr>
          <w:p w14:paraId="7D5CE604" w14:textId="77777777" w:rsidR="00B16890" w:rsidRDefault="00B16890" w:rsidP="00B16890">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6FF11C5F" w14:textId="77777777" w:rsidR="00B16890" w:rsidRDefault="00B16890" w:rsidP="00B16890">
            <w:pPr>
              <w:pStyle w:val="TableParagraph"/>
              <w:spacing w:before="109"/>
              <w:ind w:left="107"/>
              <w:rPr>
                <w:b/>
              </w:rPr>
            </w:pPr>
            <w:r>
              <w:rPr>
                <w:b/>
                <w:color w:val="FFFFFF"/>
              </w:rPr>
              <w:t>UC_Administrator_01</w:t>
            </w:r>
          </w:p>
        </w:tc>
      </w:tr>
      <w:tr w:rsidR="00B16890" w14:paraId="78CC2F83" w14:textId="77777777" w:rsidTr="00B16890">
        <w:trPr>
          <w:trHeight w:hRule="exact" w:val="473"/>
        </w:trPr>
        <w:tc>
          <w:tcPr>
            <w:tcW w:w="4114" w:type="dxa"/>
            <w:tcBorders>
              <w:top w:val="nil"/>
            </w:tcBorders>
            <w:shd w:val="clear" w:color="auto" w:fill="D9E1F3"/>
          </w:tcPr>
          <w:p w14:paraId="4785D686"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7483A134" w14:textId="77777777" w:rsidR="00B16890" w:rsidRDefault="00B16890" w:rsidP="00B16890">
            <w:pPr>
              <w:pStyle w:val="TableParagraph"/>
            </w:pPr>
            <w:proofErr w:type="spellStart"/>
            <w:r>
              <w:t>注册</w:t>
            </w:r>
            <w:proofErr w:type="spellEnd"/>
          </w:p>
        </w:tc>
      </w:tr>
      <w:tr w:rsidR="00B16890" w14:paraId="0AC7EB54" w14:textId="77777777" w:rsidTr="00B16890">
        <w:trPr>
          <w:trHeight w:hRule="exact" w:val="479"/>
        </w:trPr>
        <w:tc>
          <w:tcPr>
            <w:tcW w:w="4114" w:type="dxa"/>
          </w:tcPr>
          <w:p w14:paraId="4C47BCE2" w14:textId="77777777" w:rsidR="00B16890" w:rsidRDefault="00B16890" w:rsidP="00B16890">
            <w:pPr>
              <w:pStyle w:val="TableParagraph"/>
            </w:pPr>
            <w:proofErr w:type="spellStart"/>
            <w:r>
              <w:lastRenderedPageBreak/>
              <w:t>创建者</w:t>
            </w:r>
            <w:proofErr w:type="spellEnd"/>
          </w:p>
        </w:tc>
        <w:tc>
          <w:tcPr>
            <w:tcW w:w="4184" w:type="dxa"/>
          </w:tcPr>
          <w:p w14:paraId="77261386" w14:textId="61AA2FE6" w:rsidR="00B16890" w:rsidRDefault="002C0317" w:rsidP="00B16890">
            <w:pPr>
              <w:pStyle w:val="TableParagraph"/>
            </w:pPr>
            <w:r>
              <w:rPr>
                <w:rFonts w:hint="eastAsia"/>
                <w:lang w:eastAsia="zh-CN"/>
              </w:rPr>
              <w:t>霸天虎</w:t>
            </w:r>
          </w:p>
        </w:tc>
      </w:tr>
      <w:tr w:rsidR="00B16890" w14:paraId="7FCF4DFB" w14:textId="77777777" w:rsidTr="00B16890">
        <w:trPr>
          <w:trHeight w:hRule="exact" w:val="479"/>
        </w:trPr>
        <w:tc>
          <w:tcPr>
            <w:tcW w:w="4114" w:type="dxa"/>
            <w:shd w:val="clear" w:color="auto" w:fill="D9E1F3"/>
          </w:tcPr>
          <w:p w14:paraId="329B9B81"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16A9813A" w14:textId="676BE3D3" w:rsidR="00B16890" w:rsidRDefault="002C0317" w:rsidP="00B16890">
            <w:pPr>
              <w:pStyle w:val="TableParagraph"/>
              <w:spacing w:before="56"/>
            </w:pPr>
            <w:r>
              <w:rPr>
                <w:rFonts w:hint="eastAsia"/>
                <w:lang w:eastAsia="zh-CN"/>
              </w:rPr>
              <w:t>霸天虎</w:t>
            </w:r>
          </w:p>
        </w:tc>
      </w:tr>
      <w:tr w:rsidR="00B16890" w14:paraId="7A4EE4FE" w14:textId="77777777" w:rsidTr="00B16890">
        <w:trPr>
          <w:trHeight w:hRule="exact" w:val="478"/>
        </w:trPr>
        <w:tc>
          <w:tcPr>
            <w:tcW w:w="4114" w:type="dxa"/>
          </w:tcPr>
          <w:p w14:paraId="4EEF9410" w14:textId="77777777" w:rsidR="00B16890" w:rsidRDefault="00B16890" w:rsidP="00B16890">
            <w:pPr>
              <w:pStyle w:val="TableParagraph"/>
            </w:pPr>
            <w:proofErr w:type="spellStart"/>
            <w:r>
              <w:t>创建日期</w:t>
            </w:r>
            <w:proofErr w:type="spellEnd"/>
          </w:p>
        </w:tc>
        <w:tc>
          <w:tcPr>
            <w:tcW w:w="4184" w:type="dxa"/>
          </w:tcPr>
          <w:p w14:paraId="581009A5" w14:textId="50658CC4" w:rsidR="00B16890" w:rsidRDefault="002C0317" w:rsidP="00B16890">
            <w:pPr>
              <w:pStyle w:val="TableParagraph"/>
              <w:spacing w:before="100"/>
            </w:pPr>
            <w:r>
              <w:rPr>
                <w:rFonts w:cs="Calibri"/>
                <w:color w:val="000000"/>
              </w:rPr>
              <w:t>2019/6/16</w:t>
            </w:r>
          </w:p>
        </w:tc>
      </w:tr>
      <w:tr w:rsidR="00B16890" w14:paraId="7985A86D" w14:textId="77777777" w:rsidTr="00B16890">
        <w:trPr>
          <w:trHeight w:hRule="exact" w:val="478"/>
        </w:trPr>
        <w:tc>
          <w:tcPr>
            <w:tcW w:w="4114" w:type="dxa"/>
            <w:shd w:val="clear" w:color="auto" w:fill="D9E1F3"/>
          </w:tcPr>
          <w:p w14:paraId="3FB3CD40" w14:textId="77777777" w:rsidR="00B16890" w:rsidRDefault="00B16890" w:rsidP="00B16890">
            <w:pPr>
              <w:pStyle w:val="TableParagraph"/>
            </w:pPr>
            <w:proofErr w:type="spellStart"/>
            <w:r>
              <w:t>修改日期</w:t>
            </w:r>
            <w:proofErr w:type="spellEnd"/>
          </w:p>
        </w:tc>
        <w:tc>
          <w:tcPr>
            <w:tcW w:w="4184" w:type="dxa"/>
            <w:shd w:val="clear" w:color="auto" w:fill="D9E1F3"/>
          </w:tcPr>
          <w:p w14:paraId="6FD5D628" w14:textId="4A65137F" w:rsidR="00B16890" w:rsidRDefault="002C0317" w:rsidP="00B16890">
            <w:pPr>
              <w:pStyle w:val="TableParagraph"/>
              <w:spacing w:before="100"/>
            </w:pPr>
            <w:r>
              <w:rPr>
                <w:rFonts w:cs="Calibri"/>
                <w:color w:val="000000"/>
              </w:rPr>
              <w:t>2019/6/16</w:t>
            </w:r>
          </w:p>
        </w:tc>
      </w:tr>
      <w:tr w:rsidR="00B16890" w14:paraId="126AC432" w14:textId="77777777" w:rsidTr="00B16890">
        <w:trPr>
          <w:trHeight w:hRule="exact" w:val="478"/>
        </w:trPr>
        <w:tc>
          <w:tcPr>
            <w:tcW w:w="4114" w:type="dxa"/>
          </w:tcPr>
          <w:p w14:paraId="179B4D05" w14:textId="77777777" w:rsidR="00B16890" w:rsidRDefault="00B16890" w:rsidP="00B16890">
            <w:pPr>
              <w:pStyle w:val="TableParagraph"/>
            </w:pPr>
            <w:proofErr w:type="spellStart"/>
            <w:r>
              <w:t>参与者</w:t>
            </w:r>
            <w:proofErr w:type="spellEnd"/>
          </w:p>
        </w:tc>
        <w:tc>
          <w:tcPr>
            <w:tcW w:w="4184" w:type="dxa"/>
          </w:tcPr>
          <w:p w14:paraId="3BE67030" w14:textId="77777777" w:rsidR="00B16890" w:rsidRDefault="00B16890" w:rsidP="00B16890">
            <w:pPr>
              <w:pStyle w:val="TableParagraph"/>
            </w:pPr>
            <w:proofErr w:type="spellStart"/>
            <w:r>
              <w:t>管理员</w:t>
            </w:r>
            <w:proofErr w:type="spellEnd"/>
          </w:p>
        </w:tc>
      </w:tr>
      <w:tr w:rsidR="00B16890" w14:paraId="4C90A41E" w14:textId="77777777" w:rsidTr="00B16890">
        <w:trPr>
          <w:trHeight w:hRule="exact" w:val="478"/>
        </w:trPr>
        <w:tc>
          <w:tcPr>
            <w:tcW w:w="4114" w:type="dxa"/>
            <w:shd w:val="clear" w:color="auto" w:fill="D9E1F3"/>
          </w:tcPr>
          <w:p w14:paraId="24F57514" w14:textId="77777777" w:rsidR="00B16890" w:rsidRDefault="00B16890" w:rsidP="00B16890">
            <w:pPr>
              <w:pStyle w:val="TableParagraph"/>
            </w:pPr>
            <w:proofErr w:type="spellStart"/>
            <w:r>
              <w:t>描述</w:t>
            </w:r>
            <w:proofErr w:type="spellEnd"/>
          </w:p>
        </w:tc>
        <w:tc>
          <w:tcPr>
            <w:tcW w:w="4184" w:type="dxa"/>
            <w:shd w:val="clear" w:color="auto" w:fill="D9E1F3"/>
          </w:tcPr>
          <w:p w14:paraId="77993B9B" w14:textId="77777777" w:rsidR="00B16890" w:rsidRDefault="00B16890" w:rsidP="00B16890">
            <w:pPr>
              <w:pStyle w:val="TableParagraph"/>
              <w:rPr>
                <w:lang w:eastAsia="zh-CN"/>
              </w:rPr>
            </w:pPr>
            <w:r>
              <w:rPr>
                <w:lang w:eastAsia="zh-CN"/>
              </w:rPr>
              <w:t>管理员在登录界面进行注册</w:t>
            </w:r>
          </w:p>
        </w:tc>
      </w:tr>
      <w:tr w:rsidR="00B16890" w14:paraId="3537BE74" w14:textId="77777777" w:rsidTr="00B16890">
        <w:trPr>
          <w:trHeight w:hRule="exact" w:val="479"/>
        </w:trPr>
        <w:tc>
          <w:tcPr>
            <w:tcW w:w="4114" w:type="dxa"/>
          </w:tcPr>
          <w:p w14:paraId="63F4E1A5" w14:textId="77777777" w:rsidR="00B16890" w:rsidRDefault="00B16890" w:rsidP="00B16890">
            <w:pPr>
              <w:pStyle w:val="TableParagraph"/>
            </w:pPr>
            <w:proofErr w:type="spellStart"/>
            <w:r>
              <w:t>前置条件</w:t>
            </w:r>
            <w:proofErr w:type="spellEnd"/>
          </w:p>
        </w:tc>
        <w:tc>
          <w:tcPr>
            <w:tcW w:w="4184" w:type="dxa"/>
          </w:tcPr>
          <w:p w14:paraId="44817379" w14:textId="77777777" w:rsidR="00B16890" w:rsidRDefault="00B16890" w:rsidP="00B16890">
            <w:pPr>
              <w:pStyle w:val="TableParagraph"/>
            </w:pPr>
            <w:r>
              <w:t>无</w:t>
            </w:r>
          </w:p>
        </w:tc>
      </w:tr>
      <w:tr w:rsidR="00B16890" w14:paraId="6085F34A" w14:textId="77777777" w:rsidTr="00B16890">
        <w:trPr>
          <w:trHeight w:hRule="exact" w:val="1883"/>
        </w:trPr>
        <w:tc>
          <w:tcPr>
            <w:tcW w:w="4114" w:type="dxa"/>
            <w:shd w:val="clear" w:color="auto" w:fill="D9E1F3"/>
          </w:tcPr>
          <w:p w14:paraId="36922548"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1FAD1D64" w14:textId="77777777" w:rsidR="00B16890" w:rsidRDefault="00B16890" w:rsidP="00B16890">
            <w:pPr>
              <w:pStyle w:val="TableParagraph"/>
              <w:numPr>
                <w:ilvl w:val="0"/>
                <w:numId w:val="13"/>
              </w:numPr>
              <w:tabs>
                <w:tab w:val="left" w:pos="382"/>
              </w:tabs>
              <w:spacing w:before="56"/>
              <w:ind w:firstLine="0"/>
              <w:rPr>
                <w:lang w:eastAsia="zh-CN"/>
              </w:rPr>
            </w:pPr>
            <w:r>
              <w:rPr>
                <w:lang w:eastAsia="zh-CN"/>
              </w:rPr>
              <w:t>数据库添加管理员进入审核状态</w:t>
            </w:r>
          </w:p>
          <w:p w14:paraId="4F4D3DD3" w14:textId="77777777" w:rsidR="00B16890" w:rsidRDefault="00B16890" w:rsidP="00B16890">
            <w:pPr>
              <w:pStyle w:val="TableParagraph"/>
              <w:numPr>
                <w:ilvl w:val="0"/>
                <w:numId w:val="13"/>
              </w:numPr>
              <w:tabs>
                <w:tab w:val="left" w:pos="382"/>
              </w:tabs>
              <w:spacing w:before="152"/>
              <w:ind w:left="381" w:hanging="278"/>
              <w:rPr>
                <w:lang w:eastAsia="zh-CN"/>
              </w:rPr>
            </w:pPr>
            <w:r>
              <w:rPr>
                <w:lang w:eastAsia="zh-CN"/>
              </w:rPr>
              <w:t>系统后台超级管理员审核并授权</w:t>
            </w:r>
          </w:p>
          <w:p w14:paraId="61499FD7" w14:textId="77777777" w:rsidR="00B16890" w:rsidRDefault="00B16890" w:rsidP="00B16890">
            <w:pPr>
              <w:pStyle w:val="TableParagraph"/>
              <w:numPr>
                <w:ilvl w:val="0"/>
                <w:numId w:val="13"/>
              </w:numPr>
              <w:tabs>
                <w:tab w:val="left" w:pos="382"/>
              </w:tabs>
              <w:spacing w:before="152" w:line="355" w:lineRule="auto"/>
              <w:ind w:right="2250" w:firstLine="0"/>
              <w:rPr>
                <w:lang w:eastAsia="zh-CN"/>
              </w:rPr>
            </w:pPr>
            <w:r>
              <w:rPr>
                <w:lang w:eastAsia="zh-CN"/>
              </w:rPr>
              <w:t>审</w:t>
            </w:r>
            <w:r>
              <w:rPr>
                <w:spacing w:val="-3"/>
                <w:lang w:eastAsia="zh-CN"/>
              </w:rPr>
              <w:t>核</w:t>
            </w:r>
            <w:r>
              <w:rPr>
                <w:lang w:eastAsia="zh-CN"/>
              </w:rPr>
              <w:t>完成</w:t>
            </w:r>
            <w:r>
              <w:rPr>
                <w:spacing w:val="-3"/>
                <w:lang w:eastAsia="zh-CN"/>
              </w:rPr>
              <w:t>后</w:t>
            </w:r>
            <w:r>
              <w:rPr>
                <w:lang w:eastAsia="zh-CN"/>
              </w:rPr>
              <w:t>提示事件存</w:t>
            </w:r>
            <w:r>
              <w:rPr>
                <w:spacing w:val="-3"/>
                <w:lang w:eastAsia="zh-CN"/>
              </w:rPr>
              <w:t>入</w:t>
            </w:r>
            <w:r>
              <w:rPr>
                <w:lang w:eastAsia="zh-CN"/>
              </w:rPr>
              <w:t>日志</w:t>
            </w:r>
          </w:p>
        </w:tc>
      </w:tr>
      <w:tr w:rsidR="00B16890" w14:paraId="09F93ECA" w14:textId="77777777" w:rsidTr="00B16890">
        <w:trPr>
          <w:trHeight w:hRule="exact" w:val="946"/>
        </w:trPr>
        <w:tc>
          <w:tcPr>
            <w:tcW w:w="4114" w:type="dxa"/>
          </w:tcPr>
          <w:p w14:paraId="0DD34536" w14:textId="77777777" w:rsidR="00B16890" w:rsidRDefault="00B16890" w:rsidP="00B16890">
            <w:pPr>
              <w:pStyle w:val="TableParagraph"/>
            </w:pPr>
            <w:proofErr w:type="spellStart"/>
            <w:r>
              <w:t>主干过程</w:t>
            </w:r>
            <w:proofErr w:type="spellEnd"/>
          </w:p>
        </w:tc>
        <w:tc>
          <w:tcPr>
            <w:tcW w:w="4184" w:type="dxa"/>
          </w:tcPr>
          <w:p w14:paraId="7D12EE99" w14:textId="77777777" w:rsidR="00B16890" w:rsidRDefault="00B16890" w:rsidP="00B16890">
            <w:pPr>
              <w:pStyle w:val="TableParagraph"/>
              <w:numPr>
                <w:ilvl w:val="0"/>
                <w:numId w:val="14"/>
              </w:numPr>
              <w:tabs>
                <w:tab w:val="left" w:pos="382"/>
              </w:tabs>
              <w:ind w:hanging="278"/>
            </w:pPr>
            <w:proofErr w:type="spellStart"/>
            <w:r>
              <w:t>点击注册为管理员</w:t>
            </w:r>
            <w:proofErr w:type="spellEnd"/>
          </w:p>
          <w:p w14:paraId="5A585672" w14:textId="77777777" w:rsidR="00B16890" w:rsidRDefault="00B16890" w:rsidP="00B16890">
            <w:pPr>
              <w:pStyle w:val="TableParagraph"/>
              <w:numPr>
                <w:ilvl w:val="0"/>
                <w:numId w:val="14"/>
              </w:numPr>
              <w:tabs>
                <w:tab w:val="left" w:pos="382"/>
              </w:tabs>
              <w:spacing w:before="152"/>
              <w:ind w:hanging="278"/>
            </w:pPr>
            <w:proofErr w:type="spellStart"/>
            <w:r>
              <w:t>填写个人信息并提交</w:t>
            </w:r>
            <w:proofErr w:type="spellEnd"/>
          </w:p>
        </w:tc>
      </w:tr>
      <w:tr w:rsidR="00B16890" w14:paraId="759C4442" w14:textId="77777777" w:rsidTr="00B16890">
        <w:trPr>
          <w:trHeight w:hRule="exact" w:val="1414"/>
        </w:trPr>
        <w:tc>
          <w:tcPr>
            <w:tcW w:w="4114" w:type="dxa"/>
            <w:shd w:val="clear" w:color="auto" w:fill="D9E1F3"/>
          </w:tcPr>
          <w:p w14:paraId="39EA8A06" w14:textId="77777777" w:rsidR="00B16890" w:rsidRDefault="00B16890" w:rsidP="00B16890">
            <w:pPr>
              <w:pStyle w:val="TableParagraph"/>
            </w:pPr>
            <w:proofErr w:type="spellStart"/>
            <w:r>
              <w:t>分支过程</w:t>
            </w:r>
            <w:proofErr w:type="spellEnd"/>
          </w:p>
        </w:tc>
        <w:tc>
          <w:tcPr>
            <w:tcW w:w="4184" w:type="dxa"/>
            <w:shd w:val="clear" w:color="auto" w:fill="D9E1F3"/>
          </w:tcPr>
          <w:p w14:paraId="75BDDC52" w14:textId="77777777" w:rsidR="00B16890" w:rsidRDefault="00B16890" w:rsidP="00B16890">
            <w:pPr>
              <w:pStyle w:val="TableParagraph"/>
              <w:spacing w:line="355" w:lineRule="auto"/>
              <w:ind w:right="99"/>
              <w:rPr>
                <w:lang w:eastAsia="zh-CN"/>
              </w:rPr>
            </w:pPr>
            <w:r>
              <w:rPr>
                <w:lang w:eastAsia="zh-CN"/>
              </w:rPr>
              <w:t>1</w:t>
            </w:r>
            <w:r>
              <w:rPr>
                <w:spacing w:val="-1"/>
                <w:lang w:eastAsia="zh-CN"/>
              </w:rPr>
              <w:t>.1</w:t>
            </w:r>
            <w:r>
              <w:rPr>
                <w:lang w:eastAsia="zh-CN"/>
              </w:rPr>
              <w:t xml:space="preserve">. </w:t>
            </w:r>
            <w:r>
              <w:rPr>
                <w:spacing w:val="11"/>
                <w:lang w:eastAsia="zh-CN"/>
              </w:rPr>
              <w:t xml:space="preserve"> </w:t>
            </w:r>
            <w:r>
              <w:rPr>
                <w:lang w:eastAsia="zh-CN"/>
              </w:rPr>
              <w:t>注</w:t>
            </w:r>
            <w:r>
              <w:rPr>
                <w:spacing w:val="-3"/>
                <w:lang w:eastAsia="zh-CN"/>
              </w:rPr>
              <w:t>册</w:t>
            </w:r>
            <w:r>
              <w:rPr>
                <w:lang w:eastAsia="zh-CN"/>
              </w:rPr>
              <w:t>成功并</w:t>
            </w:r>
            <w:r>
              <w:rPr>
                <w:spacing w:val="-3"/>
                <w:lang w:eastAsia="zh-CN"/>
              </w:rPr>
              <w:t>获</w:t>
            </w:r>
            <w:r>
              <w:rPr>
                <w:lang w:eastAsia="zh-CN"/>
              </w:rPr>
              <w:t>取特</w:t>
            </w:r>
            <w:r>
              <w:rPr>
                <w:spacing w:val="-3"/>
                <w:lang w:eastAsia="zh-CN"/>
              </w:rPr>
              <w:t>定</w:t>
            </w:r>
            <w:r>
              <w:rPr>
                <w:lang w:eastAsia="zh-CN"/>
              </w:rPr>
              <w:t>权限，进入</w:t>
            </w:r>
            <w:r>
              <w:rPr>
                <w:spacing w:val="-3"/>
                <w:lang w:eastAsia="zh-CN"/>
              </w:rPr>
              <w:t>管</w:t>
            </w:r>
            <w:r>
              <w:rPr>
                <w:lang w:eastAsia="zh-CN"/>
              </w:rPr>
              <w:t>理员界面</w:t>
            </w:r>
          </w:p>
          <w:p w14:paraId="0FBA3552" w14:textId="77777777" w:rsidR="00B16890" w:rsidRDefault="00B16890" w:rsidP="00B16890">
            <w:pPr>
              <w:pStyle w:val="TableParagraph"/>
              <w:spacing w:before="74"/>
            </w:pPr>
            <w:r>
              <w:t xml:space="preserve">1.2 </w:t>
            </w:r>
            <w:proofErr w:type="spellStart"/>
            <w:r>
              <w:t>注册失败，重新注册</w:t>
            </w:r>
            <w:proofErr w:type="spellEnd"/>
          </w:p>
        </w:tc>
      </w:tr>
      <w:tr w:rsidR="00B16890" w14:paraId="3B40A184" w14:textId="77777777" w:rsidTr="00B16890">
        <w:trPr>
          <w:trHeight w:hRule="exact" w:val="946"/>
        </w:trPr>
        <w:tc>
          <w:tcPr>
            <w:tcW w:w="4114" w:type="dxa"/>
          </w:tcPr>
          <w:p w14:paraId="06F37E08" w14:textId="77777777" w:rsidR="00B16890" w:rsidRDefault="00B16890" w:rsidP="00B16890">
            <w:pPr>
              <w:pStyle w:val="TableParagraph"/>
            </w:pPr>
            <w:proofErr w:type="spellStart"/>
            <w:r>
              <w:t>异常</w:t>
            </w:r>
            <w:proofErr w:type="spellEnd"/>
          </w:p>
        </w:tc>
        <w:tc>
          <w:tcPr>
            <w:tcW w:w="4184" w:type="dxa"/>
          </w:tcPr>
          <w:p w14:paraId="4636BBAB" w14:textId="77777777" w:rsidR="00B16890" w:rsidRDefault="00B16890" w:rsidP="00B16890">
            <w:pPr>
              <w:pStyle w:val="TableParagraph"/>
              <w:numPr>
                <w:ilvl w:val="1"/>
                <w:numId w:val="15"/>
              </w:numPr>
              <w:tabs>
                <w:tab w:val="left" w:pos="550"/>
              </w:tabs>
              <w:ind w:hanging="446"/>
            </w:pPr>
            <w:proofErr w:type="spellStart"/>
            <w:r>
              <w:t>管理员账号已被注册</w:t>
            </w:r>
            <w:proofErr w:type="spellEnd"/>
          </w:p>
          <w:p w14:paraId="3CCA62E4" w14:textId="77777777" w:rsidR="00B16890" w:rsidRDefault="00B16890" w:rsidP="00B16890">
            <w:pPr>
              <w:pStyle w:val="TableParagraph"/>
              <w:numPr>
                <w:ilvl w:val="1"/>
                <w:numId w:val="15"/>
              </w:numPr>
              <w:tabs>
                <w:tab w:val="left" w:pos="550"/>
              </w:tabs>
              <w:spacing w:before="152"/>
              <w:ind w:hanging="446"/>
              <w:rPr>
                <w:lang w:eastAsia="zh-CN"/>
              </w:rPr>
            </w:pPr>
            <w:r>
              <w:rPr>
                <w:lang w:eastAsia="zh-CN"/>
              </w:rPr>
              <w:t>系统后台超级管理员审核不通过</w:t>
            </w:r>
          </w:p>
        </w:tc>
      </w:tr>
      <w:tr w:rsidR="00B16890" w14:paraId="42AAD4A5" w14:textId="77777777" w:rsidTr="00B16890">
        <w:trPr>
          <w:trHeight w:hRule="exact" w:val="478"/>
        </w:trPr>
        <w:tc>
          <w:tcPr>
            <w:tcW w:w="4114" w:type="dxa"/>
            <w:shd w:val="clear" w:color="auto" w:fill="D9E1F3"/>
          </w:tcPr>
          <w:p w14:paraId="398112E1" w14:textId="77777777" w:rsidR="00B16890" w:rsidRDefault="00B16890" w:rsidP="00B16890">
            <w:pPr>
              <w:pStyle w:val="TableParagraph"/>
            </w:pPr>
            <w:proofErr w:type="spellStart"/>
            <w:r>
              <w:t>包含</w:t>
            </w:r>
            <w:proofErr w:type="spellEnd"/>
          </w:p>
        </w:tc>
        <w:tc>
          <w:tcPr>
            <w:tcW w:w="4184" w:type="dxa"/>
            <w:shd w:val="clear" w:color="auto" w:fill="D9E1F3"/>
          </w:tcPr>
          <w:p w14:paraId="27BE17FC" w14:textId="77777777" w:rsidR="00B16890" w:rsidRDefault="00B16890" w:rsidP="00B16890">
            <w:pPr>
              <w:pStyle w:val="TableParagraph"/>
            </w:pPr>
            <w:r>
              <w:t>无</w:t>
            </w:r>
          </w:p>
        </w:tc>
      </w:tr>
      <w:tr w:rsidR="00B16890" w14:paraId="6DF8FCD0" w14:textId="77777777" w:rsidTr="00B16890">
        <w:trPr>
          <w:trHeight w:hRule="exact" w:val="479"/>
        </w:trPr>
        <w:tc>
          <w:tcPr>
            <w:tcW w:w="4114" w:type="dxa"/>
          </w:tcPr>
          <w:p w14:paraId="2EAC9D54" w14:textId="77777777" w:rsidR="00B16890" w:rsidRDefault="00B16890" w:rsidP="00B16890">
            <w:pPr>
              <w:pStyle w:val="TableParagraph"/>
            </w:pPr>
            <w:proofErr w:type="spellStart"/>
            <w:r>
              <w:t>优先级</w:t>
            </w:r>
            <w:proofErr w:type="spellEnd"/>
          </w:p>
        </w:tc>
        <w:tc>
          <w:tcPr>
            <w:tcW w:w="4184" w:type="dxa"/>
          </w:tcPr>
          <w:p w14:paraId="2F1C5BC2" w14:textId="77777777" w:rsidR="00B16890" w:rsidRDefault="00B16890" w:rsidP="00B16890">
            <w:pPr>
              <w:pStyle w:val="TableParagraph"/>
            </w:pPr>
            <w:r>
              <w:t>低</w:t>
            </w:r>
          </w:p>
        </w:tc>
      </w:tr>
      <w:tr w:rsidR="00B16890" w14:paraId="32206FFB" w14:textId="77777777" w:rsidTr="00B16890">
        <w:trPr>
          <w:trHeight w:hRule="exact" w:val="479"/>
        </w:trPr>
        <w:tc>
          <w:tcPr>
            <w:tcW w:w="4114" w:type="dxa"/>
            <w:shd w:val="clear" w:color="auto" w:fill="D9E1F3"/>
          </w:tcPr>
          <w:p w14:paraId="0407A184"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33CBF270" w14:textId="77777777" w:rsidR="00B16890" w:rsidRDefault="00B16890" w:rsidP="00B16890">
            <w:pPr>
              <w:pStyle w:val="TableParagraph"/>
              <w:spacing w:before="56"/>
            </w:pPr>
            <w:proofErr w:type="spellStart"/>
            <w:r>
              <w:t>一次每人</w:t>
            </w:r>
            <w:proofErr w:type="spellEnd"/>
          </w:p>
        </w:tc>
      </w:tr>
      <w:tr w:rsidR="00B16890" w14:paraId="7D4B14FB" w14:textId="77777777" w:rsidTr="00B16890">
        <w:trPr>
          <w:trHeight w:hRule="exact" w:val="478"/>
        </w:trPr>
        <w:tc>
          <w:tcPr>
            <w:tcW w:w="4114" w:type="dxa"/>
          </w:tcPr>
          <w:p w14:paraId="2174B9FD" w14:textId="77777777" w:rsidR="00B16890" w:rsidRDefault="00B16890" w:rsidP="00B16890">
            <w:pPr>
              <w:pStyle w:val="TableParagraph"/>
            </w:pPr>
            <w:proofErr w:type="spellStart"/>
            <w:r>
              <w:t>业务规则</w:t>
            </w:r>
            <w:proofErr w:type="spellEnd"/>
          </w:p>
        </w:tc>
        <w:tc>
          <w:tcPr>
            <w:tcW w:w="4184" w:type="dxa"/>
          </w:tcPr>
          <w:p w14:paraId="160FF588" w14:textId="77777777" w:rsidR="00B16890" w:rsidRDefault="00B16890" w:rsidP="00B16890">
            <w:pPr>
              <w:keepNext/>
              <w:autoSpaceDE w:val="0"/>
              <w:autoSpaceDN w:val="0"/>
              <w:rPr>
                <w:rFonts w:ascii="宋体" w:hAnsi="宋体"/>
                <w:sz w:val="22"/>
              </w:rPr>
            </w:pPr>
            <w:r>
              <w:rPr>
                <w:rFonts w:ascii="宋体" w:hAnsi="宋体" w:hint="eastAsia"/>
                <w:sz w:val="22"/>
              </w:rPr>
              <w:t>无</w:t>
            </w:r>
          </w:p>
        </w:tc>
      </w:tr>
    </w:tbl>
    <w:p w14:paraId="4470D253" w14:textId="77777777" w:rsidR="00B16890" w:rsidRDefault="00B16890" w:rsidP="00B16890">
      <w:pPr>
        <w:spacing w:line="360" w:lineRule="auto"/>
        <w:rPr>
          <w:rFonts w:ascii="宋体" w:hAnsi="宋体" w:cs="宋体"/>
          <w:sz w:val="24"/>
        </w:rPr>
      </w:pPr>
    </w:p>
    <w:p w14:paraId="37419EC8" w14:textId="77777777" w:rsidR="00B16890" w:rsidRDefault="00B16890" w:rsidP="00B16890">
      <w:pPr>
        <w:spacing w:line="360" w:lineRule="auto"/>
        <w:rPr>
          <w:rFonts w:ascii="宋体" w:hAnsi="宋体" w:cs="宋体" w:hint="eastAsia"/>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635AACD5" w14:textId="77777777" w:rsidTr="00B16890">
        <w:trPr>
          <w:trHeight w:hRule="exact" w:val="488"/>
        </w:trPr>
        <w:tc>
          <w:tcPr>
            <w:tcW w:w="4114" w:type="dxa"/>
            <w:tcBorders>
              <w:top w:val="nil"/>
              <w:left w:val="nil"/>
              <w:bottom w:val="nil"/>
              <w:right w:val="nil"/>
            </w:tcBorders>
            <w:shd w:val="clear" w:color="auto" w:fill="4471C4"/>
          </w:tcPr>
          <w:p w14:paraId="6B753652"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0AB1D590" w14:textId="77777777" w:rsidR="00B16890" w:rsidRDefault="00B16890" w:rsidP="00B16890">
            <w:pPr>
              <w:pStyle w:val="TableParagraph"/>
              <w:spacing w:before="110"/>
              <w:ind w:left="107"/>
              <w:rPr>
                <w:b/>
              </w:rPr>
            </w:pPr>
            <w:r>
              <w:rPr>
                <w:b/>
                <w:color w:val="FFFFFF"/>
              </w:rPr>
              <w:t>UC_Administrator_02</w:t>
            </w:r>
          </w:p>
        </w:tc>
      </w:tr>
      <w:tr w:rsidR="00B16890" w14:paraId="6367427E" w14:textId="77777777" w:rsidTr="00B16890">
        <w:trPr>
          <w:trHeight w:hRule="exact" w:val="473"/>
        </w:trPr>
        <w:tc>
          <w:tcPr>
            <w:tcW w:w="4114" w:type="dxa"/>
            <w:tcBorders>
              <w:top w:val="nil"/>
            </w:tcBorders>
            <w:shd w:val="clear" w:color="auto" w:fill="D9E1F3"/>
          </w:tcPr>
          <w:p w14:paraId="28A55813"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6A308B92" w14:textId="77777777" w:rsidR="00B16890" w:rsidRDefault="00B16890" w:rsidP="00B16890">
            <w:pPr>
              <w:pStyle w:val="TableParagraph"/>
            </w:pPr>
            <w:proofErr w:type="spellStart"/>
            <w:r>
              <w:t>登录</w:t>
            </w:r>
            <w:proofErr w:type="spellEnd"/>
          </w:p>
        </w:tc>
      </w:tr>
      <w:tr w:rsidR="00B16890" w14:paraId="28242C51" w14:textId="77777777" w:rsidTr="00B16890">
        <w:trPr>
          <w:trHeight w:hRule="exact" w:val="479"/>
        </w:trPr>
        <w:tc>
          <w:tcPr>
            <w:tcW w:w="4114" w:type="dxa"/>
          </w:tcPr>
          <w:p w14:paraId="0B6ECF8B" w14:textId="77777777" w:rsidR="00B16890" w:rsidRDefault="00B16890" w:rsidP="00B16890">
            <w:pPr>
              <w:pStyle w:val="TableParagraph"/>
            </w:pPr>
            <w:proofErr w:type="spellStart"/>
            <w:r>
              <w:t>创建者</w:t>
            </w:r>
            <w:proofErr w:type="spellEnd"/>
          </w:p>
        </w:tc>
        <w:tc>
          <w:tcPr>
            <w:tcW w:w="4184" w:type="dxa"/>
          </w:tcPr>
          <w:p w14:paraId="351CACF6" w14:textId="47E0785A" w:rsidR="00B16890" w:rsidRDefault="002C0317" w:rsidP="00B16890">
            <w:pPr>
              <w:pStyle w:val="TableParagraph"/>
            </w:pPr>
            <w:proofErr w:type="spellStart"/>
            <w:r>
              <w:t>霸天虎</w:t>
            </w:r>
            <w:proofErr w:type="spellEnd"/>
          </w:p>
        </w:tc>
      </w:tr>
      <w:tr w:rsidR="00B16890" w14:paraId="6825D0FB" w14:textId="77777777" w:rsidTr="00B16890">
        <w:trPr>
          <w:trHeight w:hRule="exact" w:val="479"/>
        </w:trPr>
        <w:tc>
          <w:tcPr>
            <w:tcW w:w="4114" w:type="dxa"/>
            <w:shd w:val="clear" w:color="auto" w:fill="D9E1F3"/>
          </w:tcPr>
          <w:p w14:paraId="0EC4D5D4"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304BD48C" w14:textId="64C9C4EC" w:rsidR="00B16890" w:rsidRDefault="002C0317" w:rsidP="00B16890">
            <w:pPr>
              <w:pStyle w:val="TableParagraph"/>
              <w:spacing w:before="56"/>
            </w:pPr>
            <w:proofErr w:type="spellStart"/>
            <w:r>
              <w:t>霸天虎</w:t>
            </w:r>
            <w:proofErr w:type="spellEnd"/>
          </w:p>
        </w:tc>
      </w:tr>
      <w:tr w:rsidR="00B16890" w14:paraId="1C0B0A37" w14:textId="77777777" w:rsidTr="00B16890">
        <w:trPr>
          <w:trHeight w:hRule="exact" w:val="478"/>
        </w:trPr>
        <w:tc>
          <w:tcPr>
            <w:tcW w:w="4114" w:type="dxa"/>
          </w:tcPr>
          <w:p w14:paraId="0DCF0A06" w14:textId="77777777" w:rsidR="00B16890" w:rsidRDefault="00B16890" w:rsidP="00B16890">
            <w:pPr>
              <w:pStyle w:val="TableParagraph"/>
            </w:pPr>
            <w:proofErr w:type="spellStart"/>
            <w:r>
              <w:t>创建日期</w:t>
            </w:r>
            <w:proofErr w:type="spellEnd"/>
          </w:p>
        </w:tc>
        <w:tc>
          <w:tcPr>
            <w:tcW w:w="4184" w:type="dxa"/>
          </w:tcPr>
          <w:p w14:paraId="5AC03DAD" w14:textId="61A24E95" w:rsidR="00B16890" w:rsidRDefault="002C0317" w:rsidP="00B16890">
            <w:pPr>
              <w:pStyle w:val="TableParagraph"/>
              <w:spacing w:before="100"/>
            </w:pPr>
            <w:r>
              <w:t>2019/6/16</w:t>
            </w:r>
          </w:p>
        </w:tc>
      </w:tr>
      <w:tr w:rsidR="00B16890" w14:paraId="4B3C51E4" w14:textId="77777777" w:rsidTr="00B16890">
        <w:trPr>
          <w:trHeight w:hRule="exact" w:val="478"/>
        </w:trPr>
        <w:tc>
          <w:tcPr>
            <w:tcW w:w="4114" w:type="dxa"/>
            <w:shd w:val="clear" w:color="auto" w:fill="D9E1F3"/>
          </w:tcPr>
          <w:p w14:paraId="6E9396D3" w14:textId="77777777" w:rsidR="00B16890" w:rsidRDefault="00B16890" w:rsidP="00B16890">
            <w:pPr>
              <w:pStyle w:val="TableParagraph"/>
            </w:pPr>
            <w:proofErr w:type="spellStart"/>
            <w:r>
              <w:lastRenderedPageBreak/>
              <w:t>修改日期</w:t>
            </w:r>
            <w:proofErr w:type="spellEnd"/>
          </w:p>
        </w:tc>
        <w:tc>
          <w:tcPr>
            <w:tcW w:w="4184" w:type="dxa"/>
            <w:shd w:val="clear" w:color="auto" w:fill="D9E1F3"/>
          </w:tcPr>
          <w:p w14:paraId="2F0E1B5C" w14:textId="623B9E42" w:rsidR="00B16890" w:rsidRDefault="002C0317" w:rsidP="00B16890">
            <w:pPr>
              <w:pStyle w:val="TableParagraph"/>
              <w:spacing w:before="100"/>
            </w:pPr>
            <w:r>
              <w:t>2019/6/16</w:t>
            </w:r>
          </w:p>
        </w:tc>
      </w:tr>
      <w:tr w:rsidR="00B16890" w14:paraId="48117750" w14:textId="77777777" w:rsidTr="00B16890">
        <w:trPr>
          <w:trHeight w:hRule="exact" w:val="478"/>
        </w:trPr>
        <w:tc>
          <w:tcPr>
            <w:tcW w:w="4114" w:type="dxa"/>
          </w:tcPr>
          <w:p w14:paraId="641E7DE1" w14:textId="77777777" w:rsidR="00B16890" w:rsidRDefault="00B16890" w:rsidP="00B16890">
            <w:pPr>
              <w:pStyle w:val="TableParagraph"/>
            </w:pPr>
            <w:proofErr w:type="spellStart"/>
            <w:r>
              <w:t>参与者</w:t>
            </w:r>
            <w:proofErr w:type="spellEnd"/>
          </w:p>
        </w:tc>
        <w:tc>
          <w:tcPr>
            <w:tcW w:w="4184" w:type="dxa"/>
          </w:tcPr>
          <w:p w14:paraId="00D009B8" w14:textId="77777777" w:rsidR="00B16890" w:rsidRDefault="00B16890" w:rsidP="00B16890">
            <w:pPr>
              <w:pStyle w:val="TableParagraph"/>
            </w:pPr>
            <w:proofErr w:type="spellStart"/>
            <w:r>
              <w:t>管理员</w:t>
            </w:r>
            <w:proofErr w:type="spellEnd"/>
          </w:p>
        </w:tc>
      </w:tr>
      <w:tr w:rsidR="00B16890" w14:paraId="31132A47" w14:textId="77777777" w:rsidTr="00B16890">
        <w:trPr>
          <w:trHeight w:hRule="exact" w:val="478"/>
        </w:trPr>
        <w:tc>
          <w:tcPr>
            <w:tcW w:w="4114" w:type="dxa"/>
            <w:shd w:val="clear" w:color="auto" w:fill="D9E1F3"/>
          </w:tcPr>
          <w:p w14:paraId="611B1CFE" w14:textId="77777777" w:rsidR="00B16890" w:rsidRDefault="00B16890" w:rsidP="00B16890">
            <w:pPr>
              <w:pStyle w:val="TableParagraph"/>
            </w:pPr>
            <w:proofErr w:type="spellStart"/>
            <w:r>
              <w:t>描述</w:t>
            </w:r>
            <w:proofErr w:type="spellEnd"/>
          </w:p>
        </w:tc>
        <w:tc>
          <w:tcPr>
            <w:tcW w:w="4184" w:type="dxa"/>
            <w:shd w:val="clear" w:color="auto" w:fill="D9E1F3"/>
          </w:tcPr>
          <w:p w14:paraId="683414E9" w14:textId="77777777" w:rsidR="00B16890" w:rsidRDefault="00B16890" w:rsidP="00B16890">
            <w:pPr>
              <w:pStyle w:val="TableParagraph"/>
              <w:rPr>
                <w:lang w:eastAsia="zh-CN"/>
              </w:rPr>
            </w:pPr>
            <w:r>
              <w:rPr>
                <w:lang w:eastAsia="zh-CN"/>
              </w:rPr>
              <w:t>管理员在登录界面进行登录</w:t>
            </w:r>
          </w:p>
        </w:tc>
      </w:tr>
      <w:tr w:rsidR="00B16890" w14:paraId="47D29178" w14:textId="77777777" w:rsidTr="00B16890">
        <w:trPr>
          <w:trHeight w:hRule="exact" w:val="479"/>
        </w:trPr>
        <w:tc>
          <w:tcPr>
            <w:tcW w:w="4114" w:type="dxa"/>
          </w:tcPr>
          <w:p w14:paraId="4749B465" w14:textId="77777777" w:rsidR="00B16890" w:rsidRDefault="00B16890" w:rsidP="00B16890">
            <w:pPr>
              <w:pStyle w:val="TableParagraph"/>
            </w:pPr>
            <w:proofErr w:type="spellStart"/>
            <w:r>
              <w:t>前置条件</w:t>
            </w:r>
            <w:proofErr w:type="spellEnd"/>
          </w:p>
        </w:tc>
        <w:tc>
          <w:tcPr>
            <w:tcW w:w="4184" w:type="dxa"/>
          </w:tcPr>
          <w:p w14:paraId="719A4EEB" w14:textId="77777777" w:rsidR="00B16890" w:rsidRDefault="00B16890" w:rsidP="00B16890">
            <w:pPr>
              <w:pStyle w:val="TableParagraph"/>
            </w:pPr>
            <w:proofErr w:type="spellStart"/>
            <w:r>
              <w:t>管理员账号注册成功</w:t>
            </w:r>
            <w:proofErr w:type="spellEnd"/>
          </w:p>
        </w:tc>
      </w:tr>
      <w:tr w:rsidR="00B16890" w14:paraId="69D48C0E" w14:textId="77777777" w:rsidTr="00B16890">
        <w:trPr>
          <w:trHeight w:hRule="exact" w:val="479"/>
        </w:trPr>
        <w:tc>
          <w:tcPr>
            <w:tcW w:w="4114" w:type="dxa"/>
            <w:shd w:val="clear" w:color="auto" w:fill="D9E1F3"/>
          </w:tcPr>
          <w:p w14:paraId="74238B6C"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12A89E7B" w14:textId="77777777" w:rsidR="00B16890" w:rsidRDefault="00B16890" w:rsidP="00B16890">
            <w:pPr>
              <w:pStyle w:val="TableParagraph"/>
              <w:spacing w:before="56"/>
            </w:pPr>
            <w:proofErr w:type="spellStart"/>
            <w:r>
              <w:t>事件存入日志</w:t>
            </w:r>
            <w:proofErr w:type="spellEnd"/>
          </w:p>
        </w:tc>
      </w:tr>
      <w:tr w:rsidR="00B16890" w14:paraId="53EBB65B" w14:textId="77777777" w:rsidTr="00B16890">
        <w:trPr>
          <w:trHeight w:hRule="exact" w:val="946"/>
        </w:trPr>
        <w:tc>
          <w:tcPr>
            <w:tcW w:w="4114" w:type="dxa"/>
          </w:tcPr>
          <w:p w14:paraId="1A0DD7D8" w14:textId="77777777" w:rsidR="00B16890" w:rsidRDefault="00B16890" w:rsidP="00B16890">
            <w:pPr>
              <w:pStyle w:val="TableParagraph"/>
            </w:pPr>
            <w:proofErr w:type="spellStart"/>
            <w:r>
              <w:t>主干过程</w:t>
            </w:r>
            <w:proofErr w:type="spellEnd"/>
          </w:p>
        </w:tc>
        <w:tc>
          <w:tcPr>
            <w:tcW w:w="4184" w:type="dxa"/>
          </w:tcPr>
          <w:p w14:paraId="201E3C62" w14:textId="77777777" w:rsidR="00B16890" w:rsidRDefault="00B16890" w:rsidP="00B16890">
            <w:pPr>
              <w:pStyle w:val="TableParagraph"/>
              <w:numPr>
                <w:ilvl w:val="0"/>
                <w:numId w:val="16"/>
              </w:numPr>
              <w:tabs>
                <w:tab w:val="left" w:pos="382"/>
              </w:tabs>
              <w:ind w:hanging="278"/>
              <w:rPr>
                <w:lang w:eastAsia="zh-CN"/>
              </w:rPr>
            </w:pPr>
            <w:r>
              <w:rPr>
                <w:lang w:eastAsia="zh-CN"/>
              </w:rPr>
              <w:t>输入账号、密码（验证码）</w:t>
            </w:r>
          </w:p>
          <w:p w14:paraId="42FF36F2" w14:textId="77777777" w:rsidR="00B16890" w:rsidRDefault="00B16890" w:rsidP="00B16890">
            <w:pPr>
              <w:pStyle w:val="TableParagraph"/>
              <w:numPr>
                <w:ilvl w:val="0"/>
                <w:numId w:val="16"/>
              </w:numPr>
              <w:tabs>
                <w:tab w:val="left" w:pos="382"/>
              </w:tabs>
              <w:spacing w:before="152"/>
              <w:ind w:hanging="278"/>
            </w:pPr>
            <w:proofErr w:type="spellStart"/>
            <w:r>
              <w:t>点击登录为管理员</w:t>
            </w:r>
            <w:proofErr w:type="spellEnd"/>
          </w:p>
        </w:tc>
      </w:tr>
      <w:tr w:rsidR="00B16890" w14:paraId="0FB6ABB3" w14:textId="77777777" w:rsidTr="00B16890">
        <w:trPr>
          <w:trHeight w:hRule="exact" w:val="946"/>
        </w:trPr>
        <w:tc>
          <w:tcPr>
            <w:tcW w:w="4114" w:type="dxa"/>
            <w:shd w:val="clear" w:color="auto" w:fill="D9E1F3"/>
          </w:tcPr>
          <w:p w14:paraId="14BFB619" w14:textId="77777777" w:rsidR="00B16890" w:rsidRDefault="00B16890" w:rsidP="00B16890">
            <w:pPr>
              <w:pStyle w:val="TableParagraph"/>
            </w:pPr>
            <w:proofErr w:type="spellStart"/>
            <w:r>
              <w:t>分支过程</w:t>
            </w:r>
            <w:proofErr w:type="spellEnd"/>
          </w:p>
        </w:tc>
        <w:tc>
          <w:tcPr>
            <w:tcW w:w="4184" w:type="dxa"/>
            <w:shd w:val="clear" w:color="auto" w:fill="D9E1F3"/>
          </w:tcPr>
          <w:p w14:paraId="19B9AC49" w14:textId="77777777" w:rsidR="00B16890" w:rsidRDefault="00B16890" w:rsidP="00B16890">
            <w:pPr>
              <w:pStyle w:val="TableParagraph"/>
              <w:numPr>
                <w:ilvl w:val="1"/>
                <w:numId w:val="17"/>
              </w:numPr>
              <w:tabs>
                <w:tab w:val="left" w:pos="550"/>
              </w:tabs>
              <w:ind w:hanging="446"/>
              <w:rPr>
                <w:lang w:eastAsia="zh-CN"/>
              </w:rPr>
            </w:pPr>
            <w:r>
              <w:rPr>
                <w:lang w:eastAsia="zh-CN"/>
              </w:rPr>
              <w:t>登录成功进入管理员界面</w:t>
            </w:r>
          </w:p>
          <w:p w14:paraId="03131FC6" w14:textId="77777777" w:rsidR="00B16890" w:rsidRDefault="00B16890" w:rsidP="00B16890">
            <w:pPr>
              <w:pStyle w:val="TableParagraph"/>
              <w:numPr>
                <w:ilvl w:val="1"/>
                <w:numId w:val="17"/>
              </w:numPr>
              <w:tabs>
                <w:tab w:val="left" w:pos="550"/>
              </w:tabs>
              <w:spacing w:before="152"/>
              <w:ind w:hanging="446"/>
              <w:rPr>
                <w:lang w:eastAsia="zh-CN"/>
              </w:rPr>
            </w:pPr>
            <w:r>
              <w:rPr>
                <w:lang w:eastAsia="zh-CN"/>
              </w:rPr>
              <w:t>登录失败返回登录界面</w:t>
            </w:r>
          </w:p>
        </w:tc>
      </w:tr>
      <w:tr w:rsidR="00B16890" w14:paraId="2BC0F913" w14:textId="77777777" w:rsidTr="00B16890">
        <w:trPr>
          <w:trHeight w:hRule="exact" w:val="946"/>
        </w:trPr>
        <w:tc>
          <w:tcPr>
            <w:tcW w:w="4114" w:type="dxa"/>
          </w:tcPr>
          <w:p w14:paraId="6DE5B16B" w14:textId="77777777" w:rsidR="00B16890" w:rsidRDefault="00B16890" w:rsidP="00B16890">
            <w:pPr>
              <w:pStyle w:val="TableParagraph"/>
            </w:pPr>
            <w:proofErr w:type="spellStart"/>
            <w:r>
              <w:t>异常</w:t>
            </w:r>
            <w:proofErr w:type="spellEnd"/>
          </w:p>
        </w:tc>
        <w:tc>
          <w:tcPr>
            <w:tcW w:w="4184" w:type="dxa"/>
          </w:tcPr>
          <w:p w14:paraId="1FD439FA" w14:textId="77777777" w:rsidR="00B16890" w:rsidRDefault="00B16890" w:rsidP="00B16890">
            <w:pPr>
              <w:pStyle w:val="TableParagraph"/>
              <w:spacing w:line="355" w:lineRule="auto"/>
              <w:ind w:right="99"/>
              <w:rPr>
                <w:lang w:eastAsia="zh-CN"/>
              </w:rPr>
            </w:pPr>
            <w:r>
              <w:rPr>
                <w:lang w:eastAsia="zh-CN"/>
              </w:rPr>
              <w:t>2.1. 账号、密码（验证码）错误，登录失败</w:t>
            </w:r>
          </w:p>
        </w:tc>
      </w:tr>
      <w:tr w:rsidR="00B16890" w14:paraId="6994BDD5" w14:textId="77777777" w:rsidTr="00B16890">
        <w:trPr>
          <w:trHeight w:hRule="exact" w:val="478"/>
        </w:trPr>
        <w:tc>
          <w:tcPr>
            <w:tcW w:w="4114" w:type="dxa"/>
            <w:shd w:val="clear" w:color="auto" w:fill="D9E1F3"/>
          </w:tcPr>
          <w:p w14:paraId="25200BCC" w14:textId="77777777" w:rsidR="00B16890" w:rsidRDefault="00B16890" w:rsidP="00B16890">
            <w:pPr>
              <w:pStyle w:val="TableParagraph"/>
            </w:pPr>
            <w:proofErr w:type="spellStart"/>
            <w:r>
              <w:t>包含</w:t>
            </w:r>
            <w:proofErr w:type="spellEnd"/>
          </w:p>
        </w:tc>
        <w:tc>
          <w:tcPr>
            <w:tcW w:w="4184" w:type="dxa"/>
            <w:shd w:val="clear" w:color="auto" w:fill="D9E1F3"/>
          </w:tcPr>
          <w:p w14:paraId="597145EF" w14:textId="77777777" w:rsidR="00B16890" w:rsidRDefault="00B16890" w:rsidP="00B16890">
            <w:pPr>
              <w:pStyle w:val="TableParagraph"/>
            </w:pPr>
            <w:r>
              <w:t>无</w:t>
            </w:r>
          </w:p>
        </w:tc>
      </w:tr>
      <w:tr w:rsidR="00B16890" w14:paraId="1D74CBCE" w14:textId="77777777" w:rsidTr="00B16890">
        <w:trPr>
          <w:trHeight w:hRule="exact" w:val="479"/>
        </w:trPr>
        <w:tc>
          <w:tcPr>
            <w:tcW w:w="4114" w:type="dxa"/>
          </w:tcPr>
          <w:p w14:paraId="0A4396AF" w14:textId="77777777" w:rsidR="00B16890" w:rsidRDefault="00B16890" w:rsidP="00B16890">
            <w:pPr>
              <w:pStyle w:val="TableParagraph"/>
            </w:pPr>
            <w:proofErr w:type="spellStart"/>
            <w:r>
              <w:t>优先级</w:t>
            </w:r>
            <w:proofErr w:type="spellEnd"/>
          </w:p>
        </w:tc>
        <w:tc>
          <w:tcPr>
            <w:tcW w:w="4184" w:type="dxa"/>
          </w:tcPr>
          <w:p w14:paraId="5DF8662E" w14:textId="77777777" w:rsidR="00B16890" w:rsidRDefault="00B16890" w:rsidP="00B16890">
            <w:pPr>
              <w:pStyle w:val="TableParagraph"/>
            </w:pPr>
            <w:r>
              <w:t>高</w:t>
            </w:r>
          </w:p>
        </w:tc>
      </w:tr>
      <w:tr w:rsidR="00B16890" w14:paraId="3C7F4054" w14:textId="77777777" w:rsidTr="00B16890">
        <w:trPr>
          <w:trHeight w:hRule="exact" w:val="479"/>
        </w:trPr>
        <w:tc>
          <w:tcPr>
            <w:tcW w:w="4114" w:type="dxa"/>
            <w:shd w:val="clear" w:color="auto" w:fill="D9E1F3"/>
          </w:tcPr>
          <w:p w14:paraId="24BB5031"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41001DAD" w14:textId="77777777" w:rsidR="00B16890" w:rsidRDefault="00B16890" w:rsidP="00B16890">
            <w:pPr>
              <w:pStyle w:val="TableParagraph"/>
              <w:spacing w:before="56"/>
            </w:pPr>
            <w:bookmarkStart w:id="93" w:name="OLE_LINK84"/>
            <w:bookmarkStart w:id="94" w:name="OLE_LINK85"/>
            <w:r>
              <w:rPr>
                <w:rFonts w:hint="eastAsia"/>
                <w:lang w:eastAsia="zh-CN"/>
              </w:rPr>
              <w:t>每周七次每人</w:t>
            </w:r>
            <w:bookmarkEnd w:id="93"/>
            <w:bookmarkEnd w:id="94"/>
          </w:p>
        </w:tc>
      </w:tr>
      <w:tr w:rsidR="00B16890" w14:paraId="3C87B6BE" w14:textId="77777777" w:rsidTr="00B16890">
        <w:trPr>
          <w:trHeight w:hRule="exact" w:val="1503"/>
        </w:trPr>
        <w:tc>
          <w:tcPr>
            <w:tcW w:w="4114" w:type="dxa"/>
          </w:tcPr>
          <w:p w14:paraId="78D39F1E" w14:textId="77777777" w:rsidR="00B16890" w:rsidRDefault="00B16890" w:rsidP="00B16890">
            <w:pPr>
              <w:pStyle w:val="TableParagraph"/>
            </w:pPr>
            <w:proofErr w:type="spellStart"/>
            <w:r>
              <w:t>业务规则</w:t>
            </w:r>
            <w:proofErr w:type="spellEnd"/>
          </w:p>
        </w:tc>
        <w:tc>
          <w:tcPr>
            <w:tcW w:w="4184" w:type="dxa"/>
          </w:tcPr>
          <w:p w14:paraId="698C4279" w14:textId="77777777" w:rsidR="00B16890" w:rsidRDefault="00B16890" w:rsidP="00B16890">
            <w:pPr>
              <w:pStyle w:val="TableParagraph"/>
              <w:spacing w:before="56"/>
              <w:rPr>
                <w:lang w:eastAsia="zh-CN"/>
              </w:rPr>
            </w:pPr>
            <w:r>
              <w:rPr>
                <w:rFonts w:hint="eastAsia"/>
                <w:lang w:eastAsia="zh-CN"/>
              </w:rPr>
              <w:t>可以无限次登录</w:t>
            </w:r>
          </w:p>
          <w:p w14:paraId="44DF1078" w14:textId="77777777" w:rsidR="00B16890" w:rsidRDefault="00B16890" w:rsidP="00B16890">
            <w:pPr>
              <w:pStyle w:val="TableParagraph"/>
              <w:keepNext/>
              <w:spacing w:before="56"/>
              <w:rPr>
                <w:lang w:eastAsia="zh-CN"/>
              </w:rPr>
            </w:pPr>
            <w:bookmarkStart w:id="95" w:name="OLE_LINK68"/>
            <w:bookmarkStart w:id="96" w:name="OLE_LINK69"/>
            <w:r>
              <w:rPr>
                <w:rFonts w:hint="eastAsia"/>
                <w:lang w:eastAsia="zh-CN"/>
              </w:rPr>
              <w:t>如果管理员在非常登录IP登录，则需要进行电话号码和身份证的认证，认证通过才可以登录</w:t>
            </w:r>
            <w:bookmarkEnd w:id="95"/>
            <w:bookmarkEnd w:id="96"/>
          </w:p>
        </w:tc>
      </w:tr>
    </w:tbl>
    <w:p w14:paraId="3D7A671F" w14:textId="77777777" w:rsidR="00B16890" w:rsidRDefault="00B16890" w:rsidP="00B16890">
      <w:pPr>
        <w:spacing w:line="360" w:lineRule="auto"/>
        <w:rPr>
          <w:rFonts w:ascii="宋体" w:hAnsi="宋体" w:cs="宋体"/>
          <w:sz w:val="24"/>
        </w:rPr>
      </w:pPr>
    </w:p>
    <w:p w14:paraId="1BD2F0C6" w14:textId="77777777" w:rsidR="00B16890" w:rsidRDefault="00B16890" w:rsidP="00B16890">
      <w:pPr>
        <w:spacing w:line="360" w:lineRule="auto"/>
        <w:rPr>
          <w:rFonts w:ascii="宋体" w:hAnsi="宋体" w:cs="宋体" w:hint="eastAsia"/>
          <w:sz w:val="24"/>
        </w:rPr>
      </w:pPr>
    </w:p>
    <w:p w14:paraId="066B8D9C"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41E0C3C4" w14:textId="77777777" w:rsidTr="00B16890">
        <w:trPr>
          <w:trHeight w:hRule="exact" w:val="488"/>
        </w:trPr>
        <w:tc>
          <w:tcPr>
            <w:tcW w:w="4114" w:type="dxa"/>
            <w:tcBorders>
              <w:top w:val="nil"/>
              <w:left w:val="nil"/>
              <w:bottom w:val="nil"/>
              <w:right w:val="nil"/>
            </w:tcBorders>
            <w:shd w:val="clear" w:color="auto" w:fill="4471C4"/>
          </w:tcPr>
          <w:p w14:paraId="67245D8E"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9260027" w14:textId="77777777" w:rsidR="00B16890" w:rsidRDefault="00B16890" w:rsidP="00B16890">
            <w:pPr>
              <w:pStyle w:val="TableParagraph"/>
              <w:spacing w:before="110"/>
              <w:ind w:left="107"/>
              <w:rPr>
                <w:b/>
              </w:rPr>
            </w:pPr>
            <w:r>
              <w:rPr>
                <w:b/>
                <w:color w:val="FFFFFF"/>
              </w:rPr>
              <w:t>UC_Administrator_03</w:t>
            </w:r>
          </w:p>
        </w:tc>
      </w:tr>
      <w:tr w:rsidR="00B16890" w14:paraId="07EE85B3" w14:textId="77777777" w:rsidTr="00B16890">
        <w:trPr>
          <w:trHeight w:hRule="exact" w:val="473"/>
        </w:trPr>
        <w:tc>
          <w:tcPr>
            <w:tcW w:w="4114" w:type="dxa"/>
            <w:tcBorders>
              <w:top w:val="nil"/>
            </w:tcBorders>
            <w:shd w:val="clear" w:color="auto" w:fill="D9E1F3"/>
          </w:tcPr>
          <w:p w14:paraId="66C309BF"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6359D288" w14:textId="77777777" w:rsidR="00B16890" w:rsidRDefault="00B16890" w:rsidP="00B16890">
            <w:pPr>
              <w:pStyle w:val="TableParagraph"/>
            </w:pPr>
            <w:proofErr w:type="spellStart"/>
            <w:r>
              <w:t>登出</w:t>
            </w:r>
            <w:proofErr w:type="spellEnd"/>
          </w:p>
        </w:tc>
      </w:tr>
      <w:tr w:rsidR="00B16890" w14:paraId="30A5EF0C" w14:textId="77777777" w:rsidTr="00B16890">
        <w:trPr>
          <w:trHeight w:hRule="exact" w:val="479"/>
        </w:trPr>
        <w:tc>
          <w:tcPr>
            <w:tcW w:w="4114" w:type="dxa"/>
          </w:tcPr>
          <w:p w14:paraId="648BD2C8" w14:textId="77777777" w:rsidR="00B16890" w:rsidRDefault="00B16890" w:rsidP="00B16890">
            <w:pPr>
              <w:pStyle w:val="TableParagraph"/>
            </w:pPr>
            <w:proofErr w:type="spellStart"/>
            <w:r>
              <w:t>创建者</w:t>
            </w:r>
            <w:proofErr w:type="spellEnd"/>
          </w:p>
        </w:tc>
        <w:tc>
          <w:tcPr>
            <w:tcW w:w="4184" w:type="dxa"/>
          </w:tcPr>
          <w:p w14:paraId="632229AE" w14:textId="7D75F871" w:rsidR="00B16890" w:rsidRDefault="002C0317" w:rsidP="00B16890">
            <w:pPr>
              <w:pStyle w:val="TableParagraph"/>
            </w:pPr>
            <w:proofErr w:type="spellStart"/>
            <w:r>
              <w:t>霸天虎</w:t>
            </w:r>
            <w:proofErr w:type="spellEnd"/>
          </w:p>
        </w:tc>
      </w:tr>
      <w:tr w:rsidR="00B16890" w14:paraId="0E98BC54" w14:textId="77777777" w:rsidTr="00B16890">
        <w:trPr>
          <w:trHeight w:hRule="exact" w:val="479"/>
        </w:trPr>
        <w:tc>
          <w:tcPr>
            <w:tcW w:w="4114" w:type="dxa"/>
            <w:shd w:val="clear" w:color="auto" w:fill="D9E1F3"/>
          </w:tcPr>
          <w:p w14:paraId="68D07C58"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213F25C5" w14:textId="08F15150" w:rsidR="00B16890" w:rsidRDefault="002C0317" w:rsidP="00B16890">
            <w:pPr>
              <w:pStyle w:val="TableParagraph"/>
              <w:spacing w:before="56"/>
            </w:pPr>
            <w:proofErr w:type="spellStart"/>
            <w:r>
              <w:t>霸天虎</w:t>
            </w:r>
            <w:proofErr w:type="spellEnd"/>
          </w:p>
        </w:tc>
      </w:tr>
      <w:tr w:rsidR="00B16890" w14:paraId="33CE974B" w14:textId="77777777" w:rsidTr="00B16890">
        <w:trPr>
          <w:trHeight w:hRule="exact" w:val="478"/>
        </w:trPr>
        <w:tc>
          <w:tcPr>
            <w:tcW w:w="4114" w:type="dxa"/>
          </w:tcPr>
          <w:p w14:paraId="147D9A1E" w14:textId="77777777" w:rsidR="00B16890" w:rsidRDefault="00B16890" w:rsidP="00B16890">
            <w:pPr>
              <w:pStyle w:val="TableParagraph"/>
            </w:pPr>
            <w:proofErr w:type="spellStart"/>
            <w:r>
              <w:t>创建日期</w:t>
            </w:r>
            <w:proofErr w:type="spellEnd"/>
          </w:p>
        </w:tc>
        <w:tc>
          <w:tcPr>
            <w:tcW w:w="4184" w:type="dxa"/>
          </w:tcPr>
          <w:p w14:paraId="318E1BD5" w14:textId="5B19C1C4" w:rsidR="00B16890" w:rsidRDefault="002C0317" w:rsidP="00B16890">
            <w:pPr>
              <w:pStyle w:val="TableParagraph"/>
              <w:spacing w:before="100"/>
            </w:pPr>
            <w:r>
              <w:t>2019/6/16</w:t>
            </w:r>
          </w:p>
        </w:tc>
      </w:tr>
      <w:tr w:rsidR="00B16890" w14:paraId="0E62B903" w14:textId="77777777" w:rsidTr="00B16890">
        <w:trPr>
          <w:trHeight w:hRule="exact" w:val="478"/>
        </w:trPr>
        <w:tc>
          <w:tcPr>
            <w:tcW w:w="4114" w:type="dxa"/>
            <w:shd w:val="clear" w:color="auto" w:fill="D9E1F3"/>
          </w:tcPr>
          <w:p w14:paraId="178ED4B7" w14:textId="77777777" w:rsidR="00B16890" w:rsidRDefault="00B16890" w:rsidP="00B16890">
            <w:pPr>
              <w:pStyle w:val="TableParagraph"/>
            </w:pPr>
            <w:proofErr w:type="spellStart"/>
            <w:r>
              <w:t>修改日期</w:t>
            </w:r>
            <w:proofErr w:type="spellEnd"/>
          </w:p>
        </w:tc>
        <w:tc>
          <w:tcPr>
            <w:tcW w:w="4184" w:type="dxa"/>
            <w:shd w:val="clear" w:color="auto" w:fill="D9E1F3"/>
          </w:tcPr>
          <w:p w14:paraId="5D833A5C" w14:textId="49A75D9D" w:rsidR="00B16890" w:rsidRDefault="002C0317" w:rsidP="00B16890">
            <w:pPr>
              <w:pStyle w:val="TableParagraph"/>
              <w:spacing w:before="100"/>
            </w:pPr>
            <w:r>
              <w:t>2019/6/16</w:t>
            </w:r>
          </w:p>
        </w:tc>
      </w:tr>
      <w:tr w:rsidR="00B16890" w14:paraId="6AD7C81F" w14:textId="77777777" w:rsidTr="00B16890">
        <w:trPr>
          <w:trHeight w:hRule="exact" w:val="478"/>
        </w:trPr>
        <w:tc>
          <w:tcPr>
            <w:tcW w:w="4114" w:type="dxa"/>
          </w:tcPr>
          <w:p w14:paraId="7C60568B" w14:textId="77777777" w:rsidR="00B16890" w:rsidRDefault="00B16890" w:rsidP="00B16890">
            <w:pPr>
              <w:pStyle w:val="TableParagraph"/>
            </w:pPr>
            <w:proofErr w:type="spellStart"/>
            <w:r>
              <w:t>参与者</w:t>
            </w:r>
            <w:proofErr w:type="spellEnd"/>
          </w:p>
        </w:tc>
        <w:tc>
          <w:tcPr>
            <w:tcW w:w="4184" w:type="dxa"/>
          </w:tcPr>
          <w:p w14:paraId="16E50404" w14:textId="77777777" w:rsidR="00B16890" w:rsidRDefault="00B16890" w:rsidP="00B16890">
            <w:pPr>
              <w:pStyle w:val="TableParagraph"/>
            </w:pPr>
            <w:proofErr w:type="spellStart"/>
            <w:r>
              <w:t>管理员</w:t>
            </w:r>
            <w:proofErr w:type="spellEnd"/>
          </w:p>
        </w:tc>
      </w:tr>
      <w:tr w:rsidR="00B16890" w14:paraId="63EBC387" w14:textId="77777777" w:rsidTr="00B16890">
        <w:trPr>
          <w:trHeight w:hRule="exact" w:val="478"/>
        </w:trPr>
        <w:tc>
          <w:tcPr>
            <w:tcW w:w="4114" w:type="dxa"/>
            <w:shd w:val="clear" w:color="auto" w:fill="D9E1F3"/>
          </w:tcPr>
          <w:p w14:paraId="73252FB7" w14:textId="77777777" w:rsidR="00B16890" w:rsidRDefault="00B16890" w:rsidP="00B16890">
            <w:pPr>
              <w:pStyle w:val="TableParagraph"/>
            </w:pPr>
            <w:proofErr w:type="spellStart"/>
            <w:r>
              <w:t>描述</w:t>
            </w:r>
            <w:proofErr w:type="spellEnd"/>
          </w:p>
        </w:tc>
        <w:tc>
          <w:tcPr>
            <w:tcW w:w="4184" w:type="dxa"/>
            <w:shd w:val="clear" w:color="auto" w:fill="D9E1F3"/>
          </w:tcPr>
          <w:p w14:paraId="74A47364" w14:textId="77777777" w:rsidR="00B16890" w:rsidRDefault="00B16890" w:rsidP="00B16890">
            <w:pPr>
              <w:pStyle w:val="TableParagraph"/>
              <w:rPr>
                <w:lang w:eastAsia="zh-CN"/>
              </w:rPr>
            </w:pPr>
            <w:r>
              <w:rPr>
                <w:lang w:eastAsia="zh-CN"/>
              </w:rPr>
              <w:t>管理员在管理员界面进行登出</w:t>
            </w:r>
          </w:p>
        </w:tc>
      </w:tr>
      <w:tr w:rsidR="00B16890" w14:paraId="71E8B725" w14:textId="77777777" w:rsidTr="00B16890">
        <w:trPr>
          <w:trHeight w:hRule="exact" w:val="479"/>
        </w:trPr>
        <w:tc>
          <w:tcPr>
            <w:tcW w:w="4114" w:type="dxa"/>
          </w:tcPr>
          <w:p w14:paraId="66B90A27" w14:textId="77777777" w:rsidR="00B16890" w:rsidRDefault="00B16890" w:rsidP="00B16890">
            <w:pPr>
              <w:pStyle w:val="TableParagraph"/>
            </w:pPr>
            <w:proofErr w:type="spellStart"/>
            <w:r>
              <w:t>前置条件</w:t>
            </w:r>
            <w:proofErr w:type="spellEnd"/>
          </w:p>
        </w:tc>
        <w:tc>
          <w:tcPr>
            <w:tcW w:w="4184" w:type="dxa"/>
          </w:tcPr>
          <w:p w14:paraId="63C75A86" w14:textId="77777777" w:rsidR="00B16890" w:rsidRDefault="00B16890" w:rsidP="00B16890">
            <w:pPr>
              <w:pStyle w:val="TableParagraph"/>
            </w:pPr>
            <w:proofErr w:type="spellStart"/>
            <w:r>
              <w:t>管理员账号登录成功</w:t>
            </w:r>
            <w:proofErr w:type="spellEnd"/>
          </w:p>
        </w:tc>
      </w:tr>
      <w:tr w:rsidR="00B16890" w14:paraId="3AC5E36F" w14:textId="77777777" w:rsidTr="00B16890">
        <w:trPr>
          <w:trHeight w:hRule="exact" w:val="479"/>
        </w:trPr>
        <w:tc>
          <w:tcPr>
            <w:tcW w:w="4114" w:type="dxa"/>
            <w:shd w:val="clear" w:color="auto" w:fill="D9E1F3"/>
          </w:tcPr>
          <w:p w14:paraId="07C6F8F0" w14:textId="77777777" w:rsidR="00B16890" w:rsidRDefault="00B16890" w:rsidP="00B16890">
            <w:pPr>
              <w:pStyle w:val="TableParagraph"/>
              <w:spacing w:before="56"/>
            </w:pPr>
            <w:proofErr w:type="spellStart"/>
            <w:r>
              <w:lastRenderedPageBreak/>
              <w:t>后置条件</w:t>
            </w:r>
            <w:proofErr w:type="spellEnd"/>
          </w:p>
        </w:tc>
        <w:tc>
          <w:tcPr>
            <w:tcW w:w="4184" w:type="dxa"/>
            <w:shd w:val="clear" w:color="auto" w:fill="D9E1F3"/>
          </w:tcPr>
          <w:p w14:paraId="7748B147" w14:textId="77777777" w:rsidR="00B16890" w:rsidRDefault="00B16890" w:rsidP="00B16890">
            <w:pPr>
              <w:pStyle w:val="TableParagraph"/>
              <w:spacing w:before="56"/>
            </w:pPr>
            <w:proofErr w:type="spellStart"/>
            <w:r>
              <w:t>事件存入日志</w:t>
            </w:r>
            <w:proofErr w:type="spellEnd"/>
          </w:p>
        </w:tc>
      </w:tr>
      <w:tr w:rsidR="00B16890" w14:paraId="3E1747A9" w14:textId="77777777" w:rsidTr="00B16890">
        <w:trPr>
          <w:trHeight w:hRule="exact" w:val="478"/>
        </w:trPr>
        <w:tc>
          <w:tcPr>
            <w:tcW w:w="4114" w:type="dxa"/>
          </w:tcPr>
          <w:p w14:paraId="54B2EFDE" w14:textId="77777777" w:rsidR="00B16890" w:rsidRDefault="00B16890" w:rsidP="00B16890">
            <w:pPr>
              <w:pStyle w:val="TableParagraph"/>
            </w:pPr>
            <w:proofErr w:type="spellStart"/>
            <w:r>
              <w:t>主干过程</w:t>
            </w:r>
            <w:proofErr w:type="spellEnd"/>
          </w:p>
        </w:tc>
        <w:tc>
          <w:tcPr>
            <w:tcW w:w="4184" w:type="dxa"/>
          </w:tcPr>
          <w:p w14:paraId="6FA8E99E" w14:textId="77777777" w:rsidR="00B16890" w:rsidRDefault="00B16890" w:rsidP="00B16890">
            <w:pPr>
              <w:pStyle w:val="TableParagraph"/>
            </w:pPr>
            <w:r>
              <w:t xml:space="preserve">1.  </w:t>
            </w:r>
            <w:proofErr w:type="spellStart"/>
            <w:r>
              <w:t>点击登出</w:t>
            </w:r>
            <w:proofErr w:type="spellEnd"/>
          </w:p>
        </w:tc>
      </w:tr>
      <w:tr w:rsidR="00B16890" w14:paraId="1ED8D4E6" w14:textId="77777777" w:rsidTr="00B16890">
        <w:trPr>
          <w:trHeight w:hRule="exact" w:val="478"/>
        </w:trPr>
        <w:tc>
          <w:tcPr>
            <w:tcW w:w="4114" w:type="dxa"/>
            <w:shd w:val="clear" w:color="auto" w:fill="D9E1F3"/>
          </w:tcPr>
          <w:p w14:paraId="1E250293" w14:textId="77777777" w:rsidR="00B16890" w:rsidRDefault="00B16890" w:rsidP="00B16890">
            <w:pPr>
              <w:pStyle w:val="TableParagraph"/>
            </w:pPr>
            <w:proofErr w:type="spellStart"/>
            <w:r>
              <w:t>分支过程</w:t>
            </w:r>
            <w:proofErr w:type="spellEnd"/>
          </w:p>
        </w:tc>
        <w:tc>
          <w:tcPr>
            <w:tcW w:w="4184" w:type="dxa"/>
            <w:shd w:val="clear" w:color="auto" w:fill="D9E1F3"/>
          </w:tcPr>
          <w:p w14:paraId="0CE095A0" w14:textId="77777777" w:rsidR="00B16890" w:rsidRDefault="00B16890" w:rsidP="00B16890">
            <w:pPr>
              <w:pStyle w:val="TableParagraph"/>
              <w:rPr>
                <w:lang w:eastAsia="zh-CN"/>
              </w:rPr>
            </w:pPr>
            <w:r>
              <w:rPr>
                <w:lang w:eastAsia="zh-CN"/>
              </w:rPr>
              <w:t>1.1.  登出成功返回登录界面</w:t>
            </w:r>
          </w:p>
        </w:tc>
      </w:tr>
      <w:tr w:rsidR="00B16890" w14:paraId="67C9E5B7" w14:textId="77777777" w:rsidTr="00B16890">
        <w:trPr>
          <w:trHeight w:hRule="exact" w:val="478"/>
        </w:trPr>
        <w:tc>
          <w:tcPr>
            <w:tcW w:w="4114" w:type="dxa"/>
          </w:tcPr>
          <w:p w14:paraId="7F6C30C0" w14:textId="77777777" w:rsidR="00B16890" w:rsidRDefault="00B16890" w:rsidP="00B16890">
            <w:pPr>
              <w:pStyle w:val="TableParagraph"/>
            </w:pPr>
            <w:proofErr w:type="spellStart"/>
            <w:r>
              <w:t>异常</w:t>
            </w:r>
            <w:proofErr w:type="spellEnd"/>
          </w:p>
        </w:tc>
        <w:tc>
          <w:tcPr>
            <w:tcW w:w="4184" w:type="dxa"/>
          </w:tcPr>
          <w:p w14:paraId="7497349A" w14:textId="77777777" w:rsidR="00B16890" w:rsidRDefault="00B16890" w:rsidP="00B16890">
            <w:pPr>
              <w:pStyle w:val="TableParagraph"/>
            </w:pPr>
            <w:r>
              <w:t>无</w:t>
            </w:r>
          </w:p>
        </w:tc>
      </w:tr>
      <w:tr w:rsidR="00B16890" w14:paraId="39401C5A" w14:textId="77777777" w:rsidTr="00B16890">
        <w:trPr>
          <w:trHeight w:hRule="exact" w:val="478"/>
        </w:trPr>
        <w:tc>
          <w:tcPr>
            <w:tcW w:w="4114" w:type="dxa"/>
            <w:shd w:val="clear" w:color="auto" w:fill="D9E1F3"/>
          </w:tcPr>
          <w:p w14:paraId="477E7B5E" w14:textId="77777777" w:rsidR="00B16890" w:rsidRDefault="00B16890" w:rsidP="00B16890">
            <w:pPr>
              <w:pStyle w:val="TableParagraph"/>
            </w:pPr>
            <w:proofErr w:type="spellStart"/>
            <w:r>
              <w:t>包含</w:t>
            </w:r>
            <w:proofErr w:type="spellEnd"/>
          </w:p>
        </w:tc>
        <w:tc>
          <w:tcPr>
            <w:tcW w:w="4184" w:type="dxa"/>
            <w:shd w:val="clear" w:color="auto" w:fill="D9E1F3"/>
          </w:tcPr>
          <w:p w14:paraId="5A4F8F7A" w14:textId="77777777" w:rsidR="00B16890" w:rsidRDefault="00B16890" w:rsidP="00B16890">
            <w:pPr>
              <w:pStyle w:val="TableParagraph"/>
            </w:pPr>
            <w:r>
              <w:t>无</w:t>
            </w:r>
          </w:p>
        </w:tc>
      </w:tr>
      <w:tr w:rsidR="00B16890" w14:paraId="1E5EC0F2" w14:textId="77777777" w:rsidTr="00B16890">
        <w:trPr>
          <w:trHeight w:hRule="exact" w:val="479"/>
        </w:trPr>
        <w:tc>
          <w:tcPr>
            <w:tcW w:w="4114" w:type="dxa"/>
          </w:tcPr>
          <w:p w14:paraId="6B8C8B26" w14:textId="77777777" w:rsidR="00B16890" w:rsidRDefault="00B16890" w:rsidP="00B16890">
            <w:pPr>
              <w:pStyle w:val="TableParagraph"/>
            </w:pPr>
            <w:proofErr w:type="spellStart"/>
            <w:r>
              <w:t>优先级</w:t>
            </w:r>
            <w:proofErr w:type="spellEnd"/>
          </w:p>
        </w:tc>
        <w:tc>
          <w:tcPr>
            <w:tcW w:w="4184" w:type="dxa"/>
          </w:tcPr>
          <w:p w14:paraId="09C32493" w14:textId="77777777" w:rsidR="00B16890" w:rsidRDefault="00B16890" w:rsidP="00B16890">
            <w:pPr>
              <w:pStyle w:val="TableParagraph"/>
            </w:pPr>
            <w:r>
              <w:t>低</w:t>
            </w:r>
          </w:p>
        </w:tc>
      </w:tr>
      <w:tr w:rsidR="00B16890" w14:paraId="29A7C848" w14:textId="77777777" w:rsidTr="00B16890">
        <w:trPr>
          <w:trHeight w:hRule="exact" w:val="479"/>
        </w:trPr>
        <w:tc>
          <w:tcPr>
            <w:tcW w:w="4114" w:type="dxa"/>
            <w:shd w:val="clear" w:color="auto" w:fill="D9E1F3"/>
          </w:tcPr>
          <w:p w14:paraId="341CB777"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4CB728DF" w14:textId="77777777" w:rsidR="00B16890" w:rsidRDefault="00B16890" w:rsidP="00B16890">
            <w:pPr>
              <w:pStyle w:val="TableParagraph"/>
              <w:spacing w:before="56"/>
            </w:pPr>
            <w:r>
              <w:rPr>
                <w:rFonts w:hint="eastAsia"/>
                <w:lang w:eastAsia="zh-CN"/>
              </w:rPr>
              <w:t>每周七次每人</w:t>
            </w:r>
          </w:p>
        </w:tc>
      </w:tr>
      <w:tr w:rsidR="00B16890" w14:paraId="04FD6F7E" w14:textId="77777777" w:rsidTr="00B16890">
        <w:trPr>
          <w:trHeight w:hRule="exact" w:val="478"/>
        </w:trPr>
        <w:tc>
          <w:tcPr>
            <w:tcW w:w="4114" w:type="dxa"/>
          </w:tcPr>
          <w:p w14:paraId="24BB40C2" w14:textId="77777777" w:rsidR="00B16890" w:rsidRDefault="00B16890" w:rsidP="00B16890">
            <w:pPr>
              <w:pStyle w:val="TableParagraph"/>
            </w:pPr>
            <w:proofErr w:type="spellStart"/>
            <w:r>
              <w:t>业务规则</w:t>
            </w:r>
            <w:proofErr w:type="spellEnd"/>
          </w:p>
        </w:tc>
        <w:tc>
          <w:tcPr>
            <w:tcW w:w="4184" w:type="dxa"/>
          </w:tcPr>
          <w:p w14:paraId="3EB01AB5" w14:textId="77777777" w:rsidR="00B16890" w:rsidRDefault="00B16890" w:rsidP="00B16890">
            <w:pPr>
              <w:pStyle w:val="TableParagraph"/>
              <w:keepNext/>
              <w:spacing w:before="56"/>
            </w:pPr>
            <w:r>
              <w:rPr>
                <w:rFonts w:hint="eastAsia"/>
                <w:lang w:eastAsia="zh-CN"/>
              </w:rPr>
              <w:t>无</w:t>
            </w:r>
          </w:p>
        </w:tc>
      </w:tr>
    </w:tbl>
    <w:p w14:paraId="09AAF12B" w14:textId="77777777" w:rsidR="00B16890" w:rsidRDefault="00B16890" w:rsidP="00B16890">
      <w:pPr>
        <w:spacing w:line="360" w:lineRule="auto"/>
        <w:rPr>
          <w:rFonts w:ascii="宋体" w:hAnsi="宋体" w:cs="宋体"/>
          <w:sz w:val="24"/>
        </w:rPr>
      </w:pPr>
    </w:p>
    <w:p w14:paraId="7DF2C187" w14:textId="77777777" w:rsidR="00B16890" w:rsidRDefault="00B16890" w:rsidP="00B16890">
      <w:pPr>
        <w:spacing w:line="360" w:lineRule="auto"/>
        <w:rPr>
          <w:rFonts w:ascii="宋体" w:hAnsi="宋体" w:cs="宋体" w:hint="eastAsia"/>
          <w:sz w:val="24"/>
        </w:rPr>
      </w:pPr>
    </w:p>
    <w:p w14:paraId="64F7601C"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162D1220" w14:textId="77777777" w:rsidTr="00B16890">
        <w:trPr>
          <w:trHeight w:hRule="exact" w:val="488"/>
        </w:trPr>
        <w:tc>
          <w:tcPr>
            <w:tcW w:w="4114" w:type="dxa"/>
            <w:tcBorders>
              <w:top w:val="nil"/>
              <w:left w:val="nil"/>
              <w:bottom w:val="nil"/>
              <w:right w:val="nil"/>
            </w:tcBorders>
            <w:shd w:val="clear" w:color="auto" w:fill="4471C4"/>
          </w:tcPr>
          <w:p w14:paraId="012F0CFC"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0511C7DD" w14:textId="77777777" w:rsidR="00B16890" w:rsidRDefault="00B16890" w:rsidP="00B16890">
            <w:pPr>
              <w:pStyle w:val="TableParagraph"/>
              <w:spacing w:before="110"/>
              <w:ind w:left="107"/>
              <w:rPr>
                <w:b/>
              </w:rPr>
            </w:pPr>
            <w:r>
              <w:rPr>
                <w:b/>
                <w:color w:val="FFFFFF"/>
              </w:rPr>
              <w:t>UC_Administrator_04</w:t>
            </w:r>
          </w:p>
        </w:tc>
      </w:tr>
      <w:tr w:rsidR="00B16890" w14:paraId="203FEC3A" w14:textId="77777777" w:rsidTr="00B16890">
        <w:trPr>
          <w:trHeight w:hRule="exact" w:val="473"/>
        </w:trPr>
        <w:tc>
          <w:tcPr>
            <w:tcW w:w="4114" w:type="dxa"/>
            <w:tcBorders>
              <w:top w:val="nil"/>
            </w:tcBorders>
            <w:shd w:val="clear" w:color="auto" w:fill="D9E1F3"/>
          </w:tcPr>
          <w:p w14:paraId="5A1D145F"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28A36AAB" w14:textId="77777777" w:rsidR="00B16890" w:rsidRDefault="00B16890" w:rsidP="00B16890">
            <w:pPr>
              <w:pStyle w:val="TableParagraph"/>
            </w:pPr>
            <w:proofErr w:type="spellStart"/>
            <w:r>
              <w:t>账号管理</w:t>
            </w:r>
            <w:proofErr w:type="spellEnd"/>
          </w:p>
        </w:tc>
      </w:tr>
      <w:tr w:rsidR="00B16890" w14:paraId="736D8CD2" w14:textId="77777777" w:rsidTr="00B16890">
        <w:trPr>
          <w:trHeight w:hRule="exact" w:val="479"/>
        </w:trPr>
        <w:tc>
          <w:tcPr>
            <w:tcW w:w="4114" w:type="dxa"/>
          </w:tcPr>
          <w:p w14:paraId="4F563932" w14:textId="77777777" w:rsidR="00B16890" w:rsidRDefault="00B16890" w:rsidP="00B16890">
            <w:pPr>
              <w:pStyle w:val="TableParagraph"/>
            </w:pPr>
            <w:proofErr w:type="spellStart"/>
            <w:r>
              <w:t>创建者</w:t>
            </w:r>
            <w:proofErr w:type="spellEnd"/>
          </w:p>
        </w:tc>
        <w:tc>
          <w:tcPr>
            <w:tcW w:w="4184" w:type="dxa"/>
          </w:tcPr>
          <w:p w14:paraId="39DD21FC" w14:textId="387C7FF4" w:rsidR="00B16890" w:rsidRDefault="002C0317" w:rsidP="00B16890">
            <w:pPr>
              <w:pStyle w:val="TableParagraph"/>
            </w:pPr>
            <w:proofErr w:type="spellStart"/>
            <w:r>
              <w:t>霸天虎</w:t>
            </w:r>
            <w:proofErr w:type="spellEnd"/>
          </w:p>
        </w:tc>
      </w:tr>
      <w:tr w:rsidR="00B16890" w14:paraId="4695C2B4" w14:textId="77777777" w:rsidTr="00B16890">
        <w:trPr>
          <w:trHeight w:hRule="exact" w:val="479"/>
        </w:trPr>
        <w:tc>
          <w:tcPr>
            <w:tcW w:w="4114" w:type="dxa"/>
            <w:shd w:val="clear" w:color="auto" w:fill="D9E1F3"/>
          </w:tcPr>
          <w:p w14:paraId="4CC0510B"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08F1FD79" w14:textId="57908B00" w:rsidR="00B16890" w:rsidRDefault="002C0317" w:rsidP="00B16890">
            <w:pPr>
              <w:pStyle w:val="TableParagraph"/>
              <w:spacing w:before="56"/>
            </w:pPr>
            <w:proofErr w:type="spellStart"/>
            <w:r>
              <w:t>霸天虎</w:t>
            </w:r>
            <w:proofErr w:type="spellEnd"/>
          </w:p>
        </w:tc>
      </w:tr>
      <w:tr w:rsidR="00B16890" w14:paraId="195B877A" w14:textId="77777777" w:rsidTr="00B16890">
        <w:trPr>
          <w:trHeight w:hRule="exact" w:val="478"/>
        </w:trPr>
        <w:tc>
          <w:tcPr>
            <w:tcW w:w="4114" w:type="dxa"/>
          </w:tcPr>
          <w:p w14:paraId="7A5B529F" w14:textId="77777777" w:rsidR="00B16890" w:rsidRDefault="00B16890" w:rsidP="00B16890">
            <w:pPr>
              <w:pStyle w:val="TableParagraph"/>
            </w:pPr>
            <w:proofErr w:type="spellStart"/>
            <w:r>
              <w:t>创建日期</w:t>
            </w:r>
            <w:proofErr w:type="spellEnd"/>
          </w:p>
        </w:tc>
        <w:tc>
          <w:tcPr>
            <w:tcW w:w="4184" w:type="dxa"/>
          </w:tcPr>
          <w:p w14:paraId="1C7D98CC" w14:textId="24C1C788" w:rsidR="00B16890" w:rsidRDefault="002C0317" w:rsidP="00B16890">
            <w:pPr>
              <w:pStyle w:val="TableParagraph"/>
              <w:spacing w:before="100"/>
            </w:pPr>
            <w:r>
              <w:t>2019/6/16</w:t>
            </w:r>
          </w:p>
        </w:tc>
      </w:tr>
      <w:tr w:rsidR="00B16890" w14:paraId="0D0F3A4C" w14:textId="77777777" w:rsidTr="00B16890">
        <w:trPr>
          <w:trHeight w:hRule="exact" w:val="478"/>
        </w:trPr>
        <w:tc>
          <w:tcPr>
            <w:tcW w:w="4114" w:type="dxa"/>
            <w:shd w:val="clear" w:color="auto" w:fill="D9E1F3"/>
          </w:tcPr>
          <w:p w14:paraId="67692417" w14:textId="77777777" w:rsidR="00B16890" w:rsidRDefault="00B16890" w:rsidP="00B16890">
            <w:pPr>
              <w:pStyle w:val="TableParagraph"/>
            </w:pPr>
            <w:proofErr w:type="spellStart"/>
            <w:r>
              <w:t>修改日期</w:t>
            </w:r>
            <w:proofErr w:type="spellEnd"/>
          </w:p>
        </w:tc>
        <w:tc>
          <w:tcPr>
            <w:tcW w:w="4184" w:type="dxa"/>
            <w:shd w:val="clear" w:color="auto" w:fill="D9E1F3"/>
          </w:tcPr>
          <w:p w14:paraId="479A7F37" w14:textId="47714DC9" w:rsidR="00B16890" w:rsidRDefault="002C0317" w:rsidP="00B16890">
            <w:pPr>
              <w:pStyle w:val="TableParagraph"/>
              <w:spacing w:before="100"/>
            </w:pPr>
            <w:r>
              <w:t>2019/6/16</w:t>
            </w:r>
          </w:p>
        </w:tc>
      </w:tr>
      <w:tr w:rsidR="00B16890" w14:paraId="396D4048" w14:textId="77777777" w:rsidTr="00B16890">
        <w:trPr>
          <w:trHeight w:hRule="exact" w:val="478"/>
        </w:trPr>
        <w:tc>
          <w:tcPr>
            <w:tcW w:w="4114" w:type="dxa"/>
          </w:tcPr>
          <w:p w14:paraId="1C3C3CDE" w14:textId="77777777" w:rsidR="00B16890" w:rsidRDefault="00B16890" w:rsidP="00B16890">
            <w:pPr>
              <w:pStyle w:val="TableParagraph"/>
            </w:pPr>
            <w:proofErr w:type="spellStart"/>
            <w:r>
              <w:t>参与者</w:t>
            </w:r>
            <w:proofErr w:type="spellEnd"/>
          </w:p>
        </w:tc>
        <w:tc>
          <w:tcPr>
            <w:tcW w:w="4184" w:type="dxa"/>
          </w:tcPr>
          <w:p w14:paraId="4DF7E085" w14:textId="77777777" w:rsidR="00B16890" w:rsidRDefault="00B16890" w:rsidP="00B16890">
            <w:pPr>
              <w:pStyle w:val="TableParagraph"/>
            </w:pPr>
            <w:proofErr w:type="spellStart"/>
            <w:r>
              <w:t>管理员</w:t>
            </w:r>
            <w:proofErr w:type="spellEnd"/>
          </w:p>
        </w:tc>
      </w:tr>
      <w:tr w:rsidR="00B16890" w14:paraId="5BA325AC" w14:textId="77777777" w:rsidTr="00B16890">
        <w:trPr>
          <w:trHeight w:hRule="exact" w:val="478"/>
        </w:trPr>
        <w:tc>
          <w:tcPr>
            <w:tcW w:w="4114" w:type="dxa"/>
            <w:shd w:val="clear" w:color="auto" w:fill="D9E1F3"/>
          </w:tcPr>
          <w:p w14:paraId="2F47EE90" w14:textId="77777777" w:rsidR="00B16890" w:rsidRDefault="00B16890" w:rsidP="00B16890">
            <w:pPr>
              <w:pStyle w:val="TableParagraph"/>
            </w:pPr>
            <w:proofErr w:type="spellStart"/>
            <w:r>
              <w:t>描述</w:t>
            </w:r>
            <w:proofErr w:type="spellEnd"/>
          </w:p>
        </w:tc>
        <w:tc>
          <w:tcPr>
            <w:tcW w:w="4184" w:type="dxa"/>
            <w:shd w:val="clear" w:color="auto" w:fill="D9E1F3"/>
          </w:tcPr>
          <w:p w14:paraId="7597CD12" w14:textId="77777777" w:rsidR="00B16890" w:rsidRDefault="00B16890" w:rsidP="00B16890">
            <w:pPr>
              <w:pStyle w:val="TableParagraph"/>
              <w:rPr>
                <w:lang w:eastAsia="zh-CN"/>
              </w:rPr>
            </w:pPr>
            <w:r>
              <w:rPr>
                <w:lang w:eastAsia="zh-CN"/>
              </w:rPr>
              <w:t>管理员在管理员界面点击账号管理</w:t>
            </w:r>
          </w:p>
        </w:tc>
      </w:tr>
      <w:tr w:rsidR="00B16890" w14:paraId="618AF9AB" w14:textId="77777777" w:rsidTr="00B16890">
        <w:trPr>
          <w:trHeight w:hRule="exact" w:val="479"/>
        </w:trPr>
        <w:tc>
          <w:tcPr>
            <w:tcW w:w="4114" w:type="dxa"/>
          </w:tcPr>
          <w:p w14:paraId="1CE91453" w14:textId="77777777" w:rsidR="00B16890" w:rsidRDefault="00B16890" w:rsidP="00B16890">
            <w:pPr>
              <w:pStyle w:val="TableParagraph"/>
            </w:pPr>
            <w:proofErr w:type="spellStart"/>
            <w:r>
              <w:t>前置条件</w:t>
            </w:r>
            <w:proofErr w:type="spellEnd"/>
          </w:p>
        </w:tc>
        <w:tc>
          <w:tcPr>
            <w:tcW w:w="4184" w:type="dxa"/>
          </w:tcPr>
          <w:p w14:paraId="34BD69A7" w14:textId="77777777" w:rsidR="00B16890" w:rsidRDefault="00B16890" w:rsidP="00B16890">
            <w:pPr>
              <w:pStyle w:val="TableParagraph"/>
            </w:pPr>
            <w:proofErr w:type="spellStart"/>
            <w:r>
              <w:t>管理员账号登录成功</w:t>
            </w:r>
            <w:proofErr w:type="spellEnd"/>
          </w:p>
        </w:tc>
      </w:tr>
      <w:tr w:rsidR="00B16890" w14:paraId="733E6719" w14:textId="77777777" w:rsidTr="00B16890">
        <w:trPr>
          <w:trHeight w:hRule="exact" w:val="479"/>
        </w:trPr>
        <w:tc>
          <w:tcPr>
            <w:tcW w:w="4114" w:type="dxa"/>
            <w:shd w:val="clear" w:color="auto" w:fill="D9E1F3"/>
          </w:tcPr>
          <w:p w14:paraId="2B98F255"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25957F39" w14:textId="77777777" w:rsidR="00B16890" w:rsidRDefault="00B16890" w:rsidP="00B16890">
            <w:pPr>
              <w:pStyle w:val="TableParagraph"/>
              <w:spacing w:before="56"/>
            </w:pPr>
            <w:proofErr w:type="spellStart"/>
            <w:r>
              <w:t>事件存入日志</w:t>
            </w:r>
            <w:proofErr w:type="spellEnd"/>
          </w:p>
        </w:tc>
      </w:tr>
      <w:tr w:rsidR="00B16890" w14:paraId="249E7969" w14:textId="77777777" w:rsidTr="00B16890">
        <w:trPr>
          <w:trHeight w:hRule="exact" w:val="478"/>
        </w:trPr>
        <w:tc>
          <w:tcPr>
            <w:tcW w:w="4114" w:type="dxa"/>
          </w:tcPr>
          <w:p w14:paraId="3C062F88" w14:textId="77777777" w:rsidR="00B16890" w:rsidRDefault="00B16890" w:rsidP="00B16890">
            <w:pPr>
              <w:pStyle w:val="TableParagraph"/>
            </w:pPr>
            <w:proofErr w:type="spellStart"/>
            <w:r>
              <w:t>主干过程</w:t>
            </w:r>
            <w:proofErr w:type="spellEnd"/>
          </w:p>
        </w:tc>
        <w:tc>
          <w:tcPr>
            <w:tcW w:w="4184" w:type="dxa"/>
          </w:tcPr>
          <w:p w14:paraId="545A3B36" w14:textId="77777777" w:rsidR="00B16890" w:rsidRDefault="00B16890" w:rsidP="00B16890">
            <w:pPr>
              <w:pStyle w:val="TableParagraph"/>
            </w:pPr>
            <w:r>
              <w:t xml:space="preserve">1.  </w:t>
            </w:r>
            <w:proofErr w:type="spellStart"/>
            <w:r>
              <w:t>点击账号管理</w:t>
            </w:r>
            <w:proofErr w:type="spellEnd"/>
          </w:p>
        </w:tc>
      </w:tr>
      <w:tr w:rsidR="00B16890" w14:paraId="0F53D98F" w14:textId="77777777" w:rsidTr="00B16890">
        <w:trPr>
          <w:trHeight w:hRule="exact" w:val="478"/>
        </w:trPr>
        <w:tc>
          <w:tcPr>
            <w:tcW w:w="4114" w:type="dxa"/>
            <w:shd w:val="clear" w:color="auto" w:fill="D9E1F3"/>
          </w:tcPr>
          <w:p w14:paraId="6EA46F1C" w14:textId="77777777" w:rsidR="00B16890" w:rsidRDefault="00B16890" w:rsidP="00B16890">
            <w:pPr>
              <w:pStyle w:val="TableParagraph"/>
            </w:pPr>
            <w:proofErr w:type="spellStart"/>
            <w:r>
              <w:t>分支过程</w:t>
            </w:r>
            <w:proofErr w:type="spellEnd"/>
          </w:p>
        </w:tc>
        <w:tc>
          <w:tcPr>
            <w:tcW w:w="4184" w:type="dxa"/>
            <w:shd w:val="clear" w:color="auto" w:fill="D9E1F3"/>
          </w:tcPr>
          <w:p w14:paraId="35476754" w14:textId="77777777" w:rsidR="00B16890" w:rsidRDefault="00B16890" w:rsidP="00B16890">
            <w:pPr>
              <w:pStyle w:val="TableParagraph"/>
            </w:pPr>
            <w:r>
              <w:t xml:space="preserve">1.1.  </w:t>
            </w:r>
            <w:proofErr w:type="spellStart"/>
            <w:r>
              <w:t>进入账号管理界面</w:t>
            </w:r>
            <w:proofErr w:type="spellEnd"/>
          </w:p>
        </w:tc>
      </w:tr>
      <w:tr w:rsidR="00B16890" w14:paraId="67091782" w14:textId="77777777" w:rsidTr="00B16890">
        <w:trPr>
          <w:trHeight w:hRule="exact" w:val="478"/>
        </w:trPr>
        <w:tc>
          <w:tcPr>
            <w:tcW w:w="4114" w:type="dxa"/>
          </w:tcPr>
          <w:p w14:paraId="1ECE06D6" w14:textId="77777777" w:rsidR="00B16890" w:rsidRDefault="00B16890" w:rsidP="00B16890">
            <w:pPr>
              <w:pStyle w:val="TableParagraph"/>
            </w:pPr>
            <w:proofErr w:type="spellStart"/>
            <w:r>
              <w:t>异常</w:t>
            </w:r>
            <w:proofErr w:type="spellEnd"/>
          </w:p>
        </w:tc>
        <w:tc>
          <w:tcPr>
            <w:tcW w:w="4184" w:type="dxa"/>
          </w:tcPr>
          <w:p w14:paraId="60E908F2" w14:textId="77777777" w:rsidR="00B16890" w:rsidRDefault="00B16890" w:rsidP="00B16890">
            <w:pPr>
              <w:pStyle w:val="TableParagraph"/>
            </w:pPr>
            <w:r>
              <w:t>无</w:t>
            </w:r>
          </w:p>
        </w:tc>
      </w:tr>
      <w:tr w:rsidR="00B16890" w14:paraId="3D92606D" w14:textId="77777777" w:rsidTr="00B16890">
        <w:trPr>
          <w:trHeight w:hRule="exact" w:val="478"/>
        </w:trPr>
        <w:tc>
          <w:tcPr>
            <w:tcW w:w="4114" w:type="dxa"/>
            <w:shd w:val="clear" w:color="auto" w:fill="D9E1F3"/>
          </w:tcPr>
          <w:p w14:paraId="62D7D022" w14:textId="77777777" w:rsidR="00B16890" w:rsidRDefault="00B16890" w:rsidP="00B16890">
            <w:pPr>
              <w:pStyle w:val="TableParagraph"/>
            </w:pPr>
            <w:proofErr w:type="spellStart"/>
            <w:r>
              <w:t>包含</w:t>
            </w:r>
            <w:proofErr w:type="spellEnd"/>
          </w:p>
        </w:tc>
        <w:tc>
          <w:tcPr>
            <w:tcW w:w="4184" w:type="dxa"/>
            <w:shd w:val="clear" w:color="auto" w:fill="D9E1F3"/>
          </w:tcPr>
          <w:p w14:paraId="0C589680" w14:textId="77777777" w:rsidR="00B16890" w:rsidRDefault="00B16890" w:rsidP="00B16890">
            <w:pPr>
              <w:pStyle w:val="TableParagraph"/>
            </w:pPr>
            <w:r>
              <w:t>无</w:t>
            </w:r>
          </w:p>
        </w:tc>
      </w:tr>
      <w:tr w:rsidR="00B16890" w14:paraId="4BDC4CB3" w14:textId="77777777" w:rsidTr="00B16890">
        <w:trPr>
          <w:trHeight w:hRule="exact" w:val="479"/>
        </w:trPr>
        <w:tc>
          <w:tcPr>
            <w:tcW w:w="4114" w:type="dxa"/>
          </w:tcPr>
          <w:p w14:paraId="338A0AB8" w14:textId="77777777" w:rsidR="00B16890" w:rsidRDefault="00B16890" w:rsidP="00B16890">
            <w:pPr>
              <w:pStyle w:val="TableParagraph"/>
            </w:pPr>
            <w:proofErr w:type="spellStart"/>
            <w:r>
              <w:t>优先级</w:t>
            </w:r>
            <w:proofErr w:type="spellEnd"/>
          </w:p>
        </w:tc>
        <w:tc>
          <w:tcPr>
            <w:tcW w:w="4184" w:type="dxa"/>
          </w:tcPr>
          <w:p w14:paraId="51C9F582" w14:textId="77777777" w:rsidR="00B16890" w:rsidRDefault="00B16890" w:rsidP="00B16890">
            <w:pPr>
              <w:pStyle w:val="TableParagraph"/>
            </w:pPr>
            <w:r>
              <w:t>低</w:t>
            </w:r>
          </w:p>
        </w:tc>
      </w:tr>
      <w:tr w:rsidR="00B16890" w14:paraId="14780897" w14:textId="77777777" w:rsidTr="00B16890">
        <w:trPr>
          <w:trHeight w:hRule="exact" w:val="479"/>
        </w:trPr>
        <w:tc>
          <w:tcPr>
            <w:tcW w:w="4114" w:type="dxa"/>
            <w:shd w:val="clear" w:color="auto" w:fill="D9E1F3"/>
          </w:tcPr>
          <w:p w14:paraId="5D774C03"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44ABF8E3" w14:textId="77777777" w:rsidR="00B16890" w:rsidRDefault="00B16890" w:rsidP="00B16890">
            <w:pPr>
              <w:pStyle w:val="TableParagraph"/>
              <w:spacing w:before="56"/>
            </w:pPr>
            <w:bookmarkStart w:id="97" w:name="OLE_LINK86"/>
            <w:bookmarkStart w:id="98" w:name="OLE_LINK87"/>
            <w:r>
              <w:rPr>
                <w:rFonts w:hint="eastAsia"/>
                <w:lang w:eastAsia="zh-CN"/>
              </w:rPr>
              <w:t>每周五十次每人</w:t>
            </w:r>
            <w:bookmarkEnd w:id="97"/>
            <w:bookmarkEnd w:id="98"/>
          </w:p>
        </w:tc>
      </w:tr>
      <w:tr w:rsidR="00B16890" w14:paraId="43F86C99" w14:textId="77777777" w:rsidTr="00B16890">
        <w:trPr>
          <w:trHeight w:hRule="exact" w:val="478"/>
        </w:trPr>
        <w:tc>
          <w:tcPr>
            <w:tcW w:w="4114" w:type="dxa"/>
          </w:tcPr>
          <w:p w14:paraId="5BEE4073" w14:textId="77777777" w:rsidR="00B16890" w:rsidRDefault="00B16890" w:rsidP="00B16890">
            <w:pPr>
              <w:pStyle w:val="TableParagraph"/>
            </w:pPr>
            <w:proofErr w:type="spellStart"/>
            <w:r>
              <w:t>业务规则</w:t>
            </w:r>
            <w:proofErr w:type="spellEnd"/>
          </w:p>
        </w:tc>
        <w:tc>
          <w:tcPr>
            <w:tcW w:w="4184" w:type="dxa"/>
          </w:tcPr>
          <w:p w14:paraId="5E2B7370" w14:textId="77777777" w:rsidR="00B16890" w:rsidRDefault="00B16890" w:rsidP="00B16890">
            <w:pPr>
              <w:pStyle w:val="TableParagraph"/>
              <w:keepNext/>
              <w:spacing w:before="56"/>
            </w:pPr>
            <w:r>
              <w:rPr>
                <w:rFonts w:hint="eastAsia"/>
                <w:lang w:eastAsia="zh-CN"/>
              </w:rPr>
              <w:t>无</w:t>
            </w:r>
          </w:p>
        </w:tc>
      </w:tr>
    </w:tbl>
    <w:p w14:paraId="2C6B0C6A" w14:textId="77777777" w:rsidR="00B16890" w:rsidRDefault="00B16890" w:rsidP="00B16890">
      <w:pPr>
        <w:spacing w:line="360" w:lineRule="auto"/>
        <w:rPr>
          <w:rFonts w:ascii="宋体" w:hAnsi="宋体" w:cs="宋体"/>
          <w:sz w:val="24"/>
        </w:rPr>
      </w:pPr>
    </w:p>
    <w:p w14:paraId="21C80864" w14:textId="77777777" w:rsidR="00B16890" w:rsidRDefault="00B16890" w:rsidP="00B16890">
      <w:pPr>
        <w:spacing w:line="360" w:lineRule="auto"/>
        <w:rPr>
          <w:rFonts w:ascii="宋体" w:hAnsi="宋体" w:cs="宋体" w:hint="eastAsia"/>
          <w:sz w:val="24"/>
        </w:rPr>
      </w:pPr>
    </w:p>
    <w:p w14:paraId="11F69B8E"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4248CCC3" w14:textId="77777777" w:rsidTr="00B16890">
        <w:trPr>
          <w:trHeight w:hRule="exact" w:val="488"/>
        </w:trPr>
        <w:tc>
          <w:tcPr>
            <w:tcW w:w="4114" w:type="dxa"/>
            <w:tcBorders>
              <w:top w:val="nil"/>
              <w:left w:val="nil"/>
              <w:bottom w:val="nil"/>
              <w:right w:val="nil"/>
            </w:tcBorders>
            <w:shd w:val="clear" w:color="auto" w:fill="4471C4"/>
          </w:tcPr>
          <w:p w14:paraId="3CBA450B"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50F78226" w14:textId="77777777" w:rsidR="00B16890" w:rsidRDefault="00B16890" w:rsidP="00B16890">
            <w:pPr>
              <w:pStyle w:val="TableParagraph"/>
              <w:spacing w:before="110"/>
              <w:ind w:left="107"/>
              <w:rPr>
                <w:b/>
              </w:rPr>
            </w:pPr>
            <w:r>
              <w:rPr>
                <w:b/>
                <w:color w:val="FFFFFF"/>
              </w:rPr>
              <w:t>UC_Administrator_05</w:t>
            </w:r>
          </w:p>
        </w:tc>
      </w:tr>
      <w:tr w:rsidR="00B16890" w14:paraId="5852C316" w14:textId="77777777" w:rsidTr="00B16890">
        <w:trPr>
          <w:trHeight w:hRule="exact" w:val="473"/>
        </w:trPr>
        <w:tc>
          <w:tcPr>
            <w:tcW w:w="4114" w:type="dxa"/>
            <w:tcBorders>
              <w:top w:val="nil"/>
            </w:tcBorders>
            <w:shd w:val="clear" w:color="auto" w:fill="D9E1F3"/>
          </w:tcPr>
          <w:p w14:paraId="7DE43053"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361ED80A" w14:textId="77777777" w:rsidR="00B16890" w:rsidRDefault="00B16890" w:rsidP="00B16890">
            <w:pPr>
              <w:pStyle w:val="TableParagraph"/>
            </w:pPr>
            <w:proofErr w:type="spellStart"/>
            <w:r>
              <w:t>修改账号密码</w:t>
            </w:r>
            <w:proofErr w:type="spellEnd"/>
          </w:p>
        </w:tc>
      </w:tr>
      <w:tr w:rsidR="00B16890" w14:paraId="1CF0B41C" w14:textId="77777777" w:rsidTr="00B16890">
        <w:trPr>
          <w:trHeight w:hRule="exact" w:val="479"/>
        </w:trPr>
        <w:tc>
          <w:tcPr>
            <w:tcW w:w="4114" w:type="dxa"/>
          </w:tcPr>
          <w:p w14:paraId="7A12F975" w14:textId="77777777" w:rsidR="00B16890" w:rsidRDefault="00B16890" w:rsidP="00B16890">
            <w:pPr>
              <w:pStyle w:val="TableParagraph"/>
            </w:pPr>
            <w:proofErr w:type="spellStart"/>
            <w:r>
              <w:t>创建者</w:t>
            </w:r>
            <w:proofErr w:type="spellEnd"/>
          </w:p>
        </w:tc>
        <w:tc>
          <w:tcPr>
            <w:tcW w:w="4184" w:type="dxa"/>
          </w:tcPr>
          <w:p w14:paraId="44F8EEDF" w14:textId="0388DD83" w:rsidR="00B16890" w:rsidRDefault="002C0317" w:rsidP="00B16890">
            <w:pPr>
              <w:pStyle w:val="TableParagraph"/>
            </w:pPr>
            <w:proofErr w:type="spellStart"/>
            <w:r>
              <w:t>霸天虎</w:t>
            </w:r>
            <w:proofErr w:type="spellEnd"/>
          </w:p>
        </w:tc>
      </w:tr>
      <w:tr w:rsidR="00B16890" w14:paraId="09B4FF9D" w14:textId="77777777" w:rsidTr="00B16890">
        <w:trPr>
          <w:trHeight w:hRule="exact" w:val="479"/>
        </w:trPr>
        <w:tc>
          <w:tcPr>
            <w:tcW w:w="4114" w:type="dxa"/>
            <w:shd w:val="clear" w:color="auto" w:fill="D9E1F3"/>
          </w:tcPr>
          <w:p w14:paraId="593A5A81"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2EAEF9E1" w14:textId="7997467D" w:rsidR="00B16890" w:rsidRDefault="002C0317" w:rsidP="00B16890">
            <w:pPr>
              <w:pStyle w:val="TableParagraph"/>
              <w:spacing w:before="56"/>
            </w:pPr>
            <w:proofErr w:type="spellStart"/>
            <w:r>
              <w:t>霸天虎</w:t>
            </w:r>
            <w:proofErr w:type="spellEnd"/>
          </w:p>
        </w:tc>
      </w:tr>
      <w:tr w:rsidR="00B16890" w14:paraId="1D1CD9A3" w14:textId="77777777" w:rsidTr="00B16890">
        <w:trPr>
          <w:trHeight w:hRule="exact" w:val="478"/>
        </w:trPr>
        <w:tc>
          <w:tcPr>
            <w:tcW w:w="4114" w:type="dxa"/>
          </w:tcPr>
          <w:p w14:paraId="7FBED976" w14:textId="77777777" w:rsidR="00B16890" w:rsidRDefault="00B16890" w:rsidP="00B16890">
            <w:pPr>
              <w:pStyle w:val="TableParagraph"/>
            </w:pPr>
            <w:proofErr w:type="spellStart"/>
            <w:r>
              <w:t>创建日期</w:t>
            </w:r>
            <w:proofErr w:type="spellEnd"/>
          </w:p>
        </w:tc>
        <w:tc>
          <w:tcPr>
            <w:tcW w:w="4184" w:type="dxa"/>
          </w:tcPr>
          <w:p w14:paraId="57A9833F" w14:textId="0CEF4502" w:rsidR="00B16890" w:rsidRDefault="002C0317" w:rsidP="00B16890">
            <w:pPr>
              <w:pStyle w:val="TableParagraph"/>
              <w:spacing w:before="100"/>
            </w:pPr>
            <w:r>
              <w:t>2019/6/16</w:t>
            </w:r>
          </w:p>
        </w:tc>
      </w:tr>
      <w:tr w:rsidR="00B16890" w14:paraId="58331E68" w14:textId="77777777" w:rsidTr="00B16890">
        <w:trPr>
          <w:trHeight w:hRule="exact" w:val="478"/>
        </w:trPr>
        <w:tc>
          <w:tcPr>
            <w:tcW w:w="4114" w:type="dxa"/>
            <w:shd w:val="clear" w:color="auto" w:fill="D9E1F3"/>
          </w:tcPr>
          <w:p w14:paraId="76D5FC35" w14:textId="77777777" w:rsidR="00B16890" w:rsidRDefault="00B16890" w:rsidP="00B16890">
            <w:pPr>
              <w:pStyle w:val="TableParagraph"/>
            </w:pPr>
            <w:proofErr w:type="spellStart"/>
            <w:r>
              <w:t>修改日期</w:t>
            </w:r>
            <w:proofErr w:type="spellEnd"/>
          </w:p>
        </w:tc>
        <w:tc>
          <w:tcPr>
            <w:tcW w:w="4184" w:type="dxa"/>
            <w:shd w:val="clear" w:color="auto" w:fill="D9E1F3"/>
          </w:tcPr>
          <w:p w14:paraId="0A396DBA" w14:textId="27C9707A" w:rsidR="00B16890" w:rsidRDefault="002C0317" w:rsidP="00B16890">
            <w:pPr>
              <w:pStyle w:val="TableParagraph"/>
              <w:spacing w:before="100"/>
            </w:pPr>
            <w:r>
              <w:t>2019/6/16</w:t>
            </w:r>
          </w:p>
        </w:tc>
      </w:tr>
      <w:tr w:rsidR="00B16890" w14:paraId="0F3972EF" w14:textId="77777777" w:rsidTr="00B16890">
        <w:trPr>
          <w:trHeight w:hRule="exact" w:val="478"/>
        </w:trPr>
        <w:tc>
          <w:tcPr>
            <w:tcW w:w="4114" w:type="dxa"/>
          </w:tcPr>
          <w:p w14:paraId="3C227192" w14:textId="77777777" w:rsidR="00B16890" w:rsidRDefault="00B16890" w:rsidP="00B16890">
            <w:pPr>
              <w:pStyle w:val="TableParagraph"/>
            </w:pPr>
            <w:proofErr w:type="spellStart"/>
            <w:r>
              <w:t>参与者</w:t>
            </w:r>
            <w:proofErr w:type="spellEnd"/>
          </w:p>
        </w:tc>
        <w:tc>
          <w:tcPr>
            <w:tcW w:w="4184" w:type="dxa"/>
          </w:tcPr>
          <w:p w14:paraId="106BB633" w14:textId="77777777" w:rsidR="00B16890" w:rsidRDefault="00B16890" w:rsidP="00B16890">
            <w:pPr>
              <w:pStyle w:val="TableParagraph"/>
            </w:pPr>
            <w:proofErr w:type="spellStart"/>
            <w:r>
              <w:t>管理员</w:t>
            </w:r>
            <w:proofErr w:type="spellEnd"/>
          </w:p>
        </w:tc>
      </w:tr>
      <w:tr w:rsidR="00B16890" w14:paraId="4E17794E" w14:textId="77777777" w:rsidTr="00B16890">
        <w:trPr>
          <w:trHeight w:hRule="exact" w:val="478"/>
        </w:trPr>
        <w:tc>
          <w:tcPr>
            <w:tcW w:w="4114" w:type="dxa"/>
            <w:shd w:val="clear" w:color="auto" w:fill="D9E1F3"/>
          </w:tcPr>
          <w:p w14:paraId="29FAFB57" w14:textId="77777777" w:rsidR="00B16890" w:rsidRDefault="00B16890" w:rsidP="00B16890">
            <w:pPr>
              <w:pStyle w:val="TableParagraph"/>
            </w:pPr>
            <w:proofErr w:type="spellStart"/>
            <w:r>
              <w:t>描述</w:t>
            </w:r>
            <w:proofErr w:type="spellEnd"/>
          </w:p>
        </w:tc>
        <w:tc>
          <w:tcPr>
            <w:tcW w:w="4184" w:type="dxa"/>
            <w:shd w:val="clear" w:color="auto" w:fill="D9E1F3"/>
          </w:tcPr>
          <w:p w14:paraId="1C88FB25" w14:textId="77777777" w:rsidR="00B16890" w:rsidRDefault="00B16890" w:rsidP="00B16890">
            <w:pPr>
              <w:pStyle w:val="TableParagraph"/>
              <w:rPr>
                <w:lang w:eastAsia="zh-CN"/>
              </w:rPr>
            </w:pPr>
            <w:r>
              <w:rPr>
                <w:lang w:eastAsia="zh-CN"/>
              </w:rPr>
              <w:t>管理员在账号管理界面点击修改账号密码</w:t>
            </w:r>
          </w:p>
        </w:tc>
      </w:tr>
      <w:tr w:rsidR="00B16890" w14:paraId="79115882" w14:textId="77777777" w:rsidTr="00B16890">
        <w:trPr>
          <w:trHeight w:hRule="exact" w:val="947"/>
        </w:trPr>
        <w:tc>
          <w:tcPr>
            <w:tcW w:w="4114" w:type="dxa"/>
          </w:tcPr>
          <w:p w14:paraId="75958E62" w14:textId="77777777" w:rsidR="00B16890" w:rsidRDefault="00B16890" w:rsidP="00B16890">
            <w:pPr>
              <w:pStyle w:val="TableParagraph"/>
            </w:pPr>
            <w:proofErr w:type="spellStart"/>
            <w:r>
              <w:t>前置条件</w:t>
            </w:r>
            <w:proofErr w:type="spellEnd"/>
          </w:p>
        </w:tc>
        <w:tc>
          <w:tcPr>
            <w:tcW w:w="4184" w:type="dxa"/>
          </w:tcPr>
          <w:p w14:paraId="058438C5" w14:textId="77777777" w:rsidR="00B16890" w:rsidRDefault="00B16890" w:rsidP="00B16890">
            <w:pPr>
              <w:pStyle w:val="TableParagraph"/>
              <w:numPr>
                <w:ilvl w:val="0"/>
                <w:numId w:val="18"/>
              </w:numPr>
              <w:tabs>
                <w:tab w:val="left" w:pos="382"/>
              </w:tabs>
              <w:ind w:hanging="278"/>
            </w:pPr>
            <w:proofErr w:type="spellStart"/>
            <w:r>
              <w:t>管理员账号登录成功</w:t>
            </w:r>
            <w:proofErr w:type="spellEnd"/>
          </w:p>
          <w:p w14:paraId="3C829816" w14:textId="77777777" w:rsidR="00B16890" w:rsidRDefault="00B16890" w:rsidP="00B16890">
            <w:pPr>
              <w:pStyle w:val="TableParagraph"/>
              <w:numPr>
                <w:ilvl w:val="0"/>
                <w:numId w:val="18"/>
              </w:numPr>
              <w:tabs>
                <w:tab w:val="left" w:pos="382"/>
              </w:tabs>
              <w:spacing w:before="152"/>
              <w:ind w:hanging="278"/>
              <w:rPr>
                <w:lang w:eastAsia="zh-CN"/>
              </w:rPr>
            </w:pPr>
            <w:r>
              <w:rPr>
                <w:lang w:eastAsia="zh-CN"/>
              </w:rPr>
              <w:t>管理员进入账号管理界面</w:t>
            </w:r>
          </w:p>
        </w:tc>
      </w:tr>
      <w:tr w:rsidR="00B16890" w14:paraId="290D4B49" w14:textId="77777777" w:rsidTr="00B16890">
        <w:trPr>
          <w:trHeight w:hRule="exact" w:val="947"/>
        </w:trPr>
        <w:tc>
          <w:tcPr>
            <w:tcW w:w="4114" w:type="dxa"/>
            <w:shd w:val="clear" w:color="auto" w:fill="D9E1F3"/>
          </w:tcPr>
          <w:p w14:paraId="297D6F3C"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4C211BF3" w14:textId="77777777" w:rsidR="00B16890" w:rsidRDefault="00B16890" w:rsidP="00B16890">
            <w:pPr>
              <w:pStyle w:val="TableParagraph"/>
              <w:numPr>
                <w:ilvl w:val="0"/>
                <w:numId w:val="19"/>
              </w:numPr>
              <w:tabs>
                <w:tab w:val="left" w:pos="382"/>
              </w:tabs>
              <w:spacing w:before="56"/>
              <w:ind w:hanging="278"/>
            </w:pPr>
            <w:proofErr w:type="spellStart"/>
            <w:r>
              <w:t>数据库数据校验旧密码</w:t>
            </w:r>
            <w:proofErr w:type="spellEnd"/>
          </w:p>
          <w:p w14:paraId="2D3A1A3C" w14:textId="77777777" w:rsidR="00B16890" w:rsidRDefault="00B16890" w:rsidP="00B16890">
            <w:pPr>
              <w:pStyle w:val="TableParagraph"/>
              <w:numPr>
                <w:ilvl w:val="0"/>
                <w:numId w:val="19"/>
              </w:numPr>
              <w:tabs>
                <w:tab w:val="left" w:pos="382"/>
              </w:tabs>
              <w:spacing w:before="152"/>
              <w:ind w:hanging="278"/>
              <w:rPr>
                <w:lang w:eastAsia="zh-CN"/>
              </w:rPr>
            </w:pPr>
            <w:r>
              <w:rPr>
                <w:lang w:eastAsia="zh-CN"/>
              </w:rPr>
              <w:t>更新数据库中信息，事件存入日志</w:t>
            </w:r>
          </w:p>
        </w:tc>
      </w:tr>
      <w:tr w:rsidR="00B16890" w14:paraId="5C8363D6" w14:textId="77777777" w:rsidTr="00B16890">
        <w:trPr>
          <w:trHeight w:hRule="exact" w:val="946"/>
        </w:trPr>
        <w:tc>
          <w:tcPr>
            <w:tcW w:w="4114" w:type="dxa"/>
          </w:tcPr>
          <w:p w14:paraId="7E0E010A" w14:textId="77777777" w:rsidR="00B16890" w:rsidRDefault="00B16890" w:rsidP="00B16890">
            <w:pPr>
              <w:pStyle w:val="TableParagraph"/>
            </w:pPr>
            <w:proofErr w:type="spellStart"/>
            <w:r>
              <w:t>主干过程</w:t>
            </w:r>
            <w:proofErr w:type="spellEnd"/>
          </w:p>
        </w:tc>
        <w:tc>
          <w:tcPr>
            <w:tcW w:w="4184" w:type="dxa"/>
          </w:tcPr>
          <w:p w14:paraId="7A4ACE72" w14:textId="77777777" w:rsidR="00B16890" w:rsidRDefault="00B16890" w:rsidP="00B16890">
            <w:pPr>
              <w:pStyle w:val="TableParagraph"/>
              <w:numPr>
                <w:ilvl w:val="0"/>
                <w:numId w:val="20"/>
              </w:numPr>
              <w:tabs>
                <w:tab w:val="left" w:pos="382"/>
              </w:tabs>
              <w:ind w:hanging="278"/>
            </w:pPr>
            <w:proofErr w:type="spellStart"/>
            <w:r>
              <w:t>点击修改修改账号密码</w:t>
            </w:r>
            <w:proofErr w:type="spellEnd"/>
          </w:p>
          <w:p w14:paraId="22DEE852" w14:textId="77777777" w:rsidR="00B16890" w:rsidRDefault="00B16890" w:rsidP="00B16890">
            <w:pPr>
              <w:pStyle w:val="TableParagraph"/>
              <w:numPr>
                <w:ilvl w:val="0"/>
                <w:numId w:val="20"/>
              </w:numPr>
              <w:tabs>
                <w:tab w:val="left" w:pos="382"/>
              </w:tabs>
              <w:spacing w:before="152"/>
              <w:ind w:hanging="278"/>
              <w:rPr>
                <w:lang w:eastAsia="zh-CN"/>
              </w:rPr>
            </w:pPr>
            <w:r>
              <w:rPr>
                <w:lang w:eastAsia="zh-CN"/>
              </w:rPr>
              <w:t>输入新、旧密码并提交</w:t>
            </w:r>
          </w:p>
        </w:tc>
      </w:tr>
      <w:tr w:rsidR="00B16890" w14:paraId="24F3A6CA" w14:textId="77777777" w:rsidTr="00B16890">
        <w:trPr>
          <w:trHeight w:hRule="exact" w:val="1414"/>
        </w:trPr>
        <w:tc>
          <w:tcPr>
            <w:tcW w:w="4114" w:type="dxa"/>
            <w:shd w:val="clear" w:color="auto" w:fill="D9E1F3"/>
          </w:tcPr>
          <w:p w14:paraId="3799DE9C" w14:textId="77777777" w:rsidR="00B16890" w:rsidRDefault="00B16890" w:rsidP="00B16890">
            <w:pPr>
              <w:pStyle w:val="TableParagraph"/>
            </w:pPr>
            <w:proofErr w:type="spellStart"/>
            <w:r>
              <w:t>分支过程</w:t>
            </w:r>
            <w:proofErr w:type="spellEnd"/>
          </w:p>
        </w:tc>
        <w:tc>
          <w:tcPr>
            <w:tcW w:w="4184" w:type="dxa"/>
            <w:shd w:val="clear" w:color="auto" w:fill="D9E1F3"/>
          </w:tcPr>
          <w:p w14:paraId="24FDE6A8" w14:textId="77777777" w:rsidR="00B16890" w:rsidRDefault="00B16890" w:rsidP="00B16890">
            <w:pPr>
              <w:pStyle w:val="TableParagraph"/>
            </w:pPr>
            <w:r>
              <w:t xml:space="preserve">1.1.  </w:t>
            </w:r>
            <w:proofErr w:type="spellStart"/>
            <w:r>
              <w:t>进入修改账号界面</w:t>
            </w:r>
            <w:proofErr w:type="spellEnd"/>
          </w:p>
          <w:p w14:paraId="3B8688A8" w14:textId="77777777" w:rsidR="00B16890" w:rsidRDefault="00B16890" w:rsidP="00B16890">
            <w:pPr>
              <w:pStyle w:val="TableParagraph"/>
              <w:numPr>
                <w:ilvl w:val="1"/>
                <w:numId w:val="21"/>
              </w:numPr>
              <w:tabs>
                <w:tab w:val="left" w:pos="550"/>
              </w:tabs>
              <w:spacing w:before="152"/>
              <w:ind w:hanging="446"/>
              <w:rPr>
                <w:lang w:eastAsia="zh-CN"/>
              </w:rPr>
            </w:pPr>
            <w:r>
              <w:rPr>
                <w:lang w:eastAsia="zh-CN"/>
              </w:rPr>
              <w:t>修改成功返回账号管理界面</w:t>
            </w:r>
          </w:p>
          <w:p w14:paraId="333575C4" w14:textId="77777777" w:rsidR="00B16890" w:rsidRDefault="00B16890" w:rsidP="00B16890">
            <w:pPr>
              <w:pStyle w:val="TableParagraph"/>
              <w:numPr>
                <w:ilvl w:val="1"/>
                <w:numId w:val="21"/>
              </w:numPr>
              <w:tabs>
                <w:tab w:val="left" w:pos="550"/>
              </w:tabs>
              <w:spacing w:before="152"/>
              <w:ind w:hanging="446"/>
              <w:rPr>
                <w:lang w:eastAsia="zh-CN"/>
              </w:rPr>
            </w:pPr>
            <w:r>
              <w:rPr>
                <w:lang w:eastAsia="zh-CN"/>
              </w:rPr>
              <w:t>修改失败，重新输入新、旧密码</w:t>
            </w:r>
          </w:p>
        </w:tc>
      </w:tr>
      <w:tr w:rsidR="00B16890" w14:paraId="03BCF1B5" w14:textId="77777777" w:rsidTr="00B16890">
        <w:trPr>
          <w:trHeight w:hRule="exact" w:val="478"/>
        </w:trPr>
        <w:tc>
          <w:tcPr>
            <w:tcW w:w="4114" w:type="dxa"/>
          </w:tcPr>
          <w:p w14:paraId="32524AE8" w14:textId="77777777" w:rsidR="00B16890" w:rsidRDefault="00B16890" w:rsidP="00B16890">
            <w:pPr>
              <w:pStyle w:val="TableParagraph"/>
            </w:pPr>
            <w:proofErr w:type="spellStart"/>
            <w:r>
              <w:t>异常</w:t>
            </w:r>
            <w:proofErr w:type="spellEnd"/>
          </w:p>
        </w:tc>
        <w:tc>
          <w:tcPr>
            <w:tcW w:w="4184" w:type="dxa"/>
          </w:tcPr>
          <w:p w14:paraId="1A10709D" w14:textId="77777777" w:rsidR="00B16890" w:rsidRDefault="00B16890" w:rsidP="00B16890">
            <w:pPr>
              <w:pStyle w:val="TableParagraph"/>
              <w:rPr>
                <w:lang w:eastAsia="zh-CN"/>
              </w:rPr>
            </w:pPr>
            <w:r>
              <w:rPr>
                <w:lang w:eastAsia="zh-CN"/>
              </w:rPr>
              <w:t>2.1.  数据库数据校验旧密码不匹配</w:t>
            </w:r>
          </w:p>
        </w:tc>
      </w:tr>
      <w:tr w:rsidR="00B16890" w14:paraId="2AAB3BA1" w14:textId="77777777" w:rsidTr="00B16890">
        <w:trPr>
          <w:trHeight w:hRule="exact" w:val="478"/>
        </w:trPr>
        <w:tc>
          <w:tcPr>
            <w:tcW w:w="4114" w:type="dxa"/>
            <w:shd w:val="clear" w:color="auto" w:fill="D9E1F3"/>
          </w:tcPr>
          <w:p w14:paraId="029168DA" w14:textId="77777777" w:rsidR="00B16890" w:rsidRDefault="00B16890" w:rsidP="00B16890">
            <w:pPr>
              <w:pStyle w:val="TableParagraph"/>
            </w:pPr>
            <w:proofErr w:type="spellStart"/>
            <w:r>
              <w:t>包含</w:t>
            </w:r>
            <w:proofErr w:type="spellEnd"/>
          </w:p>
        </w:tc>
        <w:tc>
          <w:tcPr>
            <w:tcW w:w="4184" w:type="dxa"/>
            <w:shd w:val="clear" w:color="auto" w:fill="D9E1F3"/>
          </w:tcPr>
          <w:p w14:paraId="1F701A3C" w14:textId="77777777" w:rsidR="00B16890" w:rsidRDefault="00B16890" w:rsidP="00B16890">
            <w:pPr>
              <w:pStyle w:val="TableParagraph"/>
            </w:pPr>
            <w:r>
              <w:t>无</w:t>
            </w:r>
          </w:p>
        </w:tc>
      </w:tr>
      <w:tr w:rsidR="00B16890" w14:paraId="28186A4D" w14:textId="77777777" w:rsidTr="00B16890">
        <w:trPr>
          <w:trHeight w:hRule="exact" w:val="479"/>
        </w:trPr>
        <w:tc>
          <w:tcPr>
            <w:tcW w:w="4114" w:type="dxa"/>
          </w:tcPr>
          <w:p w14:paraId="061B5314" w14:textId="77777777" w:rsidR="00B16890" w:rsidRDefault="00B16890" w:rsidP="00B16890">
            <w:pPr>
              <w:pStyle w:val="TableParagraph"/>
            </w:pPr>
            <w:proofErr w:type="spellStart"/>
            <w:r>
              <w:t>优先级</w:t>
            </w:r>
            <w:proofErr w:type="spellEnd"/>
          </w:p>
        </w:tc>
        <w:tc>
          <w:tcPr>
            <w:tcW w:w="4184" w:type="dxa"/>
          </w:tcPr>
          <w:p w14:paraId="614ED398" w14:textId="77777777" w:rsidR="00B16890" w:rsidRDefault="00B16890" w:rsidP="00B16890">
            <w:pPr>
              <w:pStyle w:val="TableParagraph"/>
            </w:pPr>
            <w:r>
              <w:t>低</w:t>
            </w:r>
          </w:p>
        </w:tc>
      </w:tr>
      <w:tr w:rsidR="00B16890" w14:paraId="128A888F" w14:textId="77777777" w:rsidTr="00B16890">
        <w:trPr>
          <w:trHeight w:hRule="exact" w:val="479"/>
        </w:trPr>
        <w:tc>
          <w:tcPr>
            <w:tcW w:w="4114" w:type="dxa"/>
            <w:shd w:val="clear" w:color="auto" w:fill="D9E1F3"/>
          </w:tcPr>
          <w:p w14:paraId="4BB2DE05"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27FC3BB0" w14:textId="77777777" w:rsidR="00B16890" w:rsidRDefault="00B16890" w:rsidP="00B16890">
            <w:pPr>
              <w:pStyle w:val="TableParagraph"/>
              <w:spacing w:before="56"/>
            </w:pPr>
            <w:r>
              <w:rPr>
                <w:rFonts w:hint="eastAsia"/>
                <w:lang w:eastAsia="zh-CN"/>
              </w:rPr>
              <w:t>每年一次每人</w:t>
            </w:r>
          </w:p>
        </w:tc>
      </w:tr>
      <w:tr w:rsidR="00B16890" w14:paraId="6C94484B" w14:textId="77777777" w:rsidTr="00B16890">
        <w:trPr>
          <w:trHeight w:hRule="exact" w:val="884"/>
        </w:trPr>
        <w:tc>
          <w:tcPr>
            <w:tcW w:w="4114" w:type="dxa"/>
          </w:tcPr>
          <w:p w14:paraId="67A5A393" w14:textId="77777777" w:rsidR="00B16890" w:rsidRDefault="00B16890" w:rsidP="00B16890">
            <w:pPr>
              <w:pStyle w:val="TableParagraph"/>
            </w:pPr>
            <w:bookmarkStart w:id="99" w:name="OLE_LINK48" w:colFirst="1" w:colLast="1"/>
            <w:bookmarkStart w:id="100" w:name="OLE_LINK49" w:colFirst="1" w:colLast="1"/>
            <w:bookmarkStart w:id="101" w:name="_Hlk486402760"/>
            <w:proofErr w:type="spellStart"/>
            <w:r>
              <w:t>业务规则</w:t>
            </w:r>
            <w:proofErr w:type="spellEnd"/>
          </w:p>
        </w:tc>
        <w:tc>
          <w:tcPr>
            <w:tcW w:w="4184" w:type="dxa"/>
          </w:tcPr>
          <w:p w14:paraId="58811F22" w14:textId="77777777" w:rsidR="00B16890" w:rsidRDefault="00B16890" w:rsidP="00B16890">
            <w:pPr>
              <w:pStyle w:val="TableParagraph"/>
              <w:keepNext/>
              <w:spacing w:before="56" w:line="360" w:lineRule="auto"/>
              <w:ind w:left="102"/>
              <w:rPr>
                <w:lang w:eastAsia="zh-CN"/>
              </w:rPr>
            </w:pPr>
            <w:r>
              <w:rPr>
                <w:rFonts w:hint="eastAsia"/>
                <w:lang w:eastAsia="zh-CN"/>
              </w:rPr>
              <w:t>密码必须由英文字幕和数字组成，不少于10个字符</w:t>
            </w:r>
          </w:p>
        </w:tc>
      </w:tr>
      <w:bookmarkEnd w:id="99"/>
      <w:bookmarkEnd w:id="100"/>
      <w:bookmarkEnd w:id="101"/>
    </w:tbl>
    <w:p w14:paraId="0FA6697F" w14:textId="77777777" w:rsidR="00B16890" w:rsidRDefault="00B16890" w:rsidP="00B16890">
      <w:pPr>
        <w:spacing w:line="360" w:lineRule="auto"/>
        <w:rPr>
          <w:rFonts w:ascii="宋体" w:hAnsi="宋体" w:cs="宋体"/>
          <w:sz w:val="24"/>
        </w:rPr>
      </w:pPr>
    </w:p>
    <w:p w14:paraId="7E29F789" w14:textId="77777777" w:rsidR="00B16890" w:rsidRDefault="00B16890" w:rsidP="00B16890">
      <w:pPr>
        <w:spacing w:line="360" w:lineRule="auto"/>
        <w:rPr>
          <w:rFonts w:ascii="宋体" w:hAnsi="宋体" w:cs="宋体" w:hint="eastAsia"/>
          <w:sz w:val="24"/>
        </w:rPr>
      </w:pPr>
    </w:p>
    <w:p w14:paraId="2B0A5123"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004548CA" w14:textId="77777777" w:rsidTr="00B16890">
        <w:trPr>
          <w:trHeight w:hRule="exact" w:val="488"/>
        </w:trPr>
        <w:tc>
          <w:tcPr>
            <w:tcW w:w="4114" w:type="dxa"/>
            <w:tcBorders>
              <w:top w:val="nil"/>
              <w:left w:val="nil"/>
              <w:bottom w:val="nil"/>
              <w:right w:val="nil"/>
            </w:tcBorders>
            <w:shd w:val="clear" w:color="auto" w:fill="4471C4"/>
          </w:tcPr>
          <w:p w14:paraId="45D763B0"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31824B6" w14:textId="77777777" w:rsidR="00B16890" w:rsidRDefault="00B16890" w:rsidP="00B16890">
            <w:pPr>
              <w:pStyle w:val="TableParagraph"/>
              <w:spacing w:before="110"/>
              <w:ind w:left="107"/>
              <w:rPr>
                <w:b/>
              </w:rPr>
            </w:pPr>
            <w:r>
              <w:rPr>
                <w:b/>
                <w:color w:val="FFFFFF"/>
              </w:rPr>
              <w:t>UC_Administrator_06</w:t>
            </w:r>
          </w:p>
        </w:tc>
      </w:tr>
      <w:tr w:rsidR="00B16890" w14:paraId="3A333808" w14:textId="77777777" w:rsidTr="00B16890">
        <w:trPr>
          <w:trHeight w:hRule="exact" w:val="473"/>
        </w:trPr>
        <w:tc>
          <w:tcPr>
            <w:tcW w:w="4114" w:type="dxa"/>
            <w:tcBorders>
              <w:top w:val="nil"/>
            </w:tcBorders>
            <w:shd w:val="clear" w:color="auto" w:fill="D9E1F3"/>
          </w:tcPr>
          <w:p w14:paraId="7D062BCB" w14:textId="77777777" w:rsidR="00B16890" w:rsidRDefault="00B16890" w:rsidP="00B16890">
            <w:pPr>
              <w:pStyle w:val="TableParagraph"/>
            </w:pPr>
            <w:proofErr w:type="spellStart"/>
            <w:r>
              <w:lastRenderedPageBreak/>
              <w:t>用例名称</w:t>
            </w:r>
            <w:proofErr w:type="spellEnd"/>
          </w:p>
        </w:tc>
        <w:tc>
          <w:tcPr>
            <w:tcW w:w="4184" w:type="dxa"/>
            <w:tcBorders>
              <w:top w:val="nil"/>
            </w:tcBorders>
            <w:shd w:val="clear" w:color="auto" w:fill="D9E1F3"/>
          </w:tcPr>
          <w:p w14:paraId="70CB16B6" w14:textId="77777777" w:rsidR="00B16890" w:rsidRDefault="00B16890" w:rsidP="00B16890">
            <w:pPr>
              <w:pStyle w:val="TableParagraph"/>
            </w:pPr>
            <w:proofErr w:type="spellStart"/>
            <w:r>
              <w:t>修改管理员信息</w:t>
            </w:r>
            <w:proofErr w:type="spellEnd"/>
          </w:p>
        </w:tc>
      </w:tr>
      <w:tr w:rsidR="00B16890" w14:paraId="7F86A9D6" w14:textId="77777777" w:rsidTr="00B16890">
        <w:trPr>
          <w:trHeight w:hRule="exact" w:val="479"/>
        </w:trPr>
        <w:tc>
          <w:tcPr>
            <w:tcW w:w="4114" w:type="dxa"/>
          </w:tcPr>
          <w:p w14:paraId="59F964BE" w14:textId="77777777" w:rsidR="00B16890" w:rsidRDefault="00B16890" w:rsidP="00B16890">
            <w:pPr>
              <w:pStyle w:val="TableParagraph"/>
            </w:pPr>
            <w:proofErr w:type="spellStart"/>
            <w:r>
              <w:t>创建者</w:t>
            </w:r>
            <w:proofErr w:type="spellEnd"/>
          </w:p>
        </w:tc>
        <w:tc>
          <w:tcPr>
            <w:tcW w:w="4184" w:type="dxa"/>
          </w:tcPr>
          <w:p w14:paraId="4F9AC50F" w14:textId="0999B7F7" w:rsidR="00B16890" w:rsidRDefault="002C0317" w:rsidP="00B16890">
            <w:pPr>
              <w:pStyle w:val="TableParagraph"/>
            </w:pPr>
            <w:proofErr w:type="spellStart"/>
            <w:r>
              <w:t>霸天虎</w:t>
            </w:r>
            <w:proofErr w:type="spellEnd"/>
          </w:p>
        </w:tc>
      </w:tr>
      <w:tr w:rsidR="00B16890" w14:paraId="480C7DE7" w14:textId="77777777" w:rsidTr="00B16890">
        <w:trPr>
          <w:trHeight w:hRule="exact" w:val="479"/>
        </w:trPr>
        <w:tc>
          <w:tcPr>
            <w:tcW w:w="4114" w:type="dxa"/>
            <w:shd w:val="clear" w:color="auto" w:fill="D9E1F3"/>
          </w:tcPr>
          <w:p w14:paraId="6C2E6B54"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4BD867A2" w14:textId="6AEC1A81" w:rsidR="00B16890" w:rsidRDefault="002C0317" w:rsidP="00B16890">
            <w:pPr>
              <w:pStyle w:val="TableParagraph"/>
              <w:spacing w:before="56"/>
            </w:pPr>
            <w:proofErr w:type="spellStart"/>
            <w:r>
              <w:t>霸天虎</w:t>
            </w:r>
            <w:proofErr w:type="spellEnd"/>
          </w:p>
        </w:tc>
      </w:tr>
      <w:tr w:rsidR="00B16890" w14:paraId="1B9798C0" w14:textId="77777777" w:rsidTr="00B16890">
        <w:trPr>
          <w:trHeight w:hRule="exact" w:val="478"/>
        </w:trPr>
        <w:tc>
          <w:tcPr>
            <w:tcW w:w="4114" w:type="dxa"/>
          </w:tcPr>
          <w:p w14:paraId="2246EEC5" w14:textId="77777777" w:rsidR="00B16890" w:rsidRDefault="00B16890" w:rsidP="00B16890">
            <w:pPr>
              <w:pStyle w:val="TableParagraph"/>
            </w:pPr>
            <w:proofErr w:type="spellStart"/>
            <w:r>
              <w:t>创建日期</w:t>
            </w:r>
            <w:proofErr w:type="spellEnd"/>
          </w:p>
        </w:tc>
        <w:tc>
          <w:tcPr>
            <w:tcW w:w="4184" w:type="dxa"/>
          </w:tcPr>
          <w:p w14:paraId="1642CBF8" w14:textId="1461F8F5" w:rsidR="00B16890" w:rsidRDefault="002C0317" w:rsidP="00B16890">
            <w:pPr>
              <w:pStyle w:val="TableParagraph"/>
              <w:spacing w:before="100"/>
            </w:pPr>
            <w:r>
              <w:t>2019/6/16</w:t>
            </w:r>
          </w:p>
        </w:tc>
      </w:tr>
      <w:tr w:rsidR="00B16890" w14:paraId="0E97601D" w14:textId="77777777" w:rsidTr="00B16890">
        <w:trPr>
          <w:trHeight w:hRule="exact" w:val="478"/>
        </w:trPr>
        <w:tc>
          <w:tcPr>
            <w:tcW w:w="4114" w:type="dxa"/>
            <w:shd w:val="clear" w:color="auto" w:fill="D9E1F3"/>
          </w:tcPr>
          <w:p w14:paraId="21CBC54F" w14:textId="77777777" w:rsidR="00B16890" w:rsidRDefault="00B16890" w:rsidP="00B16890">
            <w:pPr>
              <w:pStyle w:val="TableParagraph"/>
            </w:pPr>
            <w:proofErr w:type="spellStart"/>
            <w:r>
              <w:t>修改日期</w:t>
            </w:r>
            <w:proofErr w:type="spellEnd"/>
          </w:p>
        </w:tc>
        <w:tc>
          <w:tcPr>
            <w:tcW w:w="4184" w:type="dxa"/>
            <w:shd w:val="clear" w:color="auto" w:fill="D9E1F3"/>
          </w:tcPr>
          <w:p w14:paraId="215D2D16" w14:textId="2DD585BD" w:rsidR="00B16890" w:rsidRDefault="002C0317" w:rsidP="00B16890">
            <w:pPr>
              <w:pStyle w:val="TableParagraph"/>
              <w:spacing w:before="100"/>
            </w:pPr>
            <w:r>
              <w:t>2019/6/16</w:t>
            </w:r>
          </w:p>
        </w:tc>
      </w:tr>
      <w:tr w:rsidR="00B16890" w14:paraId="378FAAA0" w14:textId="77777777" w:rsidTr="00B16890">
        <w:trPr>
          <w:trHeight w:hRule="exact" w:val="478"/>
        </w:trPr>
        <w:tc>
          <w:tcPr>
            <w:tcW w:w="4114" w:type="dxa"/>
          </w:tcPr>
          <w:p w14:paraId="604EF813" w14:textId="77777777" w:rsidR="00B16890" w:rsidRDefault="00B16890" w:rsidP="00B16890">
            <w:pPr>
              <w:pStyle w:val="TableParagraph"/>
            </w:pPr>
            <w:proofErr w:type="spellStart"/>
            <w:r>
              <w:t>参与者</w:t>
            </w:r>
            <w:proofErr w:type="spellEnd"/>
          </w:p>
        </w:tc>
        <w:tc>
          <w:tcPr>
            <w:tcW w:w="4184" w:type="dxa"/>
          </w:tcPr>
          <w:p w14:paraId="508FCBF1" w14:textId="77777777" w:rsidR="00B16890" w:rsidRDefault="00B16890" w:rsidP="00B16890">
            <w:pPr>
              <w:pStyle w:val="TableParagraph"/>
            </w:pPr>
            <w:proofErr w:type="spellStart"/>
            <w:r>
              <w:t>管理员</w:t>
            </w:r>
            <w:proofErr w:type="spellEnd"/>
          </w:p>
        </w:tc>
      </w:tr>
      <w:tr w:rsidR="00B16890" w14:paraId="3118BBB8" w14:textId="77777777" w:rsidTr="00B16890">
        <w:trPr>
          <w:trHeight w:hRule="exact" w:val="946"/>
        </w:trPr>
        <w:tc>
          <w:tcPr>
            <w:tcW w:w="4114" w:type="dxa"/>
            <w:shd w:val="clear" w:color="auto" w:fill="D9E1F3"/>
          </w:tcPr>
          <w:p w14:paraId="1D91A04E" w14:textId="77777777" w:rsidR="00B16890" w:rsidRDefault="00B16890" w:rsidP="00B16890">
            <w:pPr>
              <w:pStyle w:val="TableParagraph"/>
            </w:pPr>
            <w:proofErr w:type="spellStart"/>
            <w:r>
              <w:t>描述</w:t>
            </w:r>
            <w:proofErr w:type="spellEnd"/>
          </w:p>
        </w:tc>
        <w:tc>
          <w:tcPr>
            <w:tcW w:w="4184" w:type="dxa"/>
            <w:shd w:val="clear" w:color="auto" w:fill="D9E1F3"/>
          </w:tcPr>
          <w:p w14:paraId="76BFA48D" w14:textId="77777777" w:rsidR="00B16890" w:rsidRDefault="00B16890" w:rsidP="00B16890">
            <w:pPr>
              <w:pStyle w:val="TableParagraph"/>
              <w:spacing w:line="391" w:lineRule="auto"/>
              <w:ind w:right="99"/>
              <w:rPr>
                <w:lang w:eastAsia="zh-CN"/>
              </w:rPr>
            </w:pPr>
            <w:r>
              <w:rPr>
                <w:lang w:eastAsia="zh-CN"/>
              </w:rPr>
              <w:t>管理员在账号管理</w:t>
            </w:r>
            <w:r>
              <w:rPr>
                <w:spacing w:val="-3"/>
                <w:lang w:eastAsia="zh-CN"/>
              </w:rPr>
              <w:t>界</w:t>
            </w:r>
            <w:r>
              <w:rPr>
                <w:lang w:eastAsia="zh-CN"/>
              </w:rPr>
              <w:t>面</w:t>
            </w:r>
            <w:r>
              <w:rPr>
                <w:spacing w:val="-3"/>
                <w:lang w:eastAsia="zh-CN"/>
              </w:rPr>
              <w:t>点</w:t>
            </w:r>
            <w:r>
              <w:rPr>
                <w:lang w:eastAsia="zh-CN"/>
              </w:rPr>
              <w:t>击修改管理员信息</w:t>
            </w:r>
          </w:p>
        </w:tc>
      </w:tr>
      <w:tr w:rsidR="00B16890" w14:paraId="72B242E2" w14:textId="77777777" w:rsidTr="00B16890">
        <w:trPr>
          <w:trHeight w:hRule="exact" w:val="947"/>
        </w:trPr>
        <w:tc>
          <w:tcPr>
            <w:tcW w:w="4114" w:type="dxa"/>
          </w:tcPr>
          <w:p w14:paraId="1CE65D7C" w14:textId="77777777" w:rsidR="00B16890" w:rsidRDefault="00B16890" w:rsidP="00B16890">
            <w:pPr>
              <w:pStyle w:val="TableParagraph"/>
            </w:pPr>
            <w:proofErr w:type="spellStart"/>
            <w:r>
              <w:t>前置条件</w:t>
            </w:r>
            <w:proofErr w:type="spellEnd"/>
          </w:p>
        </w:tc>
        <w:tc>
          <w:tcPr>
            <w:tcW w:w="4184" w:type="dxa"/>
          </w:tcPr>
          <w:p w14:paraId="4C9D1724" w14:textId="77777777" w:rsidR="00B16890" w:rsidRDefault="00B16890" w:rsidP="00B16890">
            <w:pPr>
              <w:pStyle w:val="TableParagraph"/>
              <w:numPr>
                <w:ilvl w:val="0"/>
                <w:numId w:val="22"/>
              </w:numPr>
              <w:tabs>
                <w:tab w:val="left" w:pos="382"/>
              </w:tabs>
              <w:ind w:hanging="278"/>
            </w:pPr>
            <w:proofErr w:type="spellStart"/>
            <w:r>
              <w:t>管理员账号登录成功</w:t>
            </w:r>
            <w:proofErr w:type="spellEnd"/>
          </w:p>
          <w:p w14:paraId="418DA9A7" w14:textId="77777777" w:rsidR="00B16890" w:rsidRDefault="00B16890" w:rsidP="00B16890">
            <w:pPr>
              <w:pStyle w:val="TableParagraph"/>
              <w:numPr>
                <w:ilvl w:val="0"/>
                <w:numId w:val="22"/>
              </w:numPr>
              <w:tabs>
                <w:tab w:val="left" w:pos="382"/>
              </w:tabs>
              <w:spacing w:before="152"/>
              <w:ind w:hanging="278"/>
              <w:rPr>
                <w:lang w:eastAsia="zh-CN"/>
              </w:rPr>
            </w:pPr>
            <w:r>
              <w:rPr>
                <w:lang w:eastAsia="zh-CN"/>
              </w:rPr>
              <w:t>管理员进入账号管理界面</w:t>
            </w:r>
          </w:p>
        </w:tc>
      </w:tr>
      <w:tr w:rsidR="00B16890" w14:paraId="48B00FEA" w14:textId="77777777" w:rsidTr="00B16890">
        <w:trPr>
          <w:trHeight w:hRule="exact" w:val="479"/>
        </w:trPr>
        <w:tc>
          <w:tcPr>
            <w:tcW w:w="4114" w:type="dxa"/>
            <w:shd w:val="clear" w:color="auto" w:fill="D9E1F3"/>
          </w:tcPr>
          <w:p w14:paraId="3BBCC26D"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537B9FD8" w14:textId="77777777" w:rsidR="00B16890" w:rsidRDefault="00B16890" w:rsidP="00B16890">
            <w:pPr>
              <w:pStyle w:val="TableParagraph"/>
              <w:spacing w:before="56"/>
              <w:rPr>
                <w:lang w:eastAsia="zh-CN"/>
              </w:rPr>
            </w:pPr>
            <w:r>
              <w:rPr>
                <w:lang w:eastAsia="zh-CN"/>
              </w:rPr>
              <w:t>更新数据库中信息，事件存入日志</w:t>
            </w:r>
          </w:p>
        </w:tc>
      </w:tr>
      <w:tr w:rsidR="00B16890" w14:paraId="5E449DAB" w14:textId="77777777" w:rsidTr="00B16890">
        <w:trPr>
          <w:trHeight w:hRule="exact" w:val="946"/>
        </w:trPr>
        <w:tc>
          <w:tcPr>
            <w:tcW w:w="4114" w:type="dxa"/>
          </w:tcPr>
          <w:p w14:paraId="255F53CF" w14:textId="77777777" w:rsidR="00B16890" w:rsidRDefault="00B16890" w:rsidP="00B16890">
            <w:pPr>
              <w:pStyle w:val="TableParagraph"/>
            </w:pPr>
            <w:proofErr w:type="spellStart"/>
            <w:r>
              <w:t>主干过程</w:t>
            </w:r>
            <w:proofErr w:type="spellEnd"/>
          </w:p>
        </w:tc>
        <w:tc>
          <w:tcPr>
            <w:tcW w:w="4184" w:type="dxa"/>
          </w:tcPr>
          <w:p w14:paraId="551EF0D5" w14:textId="77777777" w:rsidR="00B16890" w:rsidRDefault="00B16890" w:rsidP="00B16890">
            <w:pPr>
              <w:pStyle w:val="TableParagraph"/>
              <w:numPr>
                <w:ilvl w:val="0"/>
                <w:numId w:val="23"/>
              </w:numPr>
              <w:tabs>
                <w:tab w:val="left" w:pos="382"/>
              </w:tabs>
              <w:ind w:hanging="278"/>
              <w:rPr>
                <w:lang w:eastAsia="zh-CN"/>
              </w:rPr>
            </w:pPr>
            <w:r>
              <w:rPr>
                <w:lang w:eastAsia="zh-CN"/>
              </w:rPr>
              <w:t>点击修改修改管理员信息</w:t>
            </w:r>
          </w:p>
          <w:p w14:paraId="1F0A03E8" w14:textId="77777777" w:rsidR="00B16890" w:rsidRDefault="00B16890" w:rsidP="00B16890">
            <w:pPr>
              <w:pStyle w:val="TableParagraph"/>
              <w:numPr>
                <w:ilvl w:val="0"/>
                <w:numId w:val="23"/>
              </w:numPr>
              <w:tabs>
                <w:tab w:val="left" w:pos="382"/>
              </w:tabs>
              <w:spacing w:before="152"/>
              <w:ind w:hanging="278"/>
            </w:pPr>
            <w:proofErr w:type="spellStart"/>
            <w:r>
              <w:t>输入修改信息并提交</w:t>
            </w:r>
            <w:proofErr w:type="spellEnd"/>
          </w:p>
        </w:tc>
      </w:tr>
      <w:tr w:rsidR="00B16890" w14:paraId="0D0778DD" w14:textId="77777777" w:rsidTr="00B16890">
        <w:trPr>
          <w:trHeight w:hRule="exact" w:val="1414"/>
        </w:trPr>
        <w:tc>
          <w:tcPr>
            <w:tcW w:w="4114" w:type="dxa"/>
            <w:shd w:val="clear" w:color="auto" w:fill="D9E1F3"/>
          </w:tcPr>
          <w:p w14:paraId="0961806B" w14:textId="77777777" w:rsidR="00B16890" w:rsidRDefault="00B16890" w:rsidP="00B16890">
            <w:pPr>
              <w:pStyle w:val="TableParagraph"/>
            </w:pPr>
            <w:proofErr w:type="spellStart"/>
            <w:r>
              <w:t>分支过程</w:t>
            </w:r>
            <w:proofErr w:type="spellEnd"/>
          </w:p>
        </w:tc>
        <w:tc>
          <w:tcPr>
            <w:tcW w:w="4184" w:type="dxa"/>
            <w:shd w:val="clear" w:color="auto" w:fill="D9E1F3"/>
          </w:tcPr>
          <w:p w14:paraId="7C882D6F" w14:textId="77777777" w:rsidR="00B16890" w:rsidRDefault="00B16890" w:rsidP="00B16890">
            <w:pPr>
              <w:pStyle w:val="TableParagraph"/>
            </w:pPr>
            <w:r>
              <w:t xml:space="preserve">1.1.  </w:t>
            </w:r>
            <w:proofErr w:type="spellStart"/>
            <w:r>
              <w:t>进入修改账号面界面</w:t>
            </w:r>
            <w:proofErr w:type="spellEnd"/>
          </w:p>
          <w:p w14:paraId="0F43EDBE" w14:textId="77777777" w:rsidR="00B16890" w:rsidRDefault="00B16890" w:rsidP="00B16890">
            <w:pPr>
              <w:pStyle w:val="TableParagraph"/>
              <w:numPr>
                <w:ilvl w:val="1"/>
                <w:numId w:val="24"/>
              </w:numPr>
              <w:tabs>
                <w:tab w:val="left" w:pos="550"/>
              </w:tabs>
              <w:spacing w:before="152"/>
              <w:ind w:hanging="446"/>
              <w:rPr>
                <w:lang w:eastAsia="zh-CN"/>
              </w:rPr>
            </w:pPr>
            <w:r>
              <w:rPr>
                <w:lang w:eastAsia="zh-CN"/>
              </w:rPr>
              <w:t>修改成功返回账号管理界面</w:t>
            </w:r>
          </w:p>
          <w:p w14:paraId="3C045396" w14:textId="77777777" w:rsidR="00B16890" w:rsidRDefault="00B16890" w:rsidP="00B16890">
            <w:pPr>
              <w:pStyle w:val="TableParagraph"/>
              <w:numPr>
                <w:ilvl w:val="1"/>
                <w:numId w:val="24"/>
              </w:numPr>
              <w:tabs>
                <w:tab w:val="left" w:pos="550"/>
              </w:tabs>
              <w:spacing w:before="152"/>
              <w:ind w:hanging="446"/>
              <w:rPr>
                <w:lang w:eastAsia="zh-CN"/>
              </w:rPr>
            </w:pPr>
            <w:r>
              <w:rPr>
                <w:lang w:eastAsia="zh-CN"/>
              </w:rPr>
              <w:t>修改失败，重新输入修改信息</w:t>
            </w:r>
          </w:p>
        </w:tc>
      </w:tr>
      <w:tr w:rsidR="00B16890" w14:paraId="25E5B592" w14:textId="77777777" w:rsidTr="00B16890">
        <w:trPr>
          <w:trHeight w:hRule="exact" w:val="478"/>
        </w:trPr>
        <w:tc>
          <w:tcPr>
            <w:tcW w:w="4114" w:type="dxa"/>
          </w:tcPr>
          <w:p w14:paraId="72B461D1" w14:textId="77777777" w:rsidR="00B16890" w:rsidRDefault="00B16890" w:rsidP="00B16890">
            <w:pPr>
              <w:pStyle w:val="TableParagraph"/>
            </w:pPr>
            <w:proofErr w:type="spellStart"/>
            <w:r>
              <w:t>异常</w:t>
            </w:r>
            <w:proofErr w:type="spellEnd"/>
          </w:p>
        </w:tc>
        <w:tc>
          <w:tcPr>
            <w:tcW w:w="4184" w:type="dxa"/>
          </w:tcPr>
          <w:p w14:paraId="0D197D39" w14:textId="77777777" w:rsidR="00B16890" w:rsidRDefault="00B16890" w:rsidP="00B16890">
            <w:pPr>
              <w:pStyle w:val="TableParagraph"/>
            </w:pPr>
            <w:r>
              <w:t>无</w:t>
            </w:r>
          </w:p>
        </w:tc>
      </w:tr>
      <w:tr w:rsidR="00B16890" w14:paraId="773F5E85" w14:textId="77777777" w:rsidTr="00B16890">
        <w:trPr>
          <w:trHeight w:hRule="exact" w:val="478"/>
        </w:trPr>
        <w:tc>
          <w:tcPr>
            <w:tcW w:w="4114" w:type="dxa"/>
            <w:shd w:val="clear" w:color="auto" w:fill="D9E1F3"/>
          </w:tcPr>
          <w:p w14:paraId="78736EEA" w14:textId="77777777" w:rsidR="00B16890" w:rsidRDefault="00B16890" w:rsidP="00B16890">
            <w:pPr>
              <w:pStyle w:val="TableParagraph"/>
            </w:pPr>
            <w:proofErr w:type="spellStart"/>
            <w:r>
              <w:t>包含</w:t>
            </w:r>
            <w:proofErr w:type="spellEnd"/>
          </w:p>
        </w:tc>
        <w:tc>
          <w:tcPr>
            <w:tcW w:w="4184" w:type="dxa"/>
            <w:shd w:val="clear" w:color="auto" w:fill="D9E1F3"/>
          </w:tcPr>
          <w:p w14:paraId="7F72EEC8" w14:textId="77777777" w:rsidR="00B16890" w:rsidRDefault="00B16890" w:rsidP="00B16890">
            <w:pPr>
              <w:pStyle w:val="TableParagraph"/>
            </w:pPr>
            <w:r>
              <w:t>无</w:t>
            </w:r>
          </w:p>
        </w:tc>
      </w:tr>
      <w:tr w:rsidR="00B16890" w14:paraId="07A74376" w14:textId="77777777" w:rsidTr="00B16890">
        <w:trPr>
          <w:trHeight w:hRule="exact" w:val="479"/>
        </w:trPr>
        <w:tc>
          <w:tcPr>
            <w:tcW w:w="4114" w:type="dxa"/>
          </w:tcPr>
          <w:p w14:paraId="551A1BDC" w14:textId="77777777" w:rsidR="00B16890" w:rsidRDefault="00B16890" w:rsidP="00B16890">
            <w:pPr>
              <w:pStyle w:val="TableParagraph"/>
            </w:pPr>
            <w:proofErr w:type="spellStart"/>
            <w:r>
              <w:t>优先级</w:t>
            </w:r>
            <w:proofErr w:type="spellEnd"/>
          </w:p>
        </w:tc>
        <w:tc>
          <w:tcPr>
            <w:tcW w:w="4184" w:type="dxa"/>
          </w:tcPr>
          <w:p w14:paraId="65ABB763" w14:textId="77777777" w:rsidR="00B16890" w:rsidRDefault="00B16890" w:rsidP="00B16890">
            <w:pPr>
              <w:pStyle w:val="TableParagraph"/>
            </w:pPr>
            <w:r>
              <w:t>低</w:t>
            </w:r>
          </w:p>
        </w:tc>
      </w:tr>
      <w:tr w:rsidR="00B16890" w14:paraId="42BF1455" w14:textId="77777777" w:rsidTr="00B16890">
        <w:trPr>
          <w:trHeight w:hRule="exact" w:val="479"/>
        </w:trPr>
        <w:tc>
          <w:tcPr>
            <w:tcW w:w="4114" w:type="dxa"/>
            <w:shd w:val="clear" w:color="auto" w:fill="D9E1F3"/>
          </w:tcPr>
          <w:p w14:paraId="36D3A7F6"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70DF54A4" w14:textId="77777777" w:rsidR="00B16890" w:rsidRDefault="00B16890" w:rsidP="00B16890">
            <w:pPr>
              <w:pStyle w:val="TableParagraph"/>
              <w:spacing w:before="56"/>
            </w:pPr>
            <w:r>
              <w:rPr>
                <w:rFonts w:hint="eastAsia"/>
                <w:lang w:eastAsia="zh-CN"/>
              </w:rPr>
              <w:t>每年一次每人</w:t>
            </w:r>
          </w:p>
        </w:tc>
      </w:tr>
      <w:tr w:rsidR="00B16890" w14:paraId="3EE4F312" w14:textId="77777777" w:rsidTr="00B16890">
        <w:trPr>
          <w:trHeight w:hRule="exact" w:val="478"/>
        </w:trPr>
        <w:tc>
          <w:tcPr>
            <w:tcW w:w="4114" w:type="dxa"/>
          </w:tcPr>
          <w:p w14:paraId="377BEB5A" w14:textId="77777777" w:rsidR="00B16890" w:rsidRDefault="00B16890" w:rsidP="00B16890">
            <w:pPr>
              <w:pStyle w:val="TableParagraph"/>
            </w:pPr>
            <w:bookmarkStart w:id="102" w:name="OLE_LINK44" w:colFirst="1" w:colLast="1"/>
            <w:bookmarkStart w:id="103" w:name="OLE_LINK45" w:colFirst="1" w:colLast="1"/>
            <w:bookmarkStart w:id="104" w:name="OLE_LINK46" w:colFirst="1" w:colLast="1"/>
            <w:bookmarkStart w:id="105" w:name="OLE_LINK47" w:colFirst="1" w:colLast="1"/>
            <w:bookmarkStart w:id="106" w:name="_Hlk486402688"/>
            <w:proofErr w:type="spellStart"/>
            <w:r>
              <w:t>业务规则</w:t>
            </w:r>
            <w:proofErr w:type="spellEnd"/>
          </w:p>
        </w:tc>
        <w:tc>
          <w:tcPr>
            <w:tcW w:w="4184" w:type="dxa"/>
          </w:tcPr>
          <w:p w14:paraId="2800B9CF" w14:textId="77777777" w:rsidR="00B16890" w:rsidRDefault="00B16890" w:rsidP="00B16890">
            <w:pPr>
              <w:pStyle w:val="TableParagraph"/>
              <w:keepNext/>
              <w:spacing w:before="56"/>
            </w:pPr>
            <w:r>
              <w:rPr>
                <w:rFonts w:hint="eastAsia"/>
                <w:lang w:eastAsia="zh-CN"/>
              </w:rPr>
              <w:t>无</w:t>
            </w:r>
          </w:p>
        </w:tc>
      </w:tr>
      <w:bookmarkEnd w:id="102"/>
      <w:bookmarkEnd w:id="103"/>
      <w:bookmarkEnd w:id="104"/>
      <w:bookmarkEnd w:id="105"/>
      <w:bookmarkEnd w:id="106"/>
    </w:tbl>
    <w:p w14:paraId="704DCE35" w14:textId="77777777" w:rsidR="00B16890" w:rsidRDefault="00B16890" w:rsidP="00B16890">
      <w:pPr>
        <w:spacing w:line="360" w:lineRule="auto"/>
        <w:rPr>
          <w:rFonts w:ascii="宋体" w:hAnsi="宋体" w:cs="宋体"/>
          <w:sz w:val="24"/>
        </w:rPr>
      </w:pPr>
    </w:p>
    <w:p w14:paraId="73ECAAD5" w14:textId="77777777" w:rsidR="00B16890" w:rsidRDefault="00B16890" w:rsidP="00B16890">
      <w:pPr>
        <w:spacing w:line="360" w:lineRule="auto"/>
        <w:rPr>
          <w:rFonts w:ascii="宋体" w:hAnsi="宋体" w:cs="宋体" w:hint="eastAsia"/>
          <w:sz w:val="24"/>
        </w:rPr>
      </w:pPr>
    </w:p>
    <w:p w14:paraId="596296A7"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B16890" w14:paraId="3794935B" w14:textId="77777777" w:rsidTr="00B16890">
        <w:trPr>
          <w:trHeight w:hRule="exact" w:val="488"/>
        </w:trPr>
        <w:tc>
          <w:tcPr>
            <w:tcW w:w="4119" w:type="dxa"/>
            <w:tcBorders>
              <w:top w:val="nil"/>
              <w:left w:val="nil"/>
              <w:bottom w:val="single" w:sz="0" w:space="0" w:color="FFFFFF"/>
              <w:right w:val="nil"/>
            </w:tcBorders>
            <w:shd w:val="clear" w:color="auto" w:fill="4471C4"/>
          </w:tcPr>
          <w:p w14:paraId="363A6673" w14:textId="77777777" w:rsidR="00B16890" w:rsidRDefault="00B16890" w:rsidP="00B16890">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79" w:type="dxa"/>
            <w:tcBorders>
              <w:top w:val="nil"/>
              <w:left w:val="nil"/>
              <w:bottom w:val="single" w:sz="0" w:space="0" w:color="FFFFFF"/>
              <w:right w:val="nil"/>
            </w:tcBorders>
            <w:shd w:val="clear" w:color="auto" w:fill="4471C4"/>
          </w:tcPr>
          <w:p w14:paraId="79792530" w14:textId="77777777" w:rsidR="00B16890" w:rsidRDefault="00B16890" w:rsidP="00B16890">
            <w:pPr>
              <w:pStyle w:val="TableParagraph"/>
              <w:spacing w:before="109"/>
              <w:ind w:left="108"/>
              <w:rPr>
                <w:b/>
              </w:rPr>
            </w:pPr>
            <w:r>
              <w:rPr>
                <w:b/>
                <w:color w:val="FFFFFF"/>
              </w:rPr>
              <w:t>UC_Administrator_07</w:t>
            </w:r>
          </w:p>
        </w:tc>
      </w:tr>
      <w:tr w:rsidR="00B16890" w14:paraId="15C70955" w14:textId="77777777" w:rsidTr="00B16890">
        <w:trPr>
          <w:trHeight w:hRule="exact" w:val="474"/>
        </w:trPr>
        <w:tc>
          <w:tcPr>
            <w:tcW w:w="4119" w:type="dxa"/>
            <w:tcBorders>
              <w:top w:val="single" w:sz="0" w:space="0" w:color="FFFFFF"/>
            </w:tcBorders>
            <w:shd w:val="clear" w:color="auto" w:fill="D9E1F3"/>
          </w:tcPr>
          <w:p w14:paraId="59E5D9B5" w14:textId="77777777" w:rsidR="00B16890" w:rsidRDefault="00B16890" w:rsidP="00B16890">
            <w:pPr>
              <w:pStyle w:val="TableParagraph"/>
            </w:pPr>
            <w:proofErr w:type="spellStart"/>
            <w:r>
              <w:t>用例名称</w:t>
            </w:r>
            <w:proofErr w:type="spellEnd"/>
          </w:p>
        </w:tc>
        <w:tc>
          <w:tcPr>
            <w:tcW w:w="4179" w:type="dxa"/>
            <w:tcBorders>
              <w:top w:val="single" w:sz="0" w:space="0" w:color="FFFFFF"/>
            </w:tcBorders>
            <w:shd w:val="clear" w:color="auto" w:fill="D9E1F3"/>
          </w:tcPr>
          <w:p w14:paraId="61DDD1D0" w14:textId="77777777" w:rsidR="00B16890" w:rsidRDefault="00B16890" w:rsidP="00B16890">
            <w:pPr>
              <w:pStyle w:val="TableParagraph"/>
            </w:pPr>
            <w:proofErr w:type="spellStart"/>
            <w:r>
              <w:t>领导</w:t>
            </w:r>
            <w:proofErr w:type="spellEnd"/>
            <w:r>
              <w:t>(</w:t>
            </w:r>
            <w:proofErr w:type="spellStart"/>
            <w:r>
              <w:t>秘书</w:t>
            </w:r>
            <w:proofErr w:type="spellEnd"/>
            <w:r>
              <w:t>)</w:t>
            </w:r>
            <w:proofErr w:type="spellStart"/>
            <w:r>
              <w:t>信息管理</w:t>
            </w:r>
            <w:proofErr w:type="spellEnd"/>
          </w:p>
        </w:tc>
      </w:tr>
      <w:tr w:rsidR="00B16890" w14:paraId="408D4DA9" w14:textId="77777777" w:rsidTr="00B16890">
        <w:trPr>
          <w:trHeight w:hRule="exact" w:val="478"/>
        </w:trPr>
        <w:tc>
          <w:tcPr>
            <w:tcW w:w="4119" w:type="dxa"/>
          </w:tcPr>
          <w:p w14:paraId="0FBDC385" w14:textId="77777777" w:rsidR="00B16890" w:rsidRDefault="00B16890" w:rsidP="00B16890">
            <w:pPr>
              <w:pStyle w:val="TableParagraph"/>
            </w:pPr>
            <w:proofErr w:type="spellStart"/>
            <w:r>
              <w:t>创建者</w:t>
            </w:r>
            <w:proofErr w:type="spellEnd"/>
          </w:p>
        </w:tc>
        <w:tc>
          <w:tcPr>
            <w:tcW w:w="4179" w:type="dxa"/>
          </w:tcPr>
          <w:p w14:paraId="7E027D49" w14:textId="66C8B958" w:rsidR="00B16890" w:rsidRDefault="002C0317" w:rsidP="00B16890">
            <w:pPr>
              <w:pStyle w:val="TableParagraph"/>
            </w:pPr>
            <w:proofErr w:type="spellStart"/>
            <w:r>
              <w:t>霸天虎</w:t>
            </w:r>
            <w:proofErr w:type="spellEnd"/>
          </w:p>
        </w:tc>
      </w:tr>
      <w:tr w:rsidR="00B16890" w14:paraId="7011E759" w14:textId="77777777" w:rsidTr="00B16890">
        <w:trPr>
          <w:trHeight w:hRule="exact" w:val="478"/>
        </w:trPr>
        <w:tc>
          <w:tcPr>
            <w:tcW w:w="4119" w:type="dxa"/>
            <w:shd w:val="clear" w:color="auto" w:fill="D9E1F3"/>
          </w:tcPr>
          <w:p w14:paraId="07E914DB" w14:textId="77777777" w:rsidR="00B16890" w:rsidRDefault="00B16890" w:rsidP="00B16890">
            <w:pPr>
              <w:pStyle w:val="TableParagraph"/>
            </w:pPr>
            <w:proofErr w:type="spellStart"/>
            <w:r>
              <w:t>最后更新者</w:t>
            </w:r>
            <w:proofErr w:type="spellEnd"/>
          </w:p>
        </w:tc>
        <w:tc>
          <w:tcPr>
            <w:tcW w:w="4179" w:type="dxa"/>
            <w:shd w:val="clear" w:color="auto" w:fill="D9E1F3"/>
          </w:tcPr>
          <w:p w14:paraId="13D1BB7A" w14:textId="3DB7CAC4" w:rsidR="00B16890" w:rsidRDefault="002C0317" w:rsidP="00B16890">
            <w:pPr>
              <w:pStyle w:val="TableParagraph"/>
            </w:pPr>
            <w:proofErr w:type="spellStart"/>
            <w:r>
              <w:t>霸天虎</w:t>
            </w:r>
            <w:proofErr w:type="spellEnd"/>
          </w:p>
        </w:tc>
      </w:tr>
      <w:tr w:rsidR="00B16890" w14:paraId="0463C856" w14:textId="77777777" w:rsidTr="00B16890">
        <w:trPr>
          <w:trHeight w:hRule="exact" w:val="478"/>
        </w:trPr>
        <w:tc>
          <w:tcPr>
            <w:tcW w:w="4119" w:type="dxa"/>
          </w:tcPr>
          <w:p w14:paraId="79E52BBA" w14:textId="77777777" w:rsidR="00B16890" w:rsidRDefault="00B16890" w:rsidP="00B16890">
            <w:pPr>
              <w:pStyle w:val="TableParagraph"/>
            </w:pPr>
            <w:proofErr w:type="spellStart"/>
            <w:r>
              <w:t>创建日期</w:t>
            </w:r>
            <w:proofErr w:type="spellEnd"/>
          </w:p>
        </w:tc>
        <w:tc>
          <w:tcPr>
            <w:tcW w:w="4179" w:type="dxa"/>
          </w:tcPr>
          <w:p w14:paraId="67CB7C13" w14:textId="6D3D4E28" w:rsidR="00B16890" w:rsidRDefault="002C0317" w:rsidP="00B16890">
            <w:pPr>
              <w:pStyle w:val="TableParagraph"/>
              <w:spacing w:before="100"/>
            </w:pPr>
            <w:r>
              <w:t>2019/6/16</w:t>
            </w:r>
          </w:p>
        </w:tc>
      </w:tr>
      <w:tr w:rsidR="00B16890" w14:paraId="1DE67F45" w14:textId="77777777" w:rsidTr="00B16890">
        <w:trPr>
          <w:trHeight w:hRule="exact" w:val="478"/>
        </w:trPr>
        <w:tc>
          <w:tcPr>
            <w:tcW w:w="4119" w:type="dxa"/>
            <w:shd w:val="clear" w:color="auto" w:fill="D9E1F3"/>
          </w:tcPr>
          <w:p w14:paraId="03094025" w14:textId="77777777" w:rsidR="00B16890" w:rsidRDefault="00B16890" w:rsidP="00B16890">
            <w:pPr>
              <w:pStyle w:val="TableParagraph"/>
            </w:pPr>
            <w:proofErr w:type="spellStart"/>
            <w:r>
              <w:lastRenderedPageBreak/>
              <w:t>修改日期</w:t>
            </w:r>
            <w:proofErr w:type="spellEnd"/>
          </w:p>
        </w:tc>
        <w:tc>
          <w:tcPr>
            <w:tcW w:w="4179" w:type="dxa"/>
            <w:shd w:val="clear" w:color="auto" w:fill="D9E1F3"/>
          </w:tcPr>
          <w:p w14:paraId="14EE8810" w14:textId="7AD2152E" w:rsidR="00B16890" w:rsidRDefault="002C0317" w:rsidP="00B16890">
            <w:pPr>
              <w:pStyle w:val="TableParagraph"/>
              <w:spacing w:before="100"/>
            </w:pPr>
            <w:r>
              <w:t>2019/6/16</w:t>
            </w:r>
          </w:p>
        </w:tc>
      </w:tr>
      <w:tr w:rsidR="00B16890" w14:paraId="6E121900" w14:textId="77777777" w:rsidTr="00B16890">
        <w:trPr>
          <w:trHeight w:hRule="exact" w:val="479"/>
        </w:trPr>
        <w:tc>
          <w:tcPr>
            <w:tcW w:w="4119" w:type="dxa"/>
          </w:tcPr>
          <w:p w14:paraId="2EAD400D" w14:textId="77777777" w:rsidR="00B16890" w:rsidRDefault="00B16890" w:rsidP="00B16890">
            <w:pPr>
              <w:pStyle w:val="TableParagraph"/>
            </w:pPr>
            <w:proofErr w:type="spellStart"/>
            <w:r>
              <w:t>参与者</w:t>
            </w:r>
            <w:proofErr w:type="spellEnd"/>
          </w:p>
        </w:tc>
        <w:tc>
          <w:tcPr>
            <w:tcW w:w="4179" w:type="dxa"/>
          </w:tcPr>
          <w:p w14:paraId="477EFF39" w14:textId="77777777" w:rsidR="00B16890" w:rsidRDefault="00B16890" w:rsidP="00B16890">
            <w:pPr>
              <w:pStyle w:val="TableParagraph"/>
            </w:pPr>
            <w:proofErr w:type="spellStart"/>
            <w:r>
              <w:t>管理员</w:t>
            </w:r>
            <w:proofErr w:type="spellEnd"/>
          </w:p>
        </w:tc>
      </w:tr>
      <w:tr w:rsidR="00B16890" w14:paraId="5B48A073" w14:textId="77777777" w:rsidTr="00B16890">
        <w:trPr>
          <w:trHeight w:hRule="exact" w:val="947"/>
        </w:trPr>
        <w:tc>
          <w:tcPr>
            <w:tcW w:w="4119" w:type="dxa"/>
            <w:shd w:val="clear" w:color="auto" w:fill="D9E1F3"/>
          </w:tcPr>
          <w:p w14:paraId="47561966" w14:textId="77777777" w:rsidR="00B16890" w:rsidRDefault="00B16890" w:rsidP="00B16890">
            <w:pPr>
              <w:pStyle w:val="TableParagraph"/>
              <w:spacing w:before="56"/>
            </w:pPr>
            <w:proofErr w:type="spellStart"/>
            <w:r>
              <w:t>描述</w:t>
            </w:r>
            <w:proofErr w:type="spellEnd"/>
          </w:p>
        </w:tc>
        <w:tc>
          <w:tcPr>
            <w:tcW w:w="4179" w:type="dxa"/>
            <w:shd w:val="clear" w:color="auto" w:fill="D9E1F3"/>
          </w:tcPr>
          <w:p w14:paraId="4D193665" w14:textId="77777777" w:rsidR="00B16890" w:rsidRDefault="00B16890" w:rsidP="00B16890">
            <w:pPr>
              <w:pStyle w:val="TableParagraph"/>
              <w:spacing w:before="56" w:line="391" w:lineRule="auto"/>
              <w:ind w:right="99"/>
              <w:rPr>
                <w:lang w:eastAsia="zh-CN"/>
              </w:rPr>
            </w:pPr>
            <w:r>
              <w:rPr>
                <w:lang w:eastAsia="zh-CN"/>
              </w:rPr>
              <w:t>管理员在</w:t>
            </w:r>
            <w:r>
              <w:rPr>
                <w:spacing w:val="-3"/>
                <w:lang w:eastAsia="zh-CN"/>
              </w:rPr>
              <w:t>管</w:t>
            </w:r>
            <w:r>
              <w:rPr>
                <w:lang w:eastAsia="zh-CN"/>
              </w:rPr>
              <w:t>理员界</w:t>
            </w:r>
            <w:r>
              <w:rPr>
                <w:spacing w:val="-3"/>
                <w:lang w:eastAsia="zh-CN"/>
              </w:rPr>
              <w:t>面</w:t>
            </w:r>
            <w:r>
              <w:rPr>
                <w:lang w:eastAsia="zh-CN"/>
              </w:rPr>
              <w:t>点</w:t>
            </w:r>
            <w:r>
              <w:rPr>
                <w:spacing w:val="-3"/>
                <w:lang w:eastAsia="zh-CN"/>
              </w:rPr>
              <w:t>击</w:t>
            </w:r>
            <w:r>
              <w:rPr>
                <w:lang w:eastAsia="zh-CN"/>
              </w:rPr>
              <w:t>领导（秘书）信息管理</w:t>
            </w:r>
          </w:p>
        </w:tc>
      </w:tr>
      <w:tr w:rsidR="00B16890" w14:paraId="19F74047" w14:textId="77777777" w:rsidTr="00B16890">
        <w:trPr>
          <w:trHeight w:hRule="exact" w:val="478"/>
        </w:trPr>
        <w:tc>
          <w:tcPr>
            <w:tcW w:w="4119" w:type="dxa"/>
          </w:tcPr>
          <w:p w14:paraId="0C403ADD" w14:textId="77777777" w:rsidR="00B16890" w:rsidRDefault="00B16890" w:rsidP="00B16890">
            <w:pPr>
              <w:pStyle w:val="TableParagraph"/>
            </w:pPr>
            <w:proofErr w:type="spellStart"/>
            <w:r>
              <w:t>前置条件</w:t>
            </w:r>
            <w:proofErr w:type="spellEnd"/>
          </w:p>
        </w:tc>
        <w:tc>
          <w:tcPr>
            <w:tcW w:w="4179" w:type="dxa"/>
          </w:tcPr>
          <w:p w14:paraId="171EF705" w14:textId="77777777" w:rsidR="00B16890" w:rsidRDefault="00B16890" w:rsidP="00B16890">
            <w:pPr>
              <w:pStyle w:val="TableParagraph"/>
            </w:pPr>
            <w:proofErr w:type="spellStart"/>
            <w:r>
              <w:t>管理员账号登录成功</w:t>
            </w:r>
            <w:proofErr w:type="spellEnd"/>
          </w:p>
        </w:tc>
      </w:tr>
      <w:tr w:rsidR="00B16890" w14:paraId="3787EBBB" w14:textId="77777777" w:rsidTr="00B16890">
        <w:trPr>
          <w:trHeight w:hRule="exact" w:val="478"/>
        </w:trPr>
        <w:tc>
          <w:tcPr>
            <w:tcW w:w="4119" w:type="dxa"/>
            <w:shd w:val="clear" w:color="auto" w:fill="D9E1F3"/>
          </w:tcPr>
          <w:p w14:paraId="3D69A5E1" w14:textId="77777777" w:rsidR="00B16890" w:rsidRDefault="00B16890" w:rsidP="00B16890">
            <w:pPr>
              <w:pStyle w:val="TableParagraph"/>
            </w:pPr>
            <w:proofErr w:type="spellStart"/>
            <w:r>
              <w:t>后置条件</w:t>
            </w:r>
            <w:proofErr w:type="spellEnd"/>
          </w:p>
        </w:tc>
        <w:tc>
          <w:tcPr>
            <w:tcW w:w="4179" w:type="dxa"/>
            <w:shd w:val="clear" w:color="auto" w:fill="D9E1F3"/>
          </w:tcPr>
          <w:p w14:paraId="190D8A86" w14:textId="77777777" w:rsidR="00B16890" w:rsidRDefault="00B16890" w:rsidP="00B16890">
            <w:pPr>
              <w:pStyle w:val="TableParagraph"/>
            </w:pPr>
            <w:proofErr w:type="spellStart"/>
            <w:r>
              <w:t>事件存入日志</w:t>
            </w:r>
            <w:proofErr w:type="spellEnd"/>
          </w:p>
        </w:tc>
      </w:tr>
      <w:tr w:rsidR="00B16890" w14:paraId="3EFEA2CA" w14:textId="77777777" w:rsidTr="00B16890">
        <w:trPr>
          <w:trHeight w:hRule="exact" w:val="478"/>
        </w:trPr>
        <w:tc>
          <w:tcPr>
            <w:tcW w:w="4119" w:type="dxa"/>
          </w:tcPr>
          <w:p w14:paraId="746B2F7C" w14:textId="77777777" w:rsidR="00B16890" w:rsidRDefault="00B16890" w:rsidP="00B16890">
            <w:pPr>
              <w:pStyle w:val="TableParagraph"/>
            </w:pPr>
            <w:proofErr w:type="spellStart"/>
            <w:r>
              <w:t>主干过程</w:t>
            </w:r>
            <w:proofErr w:type="spellEnd"/>
          </w:p>
        </w:tc>
        <w:tc>
          <w:tcPr>
            <w:tcW w:w="4179" w:type="dxa"/>
          </w:tcPr>
          <w:p w14:paraId="4F099DFC" w14:textId="77777777" w:rsidR="00B16890" w:rsidRDefault="00B16890" w:rsidP="00B16890">
            <w:pPr>
              <w:pStyle w:val="TableParagraph"/>
              <w:rPr>
                <w:lang w:eastAsia="zh-CN"/>
              </w:rPr>
            </w:pPr>
            <w:r>
              <w:rPr>
                <w:lang w:eastAsia="zh-CN"/>
              </w:rPr>
              <w:t>1.  点击领导（秘书）信息管理</w:t>
            </w:r>
          </w:p>
        </w:tc>
      </w:tr>
      <w:tr w:rsidR="00B16890" w14:paraId="2C6DC9CD" w14:textId="77777777" w:rsidTr="00B16890">
        <w:trPr>
          <w:trHeight w:hRule="exact" w:val="478"/>
        </w:trPr>
        <w:tc>
          <w:tcPr>
            <w:tcW w:w="4119" w:type="dxa"/>
            <w:shd w:val="clear" w:color="auto" w:fill="D9E1F3"/>
          </w:tcPr>
          <w:p w14:paraId="49B7FBD8" w14:textId="77777777" w:rsidR="00B16890" w:rsidRDefault="00B16890" w:rsidP="00B16890">
            <w:pPr>
              <w:pStyle w:val="TableParagraph"/>
            </w:pPr>
            <w:proofErr w:type="spellStart"/>
            <w:r>
              <w:t>分支过程</w:t>
            </w:r>
            <w:proofErr w:type="spellEnd"/>
          </w:p>
        </w:tc>
        <w:tc>
          <w:tcPr>
            <w:tcW w:w="4179" w:type="dxa"/>
            <w:shd w:val="clear" w:color="auto" w:fill="D9E1F3"/>
          </w:tcPr>
          <w:p w14:paraId="32456CDB" w14:textId="77777777" w:rsidR="00B16890" w:rsidRDefault="00B16890" w:rsidP="00B16890">
            <w:pPr>
              <w:pStyle w:val="TableParagraph"/>
              <w:rPr>
                <w:lang w:eastAsia="zh-CN"/>
              </w:rPr>
            </w:pPr>
            <w:r>
              <w:rPr>
                <w:lang w:eastAsia="zh-CN"/>
              </w:rPr>
              <w:t>1.1.  进入领导（秘书）信息管理界面</w:t>
            </w:r>
          </w:p>
        </w:tc>
      </w:tr>
      <w:tr w:rsidR="00B16890" w14:paraId="7B6CB07F" w14:textId="77777777" w:rsidTr="00B16890">
        <w:trPr>
          <w:trHeight w:hRule="exact" w:val="479"/>
        </w:trPr>
        <w:tc>
          <w:tcPr>
            <w:tcW w:w="4119" w:type="dxa"/>
          </w:tcPr>
          <w:p w14:paraId="0AE398D0" w14:textId="77777777" w:rsidR="00B16890" w:rsidRDefault="00B16890" w:rsidP="00B16890">
            <w:pPr>
              <w:pStyle w:val="TableParagraph"/>
            </w:pPr>
            <w:proofErr w:type="spellStart"/>
            <w:r>
              <w:t>异常</w:t>
            </w:r>
            <w:proofErr w:type="spellEnd"/>
          </w:p>
        </w:tc>
        <w:tc>
          <w:tcPr>
            <w:tcW w:w="4179" w:type="dxa"/>
          </w:tcPr>
          <w:p w14:paraId="586A2726" w14:textId="77777777" w:rsidR="00B16890" w:rsidRDefault="00B16890" w:rsidP="00B16890">
            <w:pPr>
              <w:pStyle w:val="TableParagraph"/>
            </w:pPr>
            <w:r>
              <w:t>无</w:t>
            </w:r>
          </w:p>
        </w:tc>
      </w:tr>
      <w:tr w:rsidR="00B16890" w14:paraId="658B0432" w14:textId="77777777" w:rsidTr="00B16890">
        <w:trPr>
          <w:trHeight w:hRule="exact" w:val="479"/>
        </w:trPr>
        <w:tc>
          <w:tcPr>
            <w:tcW w:w="4119" w:type="dxa"/>
            <w:shd w:val="clear" w:color="auto" w:fill="D9E1F3"/>
          </w:tcPr>
          <w:p w14:paraId="13BBF439" w14:textId="77777777" w:rsidR="00B16890" w:rsidRDefault="00B16890" w:rsidP="00B16890">
            <w:pPr>
              <w:pStyle w:val="TableParagraph"/>
              <w:spacing w:before="56"/>
            </w:pPr>
            <w:proofErr w:type="spellStart"/>
            <w:r>
              <w:t>包含</w:t>
            </w:r>
            <w:proofErr w:type="spellEnd"/>
          </w:p>
        </w:tc>
        <w:tc>
          <w:tcPr>
            <w:tcW w:w="4179" w:type="dxa"/>
            <w:shd w:val="clear" w:color="auto" w:fill="D9E1F3"/>
          </w:tcPr>
          <w:p w14:paraId="2C94DA64" w14:textId="77777777" w:rsidR="00B16890" w:rsidRDefault="00B16890" w:rsidP="00B16890">
            <w:pPr>
              <w:pStyle w:val="TableParagraph"/>
              <w:spacing w:before="56"/>
            </w:pPr>
            <w:r>
              <w:t>无</w:t>
            </w:r>
          </w:p>
        </w:tc>
      </w:tr>
      <w:tr w:rsidR="00B16890" w14:paraId="00EA61B3" w14:textId="77777777" w:rsidTr="00B16890">
        <w:trPr>
          <w:trHeight w:hRule="exact" w:val="478"/>
        </w:trPr>
        <w:tc>
          <w:tcPr>
            <w:tcW w:w="4119" w:type="dxa"/>
          </w:tcPr>
          <w:p w14:paraId="212CD226" w14:textId="77777777" w:rsidR="00B16890" w:rsidRDefault="00B16890" w:rsidP="00B16890">
            <w:pPr>
              <w:pStyle w:val="TableParagraph"/>
            </w:pPr>
            <w:proofErr w:type="spellStart"/>
            <w:r>
              <w:t>优先级</w:t>
            </w:r>
            <w:proofErr w:type="spellEnd"/>
          </w:p>
        </w:tc>
        <w:tc>
          <w:tcPr>
            <w:tcW w:w="4179" w:type="dxa"/>
          </w:tcPr>
          <w:p w14:paraId="4F86C96E" w14:textId="77777777" w:rsidR="00B16890" w:rsidRDefault="00B16890" w:rsidP="00B16890">
            <w:pPr>
              <w:pStyle w:val="TableParagraph"/>
            </w:pPr>
            <w:r>
              <w:t>中</w:t>
            </w:r>
          </w:p>
        </w:tc>
      </w:tr>
      <w:tr w:rsidR="00B16890" w14:paraId="141507BA" w14:textId="77777777" w:rsidTr="00B16890">
        <w:trPr>
          <w:trHeight w:hRule="exact" w:val="478"/>
        </w:trPr>
        <w:tc>
          <w:tcPr>
            <w:tcW w:w="4119" w:type="dxa"/>
            <w:shd w:val="clear" w:color="auto" w:fill="D9E1F3"/>
          </w:tcPr>
          <w:p w14:paraId="3AB2B03F" w14:textId="77777777" w:rsidR="00B16890" w:rsidRDefault="00B16890" w:rsidP="00B16890">
            <w:pPr>
              <w:pStyle w:val="TableParagraph"/>
            </w:pPr>
            <w:bookmarkStart w:id="107" w:name="OLE_LINK38" w:colFirst="1" w:colLast="1"/>
            <w:bookmarkStart w:id="108" w:name="OLE_LINK39" w:colFirst="1" w:colLast="1"/>
            <w:bookmarkStart w:id="109" w:name="_Hlk486402641"/>
            <w:proofErr w:type="spellStart"/>
            <w:r>
              <w:t>使用频率</w:t>
            </w:r>
            <w:proofErr w:type="spellEnd"/>
          </w:p>
        </w:tc>
        <w:tc>
          <w:tcPr>
            <w:tcW w:w="4179" w:type="dxa"/>
            <w:shd w:val="clear" w:color="auto" w:fill="D9E1F3"/>
          </w:tcPr>
          <w:p w14:paraId="74203EC5" w14:textId="77777777" w:rsidR="00B16890" w:rsidRDefault="00B16890" w:rsidP="00B16890">
            <w:pPr>
              <w:pStyle w:val="TableParagraph"/>
            </w:pPr>
            <w:bookmarkStart w:id="110" w:name="OLE_LINK88"/>
            <w:bookmarkStart w:id="111" w:name="OLE_LINK89"/>
            <w:r>
              <w:rPr>
                <w:rFonts w:hint="eastAsia"/>
                <w:lang w:eastAsia="zh-CN"/>
              </w:rPr>
              <w:t>每周十次每人</w:t>
            </w:r>
            <w:bookmarkEnd w:id="110"/>
            <w:bookmarkEnd w:id="111"/>
          </w:p>
        </w:tc>
      </w:tr>
      <w:tr w:rsidR="00B16890" w14:paraId="5754DD63" w14:textId="77777777" w:rsidTr="00B16890">
        <w:trPr>
          <w:trHeight w:hRule="exact" w:val="478"/>
        </w:trPr>
        <w:tc>
          <w:tcPr>
            <w:tcW w:w="4119" w:type="dxa"/>
          </w:tcPr>
          <w:p w14:paraId="05D61D4D" w14:textId="77777777" w:rsidR="00B16890" w:rsidRDefault="00B16890" w:rsidP="00B16890">
            <w:pPr>
              <w:pStyle w:val="TableParagraph"/>
            </w:pPr>
            <w:bookmarkStart w:id="112" w:name="OLE_LINK40" w:colFirst="0" w:colLast="1"/>
            <w:bookmarkStart w:id="113" w:name="OLE_LINK41" w:colFirst="0" w:colLast="1"/>
            <w:bookmarkStart w:id="114" w:name="_Hlk486402659"/>
            <w:bookmarkEnd w:id="107"/>
            <w:bookmarkEnd w:id="108"/>
            <w:bookmarkEnd w:id="109"/>
            <w:proofErr w:type="spellStart"/>
            <w:r>
              <w:t>业务规则</w:t>
            </w:r>
            <w:proofErr w:type="spellEnd"/>
          </w:p>
        </w:tc>
        <w:tc>
          <w:tcPr>
            <w:tcW w:w="4179" w:type="dxa"/>
          </w:tcPr>
          <w:p w14:paraId="022EC554" w14:textId="77777777" w:rsidR="00B16890" w:rsidRDefault="00B16890" w:rsidP="00B16890">
            <w:pPr>
              <w:pStyle w:val="TableParagraph"/>
              <w:keepNext/>
            </w:pPr>
            <w:r>
              <w:rPr>
                <w:rFonts w:hint="eastAsia"/>
                <w:lang w:eastAsia="zh-CN"/>
              </w:rPr>
              <w:t>无</w:t>
            </w:r>
          </w:p>
        </w:tc>
      </w:tr>
      <w:bookmarkEnd w:id="112"/>
      <w:bookmarkEnd w:id="113"/>
      <w:bookmarkEnd w:id="114"/>
    </w:tbl>
    <w:p w14:paraId="6DBE0FCF" w14:textId="77777777" w:rsidR="00B16890" w:rsidRDefault="00B16890" w:rsidP="00B16890">
      <w:pPr>
        <w:spacing w:line="360" w:lineRule="auto"/>
        <w:rPr>
          <w:rFonts w:ascii="宋体" w:hAnsi="宋体" w:cs="宋体"/>
          <w:sz w:val="24"/>
        </w:rPr>
      </w:pPr>
    </w:p>
    <w:p w14:paraId="2F7157CF" w14:textId="77777777" w:rsidR="00B16890" w:rsidRDefault="00B16890" w:rsidP="00B16890">
      <w:pPr>
        <w:spacing w:line="360" w:lineRule="auto"/>
        <w:rPr>
          <w:rFonts w:ascii="宋体" w:hAnsi="宋体" w:cs="宋体" w:hint="eastAsia"/>
          <w:sz w:val="24"/>
        </w:rPr>
      </w:pPr>
    </w:p>
    <w:p w14:paraId="2A427159"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287B1647" w14:textId="77777777" w:rsidTr="00B16890">
        <w:trPr>
          <w:trHeight w:hRule="exact" w:val="488"/>
        </w:trPr>
        <w:tc>
          <w:tcPr>
            <w:tcW w:w="4114" w:type="dxa"/>
            <w:tcBorders>
              <w:top w:val="nil"/>
              <w:left w:val="nil"/>
              <w:bottom w:val="nil"/>
              <w:right w:val="nil"/>
            </w:tcBorders>
            <w:shd w:val="clear" w:color="auto" w:fill="4471C4"/>
          </w:tcPr>
          <w:p w14:paraId="5203324E"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5FADC568" w14:textId="77777777" w:rsidR="00B16890" w:rsidRDefault="00B16890" w:rsidP="00B16890">
            <w:pPr>
              <w:pStyle w:val="TableParagraph"/>
              <w:spacing w:before="110"/>
              <w:ind w:left="107"/>
              <w:rPr>
                <w:b/>
              </w:rPr>
            </w:pPr>
            <w:r>
              <w:rPr>
                <w:b/>
                <w:color w:val="FFFFFF"/>
              </w:rPr>
              <w:t>UC_Administrator_08</w:t>
            </w:r>
          </w:p>
        </w:tc>
      </w:tr>
      <w:tr w:rsidR="00B16890" w14:paraId="6944014E" w14:textId="77777777" w:rsidTr="00B16890">
        <w:trPr>
          <w:trHeight w:hRule="exact" w:val="473"/>
        </w:trPr>
        <w:tc>
          <w:tcPr>
            <w:tcW w:w="4114" w:type="dxa"/>
            <w:tcBorders>
              <w:top w:val="nil"/>
            </w:tcBorders>
            <w:shd w:val="clear" w:color="auto" w:fill="D9E1F3"/>
          </w:tcPr>
          <w:p w14:paraId="15126010"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7CFBF71D" w14:textId="77777777" w:rsidR="00B16890" w:rsidRDefault="00B16890" w:rsidP="00B16890">
            <w:pPr>
              <w:pStyle w:val="TableParagraph"/>
            </w:pPr>
            <w:proofErr w:type="spellStart"/>
            <w:r>
              <w:t>查询领导</w:t>
            </w:r>
            <w:proofErr w:type="spellEnd"/>
          </w:p>
        </w:tc>
      </w:tr>
      <w:tr w:rsidR="00B16890" w14:paraId="77A59E4C" w14:textId="77777777" w:rsidTr="00B16890">
        <w:trPr>
          <w:trHeight w:hRule="exact" w:val="479"/>
        </w:trPr>
        <w:tc>
          <w:tcPr>
            <w:tcW w:w="4114" w:type="dxa"/>
          </w:tcPr>
          <w:p w14:paraId="70F2EB38" w14:textId="77777777" w:rsidR="00B16890" w:rsidRDefault="00B16890" w:rsidP="00B16890">
            <w:pPr>
              <w:pStyle w:val="TableParagraph"/>
            </w:pPr>
            <w:proofErr w:type="spellStart"/>
            <w:r>
              <w:t>创建者</w:t>
            </w:r>
            <w:proofErr w:type="spellEnd"/>
          </w:p>
        </w:tc>
        <w:tc>
          <w:tcPr>
            <w:tcW w:w="4184" w:type="dxa"/>
          </w:tcPr>
          <w:p w14:paraId="3236B409" w14:textId="19000A08" w:rsidR="00B16890" w:rsidRDefault="002C0317" w:rsidP="00B16890">
            <w:pPr>
              <w:pStyle w:val="TableParagraph"/>
            </w:pPr>
            <w:proofErr w:type="spellStart"/>
            <w:r>
              <w:t>霸天虎</w:t>
            </w:r>
            <w:proofErr w:type="spellEnd"/>
          </w:p>
        </w:tc>
      </w:tr>
      <w:tr w:rsidR="00B16890" w14:paraId="232EE25B" w14:textId="77777777" w:rsidTr="00B16890">
        <w:trPr>
          <w:trHeight w:hRule="exact" w:val="479"/>
        </w:trPr>
        <w:tc>
          <w:tcPr>
            <w:tcW w:w="4114" w:type="dxa"/>
            <w:shd w:val="clear" w:color="auto" w:fill="D9E1F3"/>
          </w:tcPr>
          <w:p w14:paraId="27B6D26E"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2BB39383" w14:textId="2233B58C" w:rsidR="00B16890" w:rsidRDefault="002C0317" w:rsidP="00B16890">
            <w:pPr>
              <w:pStyle w:val="TableParagraph"/>
              <w:spacing w:before="56"/>
            </w:pPr>
            <w:proofErr w:type="spellStart"/>
            <w:r>
              <w:t>霸天虎</w:t>
            </w:r>
            <w:proofErr w:type="spellEnd"/>
          </w:p>
        </w:tc>
      </w:tr>
      <w:tr w:rsidR="00B16890" w14:paraId="6C5B478B" w14:textId="77777777" w:rsidTr="00B16890">
        <w:trPr>
          <w:trHeight w:hRule="exact" w:val="478"/>
        </w:trPr>
        <w:tc>
          <w:tcPr>
            <w:tcW w:w="4114" w:type="dxa"/>
          </w:tcPr>
          <w:p w14:paraId="58AE87C3" w14:textId="77777777" w:rsidR="00B16890" w:rsidRDefault="00B16890" w:rsidP="00B16890">
            <w:pPr>
              <w:pStyle w:val="TableParagraph"/>
            </w:pPr>
            <w:proofErr w:type="spellStart"/>
            <w:r>
              <w:t>创建日期</w:t>
            </w:r>
            <w:proofErr w:type="spellEnd"/>
          </w:p>
        </w:tc>
        <w:tc>
          <w:tcPr>
            <w:tcW w:w="4184" w:type="dxa"/>
          </w:tcPr>
          <w:p w14:paraId="3A9B215A" w14:textId="1919CF4E" w:rsidR="00B16890" w:rsidRDefault="002C0317" w:rsidP="00B16890">
            <w:pPr>
              <w:pStyle w:val="TableParagraph"/>
              <w:spacing w:before="100"/>
            </w:pPr>
            <w:r>
              <w:t>2019/6/16</w:t>
            </w:r>
          </w:p>
        </w:tc>
      </w:tr>
      <w:tr w:rsidR="00B16890" w14:paraId="03778494" w14:textId="77777777" w:rsidTr="00B16890">
        <w:trPr>
          <w:trHeight w:hRule="exact" w:val="478"/>
        </w:trPr>
        <w:tc>
          <w:tcPr>
            <w:tcW w:w="4114" w:type="dxa"/>
            <w:shd w:val="clear" w:color="auto" w:fill="D9E1F3"/>
          </w:tcPr>
          <w:p w14:paraId="04D49523" w14:textId="77777777" w:rsidR="00B16890" w:rsidRDefault="00B16890" w:rsidP="00B16890">
            <w:pPr>
              <w:pStyle w:val="TableParagraph"/>
            </w:pPr>
            <w:proofErr w:type="spellStart"/>
            <w:r>
              <w:t>修改日期</w:t>
            </w:r>
            <w:proofErr w:type="spellEnd"/>
          </w:p>
        </w:tc>
        <w:tc>
          <w:tcPr>
            <w:tcW w:w="4184" w:type="dxa"/>
            <w:shd w:val="clear" w:color="auto" w:fill="D9E1F3"/>
          </w:tcPr>
          <w:p w14:paraId="6A6A1A15" w14:textId="4937740C" w:rsidR="00B16890" w:rsidRDefault="002C0317" w:rsidP="00B16890">
            <w:pPr>
              <w:pStyle w:val="TableParagraph"/>
              <w:spacing w:before="100"/>
            </w:pPr>
            <w:r>
              <w:t>2019/6/16</w:t>
            </w:r>
          </w:p>
        </w:tc>
      </w:tr>
      <w:tr w:rsidR="00B16890" w14:paraId="271416A7" w14:textId="77777777" w:rsidTr="00B16890">
        <w:trPr>
          <w:trHeight w:hRule="exact" w:val="478"/>
        </w:trPr>
        <w:tc>
          <w:tcPr>
            <w:tcW w:w="4114" w:type="dxa"/>
          </w:tcPr>
          <w:p w14:paraId="1B25D94A" w14:textId="77777777" w:rsidR="00B16890" w:rsidRDefault="00B16890" w:rsidP="00B16890">
            <w:pPr>
              <w:pStyle w:val="TableParagraph"/>
            </w:pPr>
            <w:proofErr w:type="spellStart"/>
            <w:r>
              <w:t>参与者</w:t>
            </w:r>
            <w:proofErr w:type="spellEnd"/>
          </w:p>
        </w:tc>
        <w:tc>
          <w:tcPr>
            <w:tcW w:w="4184" w:type="dxa"/>
          </w:tcPr>
          <w:p w14:paraId="160DB637" w14:textId="77777777" w:rsidR="00B16890" w:rsidRDefault="00B16890" w:rsidP="00B16890">
            <w:pPr>
              <w:pStyle w:val="TableParagraph"/>
            </w:pPr>
            <w:proofErr w:type="spellStart"/>
            <w:r>
              <w:t>管理员</w:t>
            </w:r>
            <w:proofErr w:type="spellEnd"/>
          </w:p>
        </w:tc>
      </w:tr>
      <w:tr w:rsidR="00B16890" w14:paraId="3BB2045A" w14:textId="77777777" w:rsidTr="00B16890">
        <w:trPr>
          <w:trHeight w:hRule="exact" w:val="478"/>
        </w:trPr>
        <w:tc>
          <w:tcPr>
            <w:tcW w:w="4114" w:type="dxa"/>
            <w:shd w:val="clear" w:color="auto" w:fill="D9E1F3"/>
          </w:tcPr>
          <w:p w14:paraId="48B5C0C3" w14:textId="77777777" w:rsidR="00B16890" w:rsidRDefault="00B16890" w:rsidP="00B16890">
            <w:pPr>
              <w:pStyle w:val="TableParagraph"/>
            </w:pPr>
            <w:proofErr w:type="spellStart"/>
            <w:r>
              <w:t>描述</w:t>
            </w:r>
            <w:proofErr w:type="spellEnd"/>
          </w:p>
        </w:tc>
        <w:tc>
          <w:tcPr>
            <w:tcW w:w="4184" w:type="dxa"/>
            <w:shd w:val="clear" w:color="auto" w:fill="D9E1F3"/>
          </w:tcPr>
          <w:p w14:paraId="7FB0C63D" w14:textId="77777777" w:rsidR="00B16890" w:rsidRDefault="00B16890" w:rsidP="00B16890">
            <w:pPr>
              <w:pStyle w:val="TableParagraph"/>
              <w:rPr>
                <w:lang w:eastAsia="zh-CN"/>
              </w:rPr>
            </w:pPr>
            <w:r>
              <w:rPr>
                <w:lang w:eastAsia="zh-CN"/>
              </w:rPr>
              <w:t>管理员在领导信息管理界面点击查询领导</w:t>
            </w:r>
          </w:p>
        </w:tc>
      </w:tr>
      <w:tr w:rsidR="00B16890" w14:paraId="5CBB659F" w14:textId="77777777" w:rsidTr="00B16890">
        <w:trPr>
          <w:trHeight w:hRule="exact" w:val="947"/>
        </w:trPr>
        <w:tc>
          <w:tcPr>
            <w:tcW w:w="4114" w:type="dxa"/>
          </w:tcPr>
          <w:p w14:paraId="375DC3A4" w14:textId="77777777" w:rsidR="00B16890" w:rsidRDefault="00B16890" w:rsidP="00B16890">
            <w:pPr>
              <w:pStyle w:val="TableParagraph"/>
            </w:pPr>
            <w:proofErr w:type="spellStart"/>
            <w:r>
              <w:t>前置条件</w:t>
            </w:r>
            <w:proofErr w:type="spellEnd"/>
          </w:p>
        </w:tc>
        <w:tc>
          <w:tcPr>
            <w:tcW w:w="4184" w:type="dxa"/>
          </w:tcPr>
          <w:p w14:paraId="23274757" w14:textId="77777777" w:rsidR="00B16890" w:rsidRDefault="00B16890" w:rsidP="00B16890">
            <w:pPr>
              <w:pStyle w:val="TableParagraph"/>
              <w:numPr>
                <w:ilvl w:val="0"/>
                <w:numId w:val="25"/>
              </w:numPr>
              <w:tabs>
                <w:tab w:val="left" w:pos="382"/>
              </w:tabs>
              <w:ind w:hanging="278"/>
            </w:pPr>
            <w:proofErr w:type="spellStart"/>
            <w:r>
              <w:t>管理员账号登录成功</w:t>
            </w:r>
            <w:proofErr w:type="spellEnd"/>
          </w:p>
          <w:p w14:paraId="34E8A980" w14:textId="77777777" w:rsidR="00B16890" w:rsidRDefault="00B16890" w:rsidP="00B16890">
            <w:pPr>
              <w:pStyle w:val="TableParagraph"/>
              <w:numPr>
                <w:ilvl w:val="0"/>
                <w:numId w:val="25"/>
              </w:numPr>
              <w:tabs>
                <w:tab w:val="left" w:pos="382"/>
              </w:tabs>
              <w:spacing w:before="152"/>
              <w:ind w:hanging="278"/>
              <w:rPr>
                <w:lang w:eastAsia="zh-CN"/>
              </w:rPr>
            </w:pPr>
            <w:r>
              <w:rPr>
                <w:lang w:eastAsia="zh-CN"/>
              </w:rPr>
              <w:t>管理员进入领导信息管理界面</w:t>
            </w:r>
          </w:p>
        </w:tc>
      </w:tr>
      <w:tr w:rsidR="00B16890" w14:paraId="72431169" w14:textId="77777777" w:rsidTr="00B16890">
        <w:trPr>
          <w:trHeight w:hRule="exact" w:val="479"/>
        </w:trPr>
        <w:tc>
          <w:tcPr>
            <w:tcW w:w="4114" w:type="dxa"/>
            <w:shd w:val="clear" w:color="auto" w:fill="D9E1F3"/>
          </w:tcPr>
          <w:p w14:paraId="1C36619A"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6D4B0671" w14:textId="77777777" w:rsidR="00B16890" w:rsidRDefault="00B16890" w:rsidP="00B16890">
            <w:pPr>
              <w:pStyle w:val="TableParagraph"/>
              <w:spacing w:before="56"/>
              <w:rPr>
                <w:lang w:eastAsia="zh-CN"/>
              </w:rPr>
            </w:pPr>
            <w:r>
              <w:rPr>
                <w:lang w:eastAsia="zh-CN"/>
              </w:rPr>
              <w:t>获取数据库中信息，事件存入日志</w:t>
            </w:r>
          </w:p>
        </w:tc>
      </w:tr>
      <w:tr w:rsidR="00B16890" w14:paraId="24D2258F" w14:textId="77777777" w:rsidTr="00B16890">
        <w:trPr>
          <w:trHeight w:hRule="exact" w:val="946"/>
        </w:trPr>
        <w:tc>
          <w:tcPr>
            <w:tcW w:w="4114" w:type="dxa"/>
          </w:tcPr>
          <w:p w14:paraId="11FFECCC" w14:textId="77777777" w:rsidR="00B16890" w:rsidRDefault="00B16890" w:rsidP="00B16890">
            <w:pPr>
              <w:pStyle w:val="TableParagraph"/>
            </w:pPr>
            <w:proofErr w:type="spellStart"/>
            <w:r>
              <w:t>主干过程</w:t>
            </w:r>
            <w:proofErr w:type="spellEnd"/>
          </w:p>
        </w:tc>
        <w:tc>
          <w:tcPr>
            <w:tcW w:w="4184" w:type="dxa"/>
          </w:tcPr>
          <w:p w14:paraId="222C0722" w14:textId="77777777" w:rsidR="00B16890" w:rsidRDefault="00B16890" w:rsidP="00B16890">
            <w:pPr>
              <w:pStyle w:val="TableParagraph"/>
              <w:numPr>
                <w:ilvl w:val="0"/>
                <w:numId w:val="26"/>
              </w:numPr>
              <w:tabs>
                <w:tab w:val="left" w:pos="382"/>
              </w:tabs>
              <w:ind w:hanging="278"/>
            </w:pPr>
            <w:proofErr w:type="spellStart"/>
            <w:r>
              <w:t>点击查询领导</w:t>
            </w:r>
            <w:proofErr w:type="spellEnd"/>
          </w:p>
          <w:p w14:paraId="0E1A5F99" w14:textId="77777777" w:rsidR="00B16890" w:rsidRDefault="00B16890" w:rsidP="00B16890">
            <w:pPr>
              <w:pStyle w:val="TableParagraph"/>
              <w:numPr>
                <w:ilvl w:val="0"/>
                <w:numId w:val="26"/>
              </w:numPr>
              <w:tabs>
                <w:tab w:val="left" w:pos="382"/>
              </w:tabs>
              <w:spacing w:before="152"/>
              <w:ind w:hanging="278"/>
              <w:rPr>
                <w:lang w:eastAsia="zh-CN"/>
              </w:rPr>
            </w:pPr>
            <w:r>
              <w:rPr>
                <w:lang w:eastAsia="zh-CN"/>
              </w:rPr>
              <w:t>输入领导信息字段并提交</w:t>
            </w:r>
          </w:p>
        </w:tc>
      </w:tr>
      <w:tr w:rsidR="00B16890" w14:paraId="3F919505" w14:textId="77777777" w:rsidTr="00B16890">
        <w:trPr>
          <w:trHeight w:hRule="exact" w:val="1414"/>
        </w:trPr>
        <w:tc>
          <w:tcPr>
            <w:tcW w:w="4114" w:type="dxa"/>
            <w:shd w:val="clear" w:color="auto" w:fill="D9E1F3"/>
          </w:tcPr>
          <w:p w14:paraId="2CF7A289" w14:textId="77777777" w:rsidR="00B16890" w:rsidRDefault="00B16890" w:rsidP="00B16890">
            <w:pPr>
              <w:pStyle w:val="TableParagraph"/>
            </w:pPr>
            <w:proofErr w:type="spellStart"/>
            <w:r>
              <w:lastRenderedPageBreak/>
              <w:t>分支过程</w:t>
            </w:r>
            <w:proofErr w:type="spellEnd"/>
          </w:p>
        </w:tc>
        <w:tc>
          <w:tcPr>
            <w:tcW w:w="4184" w:type="dxa"/>
            <w:shd w:val="clear" w:color="auto" w:fill="D9E1F3"/>
          </w:tcPr>
          <w:p w14:paraId="33233577" w14:textId="77777777" w:rsidR="00B16890" w:rsidRDefault="00B16890" w:rsidP="00B16890">
            <w:pPr>
              <w:pStyle w:val="TableParagraph"/>
            </w:pPr>
            <w:r>
              <w:t xml:space="preserve">1.1.  </w:t>
            </w:r>
            <w:proofErr w:type="spellStart"/>
            <w:r>
              <w:t>进入查询领导界面</w:t>
            </w:r>
            <w:proofErr w:type="spellEnd"/>
          </w:p>
          <w:p w14:paraId="68C6EBF2" w14:textId="77777777" w:rsidR="00B16890" w:rsidRDefault="00B16890" w:rsidP="00B16890">
            <w:pPr>
              <w:pStyle w:val="TableParagraph"/>
              <w:numPr>
                <w:ilvl w:val="1"/>
                <w:numId w:val="27"/>
              </w:numPr>
              <w:tabs>
                <w:tab w:val="left" w:pos="550"/>
              </w:tabs>
              <w:spacing w:before="152"/>
              <w:ind w:hanging="446"/>
              <w:rPr>
                <w:lang w:eastAsia="zh-CN"/>
              </w:rPr>
            </w:pPr>
            <w:r>
              <w:rPr>
                <w:lang w:eastAsia="zh-CN"/>
              </w:rPr>
              <w:t>查询成功并显示相关领导列表</w:t>
            </w:r>
          </w:p>
          <w:p w14:paraId="32569B53" w14:textId="77777777" w:rsidR="00B16890" w:rsidRDefault="00B16890" w:rsidP="00B16890">
            <w:pPr>
              <w:pStyle w:val="TableParagraph"/>
              <w:numPr>
                <w:ilvl w:val="1"/>
                <w:numId w:val="27"/>
              </w:numPr>
              <w:tabs>
                <w:tab w:val="left" w:pos="550"/>
              </w:tabs>
              <w:spacing w:before="152"/>
              <w:ind w:hanging="446"/>
              <w:rPr>
                <w:lang w:eastAsia="zh-CN"/>
              </w:rPr>
            </w:pPr>
            <w:r>
              <w:rPr>
                <w:lang w:eastAsia="zh-CN"/>
              </w:rPr>
              <w:t>查询失败，重新输入领导信息字段</w:t>
            </w:r>
          </w:p>
        </w:tc>
      </w:tr>
      <w:tr w:rsidR="00B16890" w14:paraId="26190DD1" w14:textId="77777777" w:rsidTr="00B16890">
        <w:trPr>
          <w:trHeight w:hRule="exact" w:val="478"/>
        </w:trPr>
        <w:tc>
          <w:tcPr>
            <w:tcW w:w="4114" w:type="dxa"/>
          </w:tcPr>
          <w:p w14:paraId="4F0EC0CD" w14:textId="77777777" w:rsidR="00B16890" w:rsidRDefault="00B16890" w:rsidP="00B16890">
            <w:pPr>
              <w:pStyle w:val="TableParagraph"/>
            </w:pPr>
            <w:proofErr w:type="spellStart"/>
            <w:r>
              <w:t>异常</w:t>
            </w:r>
            <w:proofErr w:type="spellEnd"/>
          </w:p>
        </w:tc>
        <w:tc>
          <w:tcPr>
            <w:tcW w:w="4184" w:type="dxa"/>
          </w:tcPr>
          <w:p w14:paraId="0407461A" w14:textId="77777777" w:rsidR="00B16890" w:rsidRDefault="00B16890" w:rsidP="00B16890">
            <w:pPr>
              <w:pStyle w:val="TableParagraph"/>
              <w:rPr>
                <w:lang w:eastAsia="zh-CN"/>
              </w:rPr>
            </w:pPr>
            <w:r>
              <w:rPr>
                <w:lang w:eastAsia="zh-CN"/>
              </w:rPr>
              <w:t>2.1.  数据库中不存相关字段</w:t>
            </w:r>
          </w:p>
        </w:tc>
      </w:tr>
      <w:tr w:rsidR="00B16890" w14:paraId="160390DE" w14:textId="77777777" w:rsidTr="00B16890">
        <w:trPr>
          <w:trHeight w:hRule="exact" w:val="478"/>
        </w:trPr>
        <w:tc>
          <w:tcPr>
            <w:tcW w:w="4114" w:type="dxa"/>
            <w:shd w:val="clear" w:color="auto" w:fill="D9E1F3"/>
          </w:tcPr>
          <w:p w14:paraId="2A33D183" w14:textId="77777777" w:rsidR="00B16890" w:rsidRDefault="00B16890" w:rsidP="00B16890">
            <w:pPr>
              <w:pStyle w:val="TableParagraph"/>
            </w:pPr>
            <w:proofErr w:type="spellStart"/>
            <w:r>
              <w:t>包含</w:t>
            </w:r>
            <w:proofErr w:type="spellEnd"/>
          </w:p>
        </w:tc>
        <w:tc>
          <w:tcPr>
            <w:tcW w:w="4184" w:type="dxa"/>
            <w:shd w:val="clear" w:color="auto" w:fill="D9E1F3"/>
          </w:tcPr>
          <w:p w14:paraId="20F9461D" w14:textId="77777777" w:rsidR="00B16890" w:rsidRDefault="00B16890" w:rsidP="00B16890">
            <w:pPr>
              <w:pStyle w:val="TableParagraph"/>
            </w:pPr>
            <w:r>
              <w:t>无</w:t>
            </w:r>
          </w:p>
        </w:tc>
      </w:tr>
      <w:tr w:rsidR="00B16890" w14:paraId="1DF58381" w14:textId="77777777" w:rsidTr="00B16890">
        <w:trPr>
          <w:trHeight w:hRule="exact" w:val="479"/>
        </w:trPr>
        <w:tc>
          <w:tcPr>
            <w:tcW w:w="4114" w:type="dxa"/>
          </w:tcPr>
          <w:p w14:paraId="21D94F52" w14:textId="77777777" w:rsidR="00B16890" w:rsidRDefault="00B16890" w:rsidP="00B16890">
            <w:pPr>
              <w:pStyle w:val="TableParagraph"/>
            </w:pPr>
            <w:proofErr w:type="spellStart"/>
            <w:r>
              <w:t>优先级</w:t>
            </w:r>
            <w:proofErr w:type="spellEnd"/>
          </w:p>
        </w:tc>
        <w:tc>
          <w:tcPr>
            <w:tcW w:w="4184" w:type="dxa"/>
          </w:tcPr>
          <w:p w14:paraId="28C4B8E2" w14:textId="77777777" w:rsidR="00B16890" w:rsidRDefault="00B16890" w:rsidP="00B16890">
            <w:pPr>
              <w:pStyle w:val="TableParagraph"/>
            </w:pPr>
            <w:r>
              <w:t>中</w:t>
            </w:r>
          </w:p>
        </w:tc>
      </w:tr>
      <w:tr w:rsidR="00B16890" w14:paraId="109451BA" w14:textId="77777777" w:rsidTr="00B16890">
        <w:trPr>
          <w:trHeight w:hRule="exact" w:val="479"/>
        </w:trPr>
        <w:tc>
          <w:tcPr>
            <w:tcW w:w="4114" w:type="dxa"/>
            <w:shd w:val="clear" w:color="auto" w:fill="D9E1F3"/>
          </w:tcPr>
          <w:p w14:paraId="6EC2B7B0"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3F0DD43F" w14:textId="77777777" w:rsidR="00B16890" w:rsidRDefault="00B16890" w:rsidP="00B16890">
            <w:pPr>
              <w:pStyle w:val="TableParagraph"/>
              <w:spacing w:before="56"/>
            </w:pPr>
            <w:r>
              <w:rPr>
                <w:rFonts w:hint="eastAsia"/>
                <w:lang w:eastAsia="zh-CN"/>
              </w:rPr>
              <w:t>每周十次每人</w:t>
            </w:r>
          </w:p>
        </w:tc>
      </w:tr>
      <w:tr w:rsidR="00B16890" w14:paraId="25CE9D58" w14:textId="77777777" w:rsidTr="00B16890">
        <w:trPr>
          <w:trHeight w:hRule="exact" w:val="478"/>
        </w:trPr>
        <w:tc>
          <w:tcPr>
            <w:tcW w:w="4114" w:type="dxa"/>
          </w:tcPr>
          <w:p w14:paraId="25100212" w14:textId="77777777" w:rsidR="00B16890" w:rsidRDefault="00B16890" w:rsidP="00B16890">
            <w:pPr>
              <w:pStyle w:val="TableParagraph"/>
            </w:pPr>
            <w:bookmarkStart w:id="115" w:name="OLE_LINK50" w:colFirst="1" w:colLast="1"/>
            <w:bookmarkStart w:id="116" w:name="OLE_LINK51" w:colFirst="1" w:colLast="1"/>
            <w:bookmarkStart w:id="117" w:name="_Hlk486402801"/>
            <w:proofErr w:type="spellStart"/>
            <w:r>
              <w:t>业务规则</w:t>
            </w:r>
            <w:proofErr w:type="spellEnd"/>
          </w:p>
        </w:tc>
        <w:tc>
          <w:tcPr>
            <w:tcW w:w="4184" w:type="dxa"/>
          </w:tcPr>
          <w:p w14:paraId="722C3A89" w14:textId="77777777" w:rsidR="00B16890" w:rsidRDefault="00B16890" w:rsidP="00B16890">
            <w:pPr>
              <w:pStyle w:val="TableParagraph"/>
              <w:keepNext/>
              <w:spacing w:before="56"/>
            </w:pPr>
            <w:r>
              <w:rPr>
                <w:rFonts w:hint="eastAsia"/>
                <w:lang w:eastAsia="zh-CN"/>
              </w:rPr>
              <w:t>无</w:t>
            </w:r>
          </w:p>
        </w:tc>
      </w:tr>
      <w:bookmarkEnd w:id="115"/>
      <w:bookmarkEnd w:id="116"/>
      <w:bookmarkEnd w:id="117"/>
    </w:tbl>
    <w:p w14:paraId="02771150" w14:textId="77777777" w:rsidR="00B16890" w:rsidRDefault="00B16890" w:rsidP="00B16890">
      <w:pPr>
        <w:pStyle w:val="af3"/>
        <w:rPr>
          <w:rFonts w:ascii="宋体" w:hAnsi="宋体" w:cs="宋体"/>
          <w:sz w:val="24"/>
        </w:rPr>
      </w:pPr>
    </w:p>
    <w:p w14:paraId="2CDFE376" w14:textId="77777777" w:rsidR="00B16890" w:rsidRDefault="00B16890" w:rsidP="00B16890">
      <w:pPr>
        <w:spacing w:line="360" w:lineRule="auto"/>
        <w:rPr>
          <w:rFonts w:ascii="宋体" w:hAnsi="宋体" w:cs="宋体"/>
          <w:sz w:val="24"/>
        </w:rPr>
      </w:pPr>
    </w:p>
    <w:p w14:paraId="2425DE98"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058E24F3" w14:textId="77777777" w:rsidTr="00B16890">
        <w:trPr>
          <w:trHeight w:hRule="exact" w:val="488"/>
        </w:trPr>
        <w:tc>
          <w:tcPr>
            <w:tcW w:w="4114" w:type="dxa"/>
            <w:tcBorders>
              <w:top w:val="nil"/>
              <w:left w:val="nil"/>
              <w:bottom w:val="nil"/>
              <w:right w:val="nil"/>
            </w:tcBorders>
            <w:shd w:val="clear" w:color="auto" w:fill="4471C4"/>
          </w:tcPr>
          <w:p w14:paraId="5BD92497"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345D979D" w14:textId="77777777" w:rsidR="00B16890" w:rsidRDefault="00B16890" w:rsidP="00B16890">
            <w:pPr>
              <w:pStyle w:val="TableParagraph"/>
              <w:spacing w:before="110"/>
              <w:ind w:left="107"/>
              <w:rPr>
                <w:b/>
              </w:rPr>
            </w:pPr>
            <w:r>
              <w:rPr>
                <w:b/>
                <w:color w:val="FFFFFF"/>
              </w:rPr>
              <w:t>UC_Administrator_09</w:t>
            </w:r>
          </w:p>
        </w:tc>
      </w:tr>
      <w:tr w:rsidR="00B16890" w14:paraId="792388ED" w14:textId="77777777" w:rsidTr="00B16890">
        <w:trPr>
          <w:trHeight w:hRule="exact" w:val="473"/>
        </w:trPr>
        <w:tc>
          <w:tcPr>
            <w:tcW w:w="4114" w:type="dxa"/>
            <w:tcBorders>
              <w:top w:val="nil"/>
            </w:tcBorders>
            <w:shd w:val="clear" w:color="auto" w:fill="D9E1F3"/>
          </w:tcPr>
          <w:p w14:paraId="392C399F"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70AB5D34" w14:textId="77777777" w:rsidR="00B16890" w:rsidRDefault="00B16890" w:rsidP="00B16890">
            <w:pPr>
              <w:pStyle w:val="TableParagraph"/>
            </w:pPr>
            <w:proofErr w:type="spellStart"/>
            <w:r>
              <w:t>修改领导账号密码</w:t>
            </w:r>
            <w:proofErr w:type="spellEnd"/>
          </w:p>
        </w:tc>
      </w:tr>
      <w:tr w:rsidR="00B16890" w14:paraId="207EE583" w14:textId="77777777" w:rsidTr="00B16890">
        <w:trPr>
          <w:trHeight w:hRule="exact" w:val="479"/>
        </w:trPr>
        <w:tc>
          <w:tcPr>
            <w:tcW w:w="4114" w:type="dxa"/>
          </w:tcPr>
          <w:p w14:paraId="6348E1CF" w14:textId="77777777" w:rsidR="00B16890" w:rsidRDefault="00B16890" w:rsidP="00B16890">
            <w:pPr>
              <w:pStyle w:val="TableParagraph"/>
            </w:pPr>
            <w:proofErr w:type="spellStart"/>
            <w:r>
              <w:t>创建者</w:t>
            </w:r>
            <w:proofErr w:type="spellEnd"/>
          </w:p>
        </w:tc>
        <w:tc>
          <w:tcPr>
            <w:tcW w:w="4184" w:type="dxa"/>
          </w:tcPr>
          <w:p w14:paraId="7E0BA9D2" w14:textId="0880C6A0" w:rsidR="00B16890" w:rsidRDefault="002C0317" w:rsidP="00B16890">
            <w:pPr>
              <w:pStyle w:val="TableParagraph"/>
            </w:pPr>
            <w:proofErr w:type="spellStart"/>
            <w:r>
              <w:t>霸天虎</w:t>
            </w:r>
            <w:proofErr w:type="spellEnd"/>
          </w:p>
        </w:tc>
      </w:tr>
      <w:tr w:rsidR="00B16890" w14:paraId="49FE588A" w14:textId="77777777" w:rsidTr="00B16890">
        <w:trPr>
          <w:trHeight w:hRule="exact" w:val="479"/>
        </w:trPr>
        <w:tc>
          <w:tcPr>
            <w:tcW w:w="4114" w:type="dxa"/>
            <w:shd w:val="clear" w:color="auto" w:fill="D9E1F3"/>
          </w:tcPr>
          <w:p w14:paraId="3F378EC2"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516C7CD8" w14:textId="61EFBA4E" w:rsidR="00B16890" w:rsidRDefault="002C0317" w:rsidP="00B16890">
            <w:pPr>
              <w:pStyle w:val="TableParagraph"/>
              <w:spacing w:before="56"/>
            </w:pPr>
            <w:proofErr w:type="spellStart"/>
            <w:r>
              <w:t>霸天虎</w:t>
            </w:r>
            <w:proofErr w:type="spellEnd"/>
          </w:p>
        </w:tc>
      </w:tr>
      <w:tr w:rsidR="00B16890" w14:paraId="691BDFE3" w14:textId="77777777" w:rsidTr="00B16890">
        <w:trPr>
          <w:trHeight w:hRule="exact" w:val="478"/>
        </w:trPr>
        <w:tc>
          <w:tcPr>
            <w:tcW w:w="4114" w:type="dxa"/>
          </w:tcPr>
          <w:p w14:paraId="3D977974" w14:textId="77777777" w:rsidR="00B16890" w:rsidRDefault="00B16890" w:rsidP="00B16890">
            <w:pPr>
              <w:pStyle w:val="TableParagraph"/>
            </w:pPr>
            <w:proofErr w:type="spellStart"/>
            <w:r>
              <w:t>创建日期</w:t>
            </w:r>
            <w:proofErr w:type="spellEnd"/>
          </w:p>
        </w:tc>
        <w:tc>
          <w:tcPr>
            <w:tcW w:w="4184" w:type="dxa"/>
          </w:tcPr>
          <w:p w14:paraId="771B3061" w14:textId="17BF9B1B" w:rsidR="00B16890" w:rsidRDefault="002C0317" w:rsidP="00B16890">
            <w:pPr>
              <w:pStyle w:val="TableParagraph"/>
              <w:spacing w:before="100"/>
            </w:pPr>
            <w:r>
              <w:t>2019/6/16</w:t>
            </w:r>
          </w:p>
        </w:tc>
      </w:tr>
      <w:tr w:rsidR="00B16890" w14:paraId="1AA26199" w14:textId="77777777" w:rsidTr="00B16890">
        <w:trPr>
          <w:trHeight w:hRule="exact" w:val="478"/>
        </w:trPr>
        <w:tc>
          <w:tcPr>
            <w:tcW w:w="4114" w:type="dxa"/>
            <w:shd w:val="clear" w:color="auto" w:fill="D9E1F3"/>
          </w:tcPr>
          <w:p w14:paraId="6D6901F8" w14:textId="77777777" w:rsidR="00B16890" w:rsidRDefault="00B16890" w:rsidP="00B16890">
            <w:pPr>
              <w:pStyle w:val="TableParagraph"/>
            </w:pPr>
            <w:proofErr w:type="spellStart"/>
            <w:r>
              <w:t>修改日期</w:t>
            </w:r>
            <w:proofErr w:type="spellEnd"/>
          </w:p>
        </w:tc>
        <w:tc>
          <w:tcPr>
            <w:tcW w:w="4184" w:type="dxa"/>
            <w:shd w:val="clear" w:color="auto" w:fill="D9E1F3"/>
          </w:tcPr>
          <w:p w14:paraId="707D869E" w14:textId="2B5E6417" w:rsidR="00B16890" w:rsidRDefault="002C0317" w:rsidP="00B16890">
            <w:pPr>
              <w:pStyle w:val="TableParagraph"/>
              <w:spacing w:before="100"/>
            </w:pPr>
            <w:r>
              <w:t>2019/6/16</w:t>
            </w:r>
          </w:p>
        </w:tc>
      </w:tr>
      <w:tr w:rsidR="00B16890" w14:paraId="60F6CFB8" w14:textId="77777777" w:rsidTr="00B16890">
        <w:trPr>
          <w:trHeight w:hRule="exact" w:val="478"/>
        </w:trPr>
        <w:tc>
          <w:tcPr>
            <w:tcW w:w="4114" w:type="dxa"/>
          </w:tcPr>
          <w:p w14:paraId="6286EA58" w14:textId="77777777" w:rsidR="00B16890" w:rsidRDefault="00B16890" w:rsidP="00B16890">
            <w:pPr>
              <w:pStyle w:val="TableParagraph"/>
            </w:pPr>
            <w:proofErr w:type="spellStart"/>
            <w:r>
              <w:t>参与者</w:t>
            </w:r>
            <w:proofErr w:type="spellEnd"/>
          </w:p>
        </w:tc>
        <w:tc>
          <w:tcPr>
            <w:tcW w:w="4184" w:type="dxa"/>
          </w:tcPr>
          <w:p w14:paraId="6CD921E9" w14:textId="77777777" w:rsidR="00B16890" w:rsidRDefault="00B16890" w:rsidP="00B16890">
            <w:pPr>
              <w:pStyle w:val="TableParagraph"/>
            </w:pPr>
            <w:proofErr w:type="spellStart"/>
            <w:r>
              <w:t>管理员</w:t>
            </w:r>
            <w:proofErr w:type="spellEnd"/>
          </w:p>
        </w:tc>
      </w:tr>
      <w:tr w:rsidR="00B16890" w14:paraId="2C45D371" w14:textId="77777777" w:rsidTr="00B16890">
        <w:trPr>
          <w:trHeight w:hRule="exact" w:val="946"/>
        </w:trPr>
        <w:tc>
          <w:tcPr>
            <w:tcW w:w="4114" w:type="dxa"/>
            <w:shd w:val="clear" w:color="auto" w:fill="D9E1F3"/>
          </w:tcPr>
          <w:p w14:paraId="778BAB38" w14:textId="77777777" w:rsidR="00B16890" w:rsidRDefault="00B16890" w:rsidP="00B16890">
            <w:pPr>
              <w:pStyle w:val="TableParagraph"/>
            </w:pPr>
            <w:proofErr w:type="spellStart"/>
            <w:r>
              <w:t>描述</w:t>
            </w:r>
            <w:proofErr w:type="spellEnd"/>
          </w:p>
        </w:tc>
        <w:tc>
          <w:tcPr>
            <w:tcW w:w="4184" w:type="dxa"/>
            <w:shd w:val="clear" w:color="auto" w:fill="D9E1F3"/>
          </w:tcPr>
          <w:p w14:paraId="44347A54" w14:textId="77777777" w:rsidR="00B16890" w:rsidRDefault="00B16890" w:rsidP="00B16890">
            <w:pPr>
              <w:pStyle w:val="TableParagraph"/>
              <w:spacing w:line="391" w:lineRule="auto"/>
              <w:ind w:right="99"/>
              <w:rPr>
                <w:lang w:eastAsia="zh-CN"/>
              </w:rPr>
            </w:pPr>
            <w:r>
              <w:rPr>
                <w:lang w:eastAsia="zh-CN"/>
              </w:rPr>
              <w:t>管理员在查询领导</w:t>
            </w:r>
            <w:r>
              <w:rPr>
                <w:spacing w:val="-3"/>
                <w:lang w:eastAsia="zh-CN"/>
              </w:rPr>
              <w:t>界</w:t>
            </w:r>
            <w:r>
              <w:rPr>
                <w:lang w:eastAsia="zh-CN"/>
              </w:rPr>
              <w:t>面</w:t>
            </w:r>
            <w:r>
              <w:rPr>
                <w:spacing w:val="-3"/>
                <w:lang w:eastAsia="zh-CN"/>
              </w:rPr>
              <w:t>点</w:t>
            </w:r>
            <w:r>
              <w:rPr>
                <w:lang w:eastAsia="zh-CN"/>
              </w:rPr>
              <w:t>击修改领导账号密码</w:t>
            </w:r>
          </w:p>
        </w:tc>
      </w:tr>
      <w:tr w:rsidR="00B16890" w14:paraId="3E9A681F" w14:textId="77777777" w:rsidTr="00B16890">
        <w:trPr>
          <w:trHeight w:hRule="exact" w:val="947"/>
        </w:trPr>
        <w:tc>
          <w:tcPr>
            <w:tcW w:w="4114" w:type="dxa"/>
          </w:tcPr>
          <w:p w14:paraId="0DCD513F" w14:textId="77777777" w:rsidR="00B16890" w:rsidRDefault="00B16890" w:rsidP="00B16890">
            <w:pPr>
              <w:pStyle w:val="TableParagraph"/>
            </w:pPr>
            <w:proofErr w:type="spellStart"/>
            <w:r>
              <w:t>前置条件</w:t>
            </w:r>
            <w:proofErr w:type="spellEnd"/>
          </w:p>
        </w:tc>
        <w:tc>
          <w:tcPr>
            <w:tcW w:w="4184" w:type="dxa"/>
          </w:tcPr>
          <w:p w14:paraId="18B2A466" w14:textId="77777777" w:rsidR="00B16890" w:rsidRDefault="00B16890" w:rsidP="00B16890">
            <w:pPr>
              <w:pStyle w:val="TableParagraph"/>
              <w:numPr>
                <w:ilvl w:val="0"/>
                <w:numId w:val="28"/>
              </w:numPr>
              <w:tabs>
                <w:tab w:val="left" w:pos="382"/>
              </w:tabs>
              <w:ind w:hanging="278"/>
            </w:pPr>
            <w:proofErr w:type="spellStart"/>
            <w:r>
              <w:t>管理员账号登录成功</w:t>
            </w:r>
            <w:proofErr w:type="spellEnd"/>
          </w:p>
          <w:p w14:paraId="18598D9C" w14:textId="77777777" w:rsidR="00B16890" w:rsidRDefault="00B16890" w:rsidP="00B16890">
            <w:pPr>
              <w:pStyle w:val="TableParagraph"/>
              <w:numPr>
                <w:ilvl w:val="0"/>
                <w:numId w:val="28"/>
              </w:numPr>
              <w:tabs>
                <w:tab w:val="left" w:pos="382"/>
              </w:tabs>
              <w:spacing w:before="152"/>
              <w:ind w:hanging="278"/>
              <w:rPr>
                <w:lang w:eastAsia="zh-CN"/>
              </w:rPr>
            </w:pPr>
            <w:r>
              <w:rPr>
                <w:lang w:eastAsia="zh-CN"/>
              </w:rPr>
              <w:t>管理员进入查询领导界面</w:t>
            </w:r>
          </w:p>
        </w:tc>
      </w:tr>
      <w:tr w:rsidR="00B16890" w14:paraId="6B46718F" w14:textId="77777777" w:rsidTr="00B16890">
        <w:trPr>
          <w:trHeight w:hRule="exact" w:val="947"/>
        </w:trPr>
        <w:tc>
          <w:tcPr>
            <w:tcW w:w="4114" w:type="dxa"/>
            <w:shd w:val="clear" w:color="auto" w:fill="D9E1F3"/>
          </w:tcPr>
          <w:p w14:paraId="44994DEB"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484F1659" w14:textId="77777777" w:rsidR="00B16890" w:rsidRDefault="00B16890" w:rsidP="00B16890">
            <w:pPr>
              <w:pStyle w:val="TableParagraph"/>
              <w:numPr>
                <w:ilvl w:val="0"/>
                <w:numId w:val="29"/>
              </w:numPr>
              <w:tabs>
                <w:tab w:val="left" w:pos="382"/>
              </w:tabs>
              <w:spacing w:before="56"/>
              <w:ind w:hanging="278"/>
            </w:pPr>
            <w:proofErr w:type="spellStart"/>
            <w:r>
              <w:t>数据库数据校验旧密码</w:t>
            </w:r>
            <w:proofErr w:type="spellEnd"/>
          </w:p>
          <w:p w14:paraId="1D193657" w14:textId="77777777" w:rsidR="00B16890" w:rsidRDefault="00B16890" w:rsidP="00B16890">
            <w:pPr>
              <w:pStyle w:val="TableParagraph"/>
              <w:numPr>
                <w:ilvl w:val="0"/>
                <w:numId w:val="29"/>
              </w:numPr>
              <w:tabs>
                <w:tab w:val="left" w:pos="382"/>
              </w:tabs>
              <w:spacing w:before="152"/>
              <w:ind w:hanging="278"/>
              <w:rPr>
                <w:lang w:eastAsia="zh-CN"/>
              </w:rPr>
            </w:pPr>
            <w:r>
              <w:rPr>
                <w:lang w:eastAsia="zh-CN"/>
              </w:rPr>
              <w:t>更新数据库中信息，事件存入日志</w:t>
            </w:r>
          </w:p>
        </w:tc>
      </w:tr>
      <w:tr w:rsidR="00B16890" w14:paraId="09935453" w14:textId="77777777" w:rsidTr="00B16890">
        <w:trPr>
          <w:trHeight w:hRule="exact" w:val="946"/>
        </w:trPr>
        <w:tc>
          <w:tcPr>
            <w:tcW w:w="4114" w:type="dxa"/>
          </w:tcPr>
          <w:p w14:paraId="087F5F82" w14:textId="77777777" w:rsidR="00B16890" w:rsidRDefault="00B16890" w:rsidP="00B16890">
            <w:pPr>
              <w:pStyle w:val="TableParagraph"/>
            </w:pPr>
            <w:proofErr w:type="spellStart"/>
            <w:r>
              <w:t>主干过程</w:t>
            </w:r>
            <w:proofErr w:type="spellEnd"/>
          </w:p>
        </w:tc>
        <w:tc>
          <w:tcPr>
            <w:tcW w:w="4184" w:type="dxa"/>
          </w:tcPr>
          <w:p w14:paraId="197FA8B7" w14:textId="77777777" w:rsidR="00B16890" w:rsidRDefault="00B16890" w:rsidP="00B16890">
            <w:pPr>
              <w:pStyle w:val="TableParagraph"/>
              <w:numPr>
                <w:ilvl w:val="0"/>
                <w:numId w:val="30"/>
              </w:numPr>
              <w:tabs>
                <w:tab w:val="left" w:pos="382"/>
              </w:tabs>
              <w:ind w:hanging="278"/>
            </w:pPr>
            <w:proofErr w:type="spellStart"/>
            <w:r>
              <w:t>点击修改领导账号密码</w:t>
            </w:r>
            <w:proofErr w:type="spellEnd"/>
          </w:p>
          <w:p w14:paraId="51782795" w14:textId="77777777" w:rsidR="00B16890" w:rsidRDefault="00B16890" w:rsidP="00B16890">
            <w:pPr>
              <w:pStyle w:val="TableParagraph"/>
              <w:numPr>
                <w:ilvl w:val="0"/>
                <w:numId w:val="30"/>
              </w:numPr>
              <w:tabs>
                <w:tab w:val="left" w:pos="382"/>
              </w:tabs>
              <w:spacing w:before="152"/>
              <w:ind w:hanging="278"/>
              <w:rPr>
                <w:lang w:eastAsia="zh-CN"/>
              </w:rPr>
            </w:pPr>
            <w:r>
              <w:rPr>
                <w:lang w:eastAsia="zh-CN"/>
              </w:rPr>
              <w:t>输入新、旧密码并提交</w:t>
            </w:r>
          </w:p>
        </w:tc>
      </w:tr>
      <w:tr w:rsidR="00B16890" w14:paraId="462DA84A" w14:textId="77777777" w:rsidTr="00B16890">
        <w:trPr>
          <w:trHeight w:hRule="exact" w:val="1414"/>
        </w:trPr>
        <w:tc>
          <w:tcPr>
            <w:tcW w:w="4114" w:type="dxa"/>
            <w:shd w:val="clear" w:color="auto" w:fill="D9E1F3"/>
          </w:tcPr>
          <w:p w14:paraId="7416BBC8" w14:textId="77777777" w:rsidR="00B16890" w:rsidRDefault="00B16890" w:rsidP="00B16890">
            <w:pPr>
              <w:pStyle w:val="TableParagraph"/>
            </w:pPr>
            <w:proofErr w:type="spellStart"/>
            <w:r>
              <w:t>分支过程</w:t>
            </w:r>
            <w:proofErr w:type="spellEnd"/>
          </w:p>
        </w:tc>
        <w:tc>
          <w:tcPr>
            <w:tcW w:w="4184" w:type="dxa"/>
            <w:shd w:val="clear" w:color="auto" w:fill="D9E1F3"/>
          </w:tcPr>
          <w:p w14:paraId="272EDA60" w14:textId="77777777" w:rsidR="00B16890" w:rsidRDefault="00B16890" w:rsidP="00B16890">
            <w:pPr>
              <w:pStyle w:val="TableParagraph"/>
            </w:pPr>
            <w:r>
              <w:t xml:space="preserve">1.1.  </w:t>
            </w:r>
            <w:proofErr w:type="spellStart"/>
            <w:r>
              <w:t>进入查询领导界面</w:t>
            </w:r>
            <w:proofErr w:type="spellEnd"/>
          </w:p>
          <w:p w14:paraId="4B7C4BF2" w14:textId="77777777" w:rsidR="00B16890" w:rsidRDefault="00B16890" w:rsidP="00B16890">
            <w:pPr>
              <w:pStyle w:val="TableParagraph"/>
              <w:numPr>
                <w:ilvl w:val="1"/>
                <w:numId w:val="31"/>
              </w:numPr>
              <w:tabs>
                <w:tab w:val="left" w:pos="550"/>
              </w:tabs>
              <w:spacing w:before="152"/>
              <w:ind w:hanging="446"/>
              <w:rPr>
                <w:lang w:eastAsia="zh-CN"/>
              </w:rPr>
            </w:pPr>
            <w:r>
              <w:rPr>
                <w:lang w:eastAsia="zh-CN"/>
              </w:rPr>
              <w:t>修改成功返回查询领导界面</w:t>
            </w:r>
          </w:p>
          <w:p w14:paraId="7A7A7028" w14:textId="77777777" w:rsidR="00B16890" w:rsidRDefault="00B16890" w:rsidP="00B16890">
            <w:pPr>
              <w:pStyle w:val="TableParagraph"/>
              <w:numPr>
                <w:ilvl w:val="1"/>
                <w:numId w:val="31"/>
              </w:numPr>
              <w:tabs>
                <w:tab w:val="left" w:pos="550"/>
              </w:tabs>
              <w:spacing w:before="152"/>
              <w:ind w:hanging="446"/>
              <w:rPr>
                <w:lang w:eastAsia="zh-CN"/>
              </w:rPr>
            </w:pPr>
            <w:r>
              <w:rPr>
                <w:lang w:eastAsia="zh-CN"/>
              </w:rPr>
              <w:t>修改失败，重新输入新、旧密码</w:t>
            </w:r>
          </w:p>
        </w:tc>
      </w:tr>
      <w:tr w:rsidR="00B16890" w14:paraId="0D2BFDBA" w14:textId="77777777" w:rsidTr="00B16890">
        <w:trPr>
          <w:trHeight w:hRule="exact" w:val="478"/>
        </w:trPr>
        <w:tc>
          <w:tcPr>
            <w:tcW w:w="4114" w:type="dxa"/>
          </w:tcPr>
          <w:p w14:paraId="609DFF2A" w14:textId="77777777" w:rsidR="00B16890" w:rsidRDefault="00B16890" w:rsidP="00B16890">
            <w:pPr>
              <w:pStyle w:val="TableParagraph"/>
            </w:pPr>
            <w:proofErr w:type="spellStart"/>
            <w:r>
              <w:lastRenderedPageBreak/>
              <w:t>异常</w:t>
            </w:r>
            <w:proofErr w:type="spellEnd"/>
          </w:p>
        </w:tc>
        <w:tc>
          <w:tcPr>
            <w:tcW w:w="4184" w:type="dxa"/>
          </w:tcPr>
          <w:p w14:paraId="2852D7C2" w14:textId="77777777" w:rsidR="00B16890" w:rsidRDefault="00B16890" w:rsidP="00B16890">
            <w:pPr>
              <w:pStyle w:val="TableParagraph"/>
              <w:rPr>
                <w:lang w:eastAsia="zh-CN"/>
              </w:rPr>
            </w:pPr>
            <w:r>
              <w:rPr>
                <w:lang w:eastAsia="zh-CN"/>
              </w:rPr>
              <w:t>2.1.  数据库数据校验旧密码不匹配</w:t>
            </w:r>
          </w:p>
        </w:tc>
      </w:tr>
      <w:tr w:rsidR="00B16890" w14:paraId="2B5B8E4E" w14:textId="77777777" w:rsidTr="00B16890">
        <w:trPr>
          <w:trHeight w:hRule="exact" w:val="478"/>
        </w:trPr>
        <w:tc>
          <w:tcPr>
            <w:tcW w:w="4114" w:type="dxa"/>
            <w:shd w:val="clear" w:color="auto" w:fill="D9E1F3"/>
          </w:tcPr>
          <w:p w14:paraId="6BB190A6" w14:textId="77777777" w:rsidR="00B16890" w:rsidRDefault="00B16890" w:rsidP="00B16890">
            <w:pPr>
              <w:pStyle w:val="TableParagraph"/>
            </w:pPr>
            <w:proofErr w:type="spellStart"/>
            <w:r>
              <w:t>包含</w:t>
            </w:r>
            <w:proofErr w:type="spellEnd"/>
          </w:p>
        </w:tc>
        <w:tc>
          <w:tcPr>
            <w:tcW w:w="4184" w:type="dxa"/>
            <w:shd w:val="clear" w:color="auto" w:fill="D9E1F3"/>
          </w:tcPr>
          <w:p w14:paraId="16072678" w14:textId="77777777" w:rsidR="00B16890" w:rsidRDefault="00B16890" w:rsidP="00B16890">
            <w:pPr>
              <w:pStyle w:val="TableParagraph"/>
            </w:pPr>
            <w:r>
              <w:t>无</w:t>
            </w:r>
          </w:p>
        </w:tc>
      </w:tr>
      <w:tr w:rsidR="00B16890" w14:paraId="0D12CBAB" w14:textId="77777777" w:rsidTr="00B16890">
        <w:trPr>
          <w:trHeight w:hRule="exact" w:val="479"/>
        </w:trPr>
        <w:tc>
          <w:tcPr>
            <w:tcW w:w="4114" w:type="dxa"/>
          </w:tcPr>
          <w:p w14:paraId="726F0F77" w14:textId="77777777" w:rsidR="00B16890" w:rsidRDefault="00B16890" w:rsidP="00B16890">
            <w:pPr>
              <w:pStyle w:val="TableParagraph"/>
            </w:pPr>
            <w:proofErr w:type="spellStart"/>
            <w:r>
              <w:t>优先级</w:t>
            </w:r>
            <w:proofErr w:type="spellEnd"/>
          </w:p>
        </w:tc>
        <w:tc>
          <w:tcPr>
            <w:tcW w:w="4184" w:type="dxa"/>
          </w:tcPr>
          <w:p w14:paraId="29B12CDC" w14:textId="77777777" w:rsidR="00B16890" w:rsidRDefault="00B16890" w:rsidP="00B16890">
            <w:pPr>
              <w:pStyle w:val="TableParagraph"/>
            </w:pPr>
            <w:r>
              <w:t>中</w:t>
            </w:r>
          </w:p>
        </w:tc>
      </w:tr>
      <w:tr w:rsidR="00B16890" w14:paraId="27ABD2BC" w14:textId="77777777" w:rsidTr="00B16890">
        <w:trPr>
          <w:trHeight w:hRule="exact" w:val="479"/>
        </w:trPr>
        <w:tc>
          <w:tcPr>
            <w:tcW w:w="4114" w:type="dxa"/>
            <w:shd w:val="clear" w:color="auto" w:fill="D9E1F3"/>
          </w:tcPr>
          <w:p w14:paraId="251C0723" w14:textId="77777777" w:rsidR="00B16890" w:rsidRDefault="00B16890" w:rsidP="00B16890">
            <w:pPr>
              <w:pStyle w:val="TableParagraph"/>
              <w:spacing w:before="56"/>
            </w:pPr>
            <w:bookmarkStart w:id="118" w:name="OLE_LINK90" w:colFirst="1" w:colLast="1"/>
            <w:bookmarkStart w:id="119" w:name="OLE_LINK91" w:colFirst="1" w:colLast="1"/>
            <w:bookmarkStart w:id="120" w:name="_Hlk486404647"/>
            <w:proofErr w:type="spellStart"/>
            <w:r>
              <w:t>使用频率</w:t>
            </w:r>
            <w:proofErr w:type="spellEnd"/>
          </w:p>
        </w:tc>
        <w:tc>
          <w:tcPr>
            <w:tcW w:w="4184" w:type="dxa"/>
            <w:shd w:val="clear" w:color="auto" w:fill="D9E1F3"/>
          </w:tcPr>
          <w:p w14:paraId="3F4A7D0B" w14:textId="77777777" w:rsidR="00B16890" w:rsidRDefault="00B16890" w:rsidP="00B16890">
            <w:pPr>
              <w:pStyle w:val="TableParagraph"/>
              <w:spacing w:before="56"/>
            </w:pPr>
            <w:r>
              <w:rPr>
                <w:rFonts w:hint="eastAsia"/>
                <w:lang w:eastAsia="zh-CN"/>
              </w:rPr>
              <w:t>每年三十次每人</w:t>
            </w:r>
          </w:p>
        </w:tc>
      </w:tr>
      <w:bookmarkEnd w:id="118"/>
      <w:bookmarkEnd w:id="119"/>
      <w:bookmarkEnd w:id="120"/>
      <w:tr w:rsidR="00B16890" w14:paraId="0DE18BF8" w14:textId="77777777" w:rsidTr="00B16890">
        <w:trPr>
          <w:trHeight w:hRule="exact" w:val="902"/>
        </w:trPr>
        <w:tc>
          <w:tcPr>
            <w:tcW w:w="4114" w:type="dxa"/>
          </w:tcPr>
          <w:p w14:paraId="05C03192" w14:textId="77777777" w:rsidR="00B16890" w:rsidRDefault="00B16890" w:rsidP="00B16890">
            <w:pPr>
              <w:pStyle w:val="TableParagraph"/>
            </w:pPr>
            <w:proofErr w:type="spellStart"/>
            <w:r>
              <w:t>业务规则</w:t>
            </w:r>
            <w:proofErr w:type="spellEnd"/>
          </w:p>
        </w:tc>
        <w:tc>
          <w:tcPr>
            <w:tcW w:w="4184" w:type="dxa"/>
          </w:tcPr>
          <w:p w14:paraId="393A5527" w14:textId="77777777" w:rsidR="00B16890" w:rsidRDefault="00B16890" w:rsidP="00B16890">
            <w:pPr>
              <w:pStyle w:val="TableParagraph"/>
              <w:keepNext/>
              <w:spacing w:before="56" w:line="360" w:lineRule="auto"/>
              <w:ind w:left="102"/>
              <w:rPr>
                <w:lang w:eastAsia="zh-CN"/>
              </w:rPr>
            </w:pPr>
            <w:r>
              <w:rPr>
                <w:rFonts w:hint="eastAsia"/>
                <w:lang w:eastAsia="zh-CN"/>
              </w:rPr>
              <w:t>密码必须由英文字幕和数字组成，不少于10个字符</w:t>
            </w:r>
          </w:p>
        </w:tc>
      </w:tr>
    </w:tbl>
    <w:p w14:paraId="20C3518F" w14:textId="77777777" w:rsidR="00B16890" w:rsidRDefault="00B16890" w:rsidP="00B16890">
      <w:pPr>
        <w:spacing w:line="360" w:lineRule="auto"/>
        <w:rPr>
          <w:rFonts w:ascii="宋体" w:hAnsi="宋体" w:cs="宋体"/>
          <w:sz w:val="24"/>
        </w:rPr>
      </w:pPr>
    </w:p>
    <w:p w14:paraId="001C91BA"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36F6030A" w14:textId="77777777" w:rsidTr="00B16890">
        <w:trPr>
          <w:trHeight w:hRule="exact" w:val="488"/>
        </w:trPr>
        <w:tc>
          <w:tcPr>
            <w:tcW w:w="4114" w:type="dxa"/>
            <w:tcBorders>
              <w:top w:val="nil"/>
              <w:left w:val="nil"/>
              <w:bottom w:val="nil"/>
              <w:right w:val="nil"/>
            </w:tcBorders>
            <w:shd w:val="clear" w:color="auto" w:fill="4471C4"/>
          </w:tcPr>
          <w:p w14:paraId="630F3794"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59D40CA5" w14:textId="77777777" w:rsidR="00B16890" w:rsidRDefault="00B16890" w:rsidP="00B16890">
            <w:pPr>
              <w:pStyle w:val="TableParagraph"/>
              <w:spacing w:before="110"/>
              <w:ind w:left="107"/>
              <w:rPr>
                <w:b/>
              </w:rPr>
            </w:pPr>
            <w:r>
              <w:rPr>
                <w:b/>
                <w:color w:val="FFFFFF"/>
              </w:rPr>
              <w:t>UC_Administrator_</w:t>
            </w:r>
            <w:r>
              <w:rPr>
                <w:rFonts w:hint="eastAsia"/>
                <w:b/>
                <w:color w:val="FFFFFF"/>
                <w:lang w:eastAsia="zh-CN"/>
              </w:rPr>
              <w:t>10</w:t>
            </w:r>
          </w:p>
        </w:tc>
      </w:tr>
      <w:tr w:rsidR="00B16890" w14:paraId="5DC3AE9E" w14:textId="77777777" w:rsidTr="00B16890">
        <w:trPr>
          <w:trHeight w:hRule="exact" w:val="473"/>
        </w:trPr>
        <w:tc>
          <w:tcPr>
            <w:tcW w:w="4114" w:type="dxa"/>
            <w:tcBorders>
              <w:top w:val="nil"/>
            </w:tcBorders>
            <w:shd w:val="clear" w:color="auto" w:fill="D9E1F3"/>
          </w:tcPr>
          <w:p w14:paraId="16DF5C18"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11DCC6CF" w14:textId="77777777" w:rsidR="00B16890" w:rsidRDefault="00B16890" w:rsidP="00B16890">
            <w:pPr>
              <w:pStyle w:val="TableParagraph"/>
            </w:pPr>
            <w:proofErr w:type="spellStart"/>
            <w:r>
              <w:t>修改</w:t>
            </w:r>
            <w:proofErr w:type="spellEnd"/>
            <w:r>
              <w:rPr>
                <w:rFonts w:hint="eastAsia"/>
                <w:lang w:eastAsia="zh-CN"/>
              </w:rPr>
              <w:t>领导</w:t>
            </w:r>
            <w:proofErr w:type="spellStart"/>
            <w:r>
              <w:t>信息</w:t>
            </w:r>
            <w:proofErr w:type="spellEnd"/>
          </w:p>
        </w:tc>
      </w:tr>
      <w:tr w:rsidR="00B16890" w14:paraId="5F66DA78" w14:textId="77777777" w:rsidTr="00B16890">
        <w:trPr>
          <w:trHeight w:hRule="exact" w:val="479"/>
        </w:trPr>
        <w:tc>
          <w:tcPr>
            <w:tcW w:w="4114" w:type="dxa"/>
          </w:tcPr>
          <w:p w14:paraId="370EBED0" w14:textId="77777777" w:rsidR="00B16890" w:rsidRDefault="00B16890" w:rsidP="00B16890">
            <w:pPr>
              <w:pStyle w:val="TableParagraph"/>
            </w:pPr>
            <w:proofErr w:type="spellStart"/>
            <w:r>
              <w:t>创建者</w:t>
            </w:r>
            <w:proofErr w:type="spellEnd"/>
          </w:p>
        </w:tc>
        <w:tc>
          <w:tcPr>
            <w:tcW w:w="4184" w:type="dxa"/>
          </w:tcPr>
          <w:p w14:paraId="4BBAFC1E" w14:textId="4320CCB0" w:rsidR="00B16890" w:rsidRDefault="002C0317" w:rsidP="00B16890">
            <w:pPr>
              <w:pStyle w:val="TableParagraph"/>
            </w:pPr>
            <w:proofErr w:type="spellStart"/>
            <w:r>
              <w:t>霸天虎</w:t>
            </w:r>
            <w:proofErr w:type="spellEnd"/>
          </w:p>
        </w:tc>
      </w:tr>
      <w:tr w:rsidR="00B16890" w14:paraId="35D36F83" w14:textId="77777777" w:rsidTr="00B16890">
        <w:trPr>
          <w:trHeight w:hRule="exact" w:val="479"/>
        </w:trPr>
        <w:tc>
          <w:tcPr>
            <w:tcW w:w="4114" w:type="dxa"/>
            <w:shd w:val="clear" w:color="auto" w:fill="D9E1F3"/>
          </w:tcPr>
          <w:p w14:paraId="07D82A0E"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0AD20340" w14:textId="68599AB0" w:rsidR="00B16890" w:rsidRDefault="002C0317" w:rsidP="00B16890">
            <w:pPr>
              <w:pStyle w:val="TableParagraph"/>
              <w:spacing w:before="56"/>
            </w:pPr>
            <w:proofErr w:type="spellStart"/>
            <w:r>
              <w:t>霸天虎</w:t>
            </w:r>
            <w:proofErr w:type="spellEnd"/>
          </w:p>
        </w:tc>
      </w:tr>
      <w:tr w:rsidR="00B16890" w14:paraId="2ACF198B" w14:textId="77777777" w:rsidTr="00B16890">
        <w:trPr>
          <w:trHeight w:hRule="exact" w:val="478"/>
        </w:trPr>
        <w:tc>
          <w:tcPr>
            <w:tcW w:w="4114" w:type="dxa"/>
          </w:tcPr>
          <w:p w14:paraId="0B69D673" w14:textId="77777777" w:rsidR="00B16890" w:rsidRDefault="00B16890" w:rsidP="00B16890">
            <w:pPr>
              <w:pStyle w:val="TableParagraph"/>
            </w:pPr>
            <w:proofErr w:type="spellStart"/>
            <w:r>
              <w:t>创建日期</w:t>
            </w:r>
            <w:proofErr w:type="spellEnd"/>
          </w:p>
        </w:tc>
        <w:tc>
          <w:tcPr>
            <w:tcW w:w="4184" w:type="dxa"/>
          </w:tcPr>
          <w:p w14:paraId="7654B5CB" w14:textId="337AB85F" w:rsidR="00B16890" w:rsidRDefault="002C0317" w:rsidP="00B16890">
            <w:pPr>
              <w:pStyle w:val="TableParagraph"/>
              <w:spacing w:before="100"/>
            </w:pPr>
            <w:r>
              <w:t>2019/6/16</w:t>
            </w:r>
          </w:p>
        </w:tc>
      </w:tr>
      <w:tr w:rsidR="00B16890" w14:paraId="216ACFD5" w14:textId="77777777" w:rsidTr="00B16890">
        <w:trPr>
          <w:trHeight w:hRule="exact" w:val="478"/>
        </w:trPr>
        <w:tc>
          <w:tcPr>
            <w:tcW w:w="4114" w:type="dxa"/>
            <w:shd w:val="clear" w:color="auto" w:fill="D9E1F3"/>
          </w:tcPr>
          <w:p w14:paraId="6613B971" w14:textId="77777777" w:rsidR="00B16890" w:rsidRDefault="00B16890" w:rsidP="00B16890">
            <w:pPr>
              <w:pStyle w:val="TableParagraph"/>
            </w:pPr>
            <w:proofErr w:type="spellStart"/>
            <w:r>
              <w:t>修改日期</w:t>
            </w:r>
            <w:proofErr w:type="spellEnd"/>
          </w:p>
        </w:tc>
        <w:tc>
          <w:tcPr>
            <w:tcW w:w="4184" w:type="dxa"/>
            <w:shd w:val="clear" w:color="auto" w:fill="D9E1F3"/>
          </w:tcPr>
          <w:p w14:paraId="1DBE1CFD" w14:textId="46DABF32" w:rsidR="00B16890" w:rsidRDefault="002C0317" w:rsidP="00B16890">
            <w:pPr>
              <w:pStyle w:val="TableParagraph"/>
              <w:spacing w:before="100"/>
            </w:pPr>
            <w:r>
              <w:t>2019/6/16</w:t>
            </w:r>
          </w:p>
        </w:tc>
      </w:tr>
      <w:tr w:rsidR="00B16890" w14:paraId="26D473F9" w14:textId="77777777" w:rsidTr="00B16890">
        <w:trPr>
          <w:trHeight w:hRule="exact" w:val="478"/>
        </w:trPr>
        <w:tc>
          <w:tcPr>
            <w:tcW w:w="4114" w:type="dxa"/>
          </w:tcPr>
          <w:p w14:paraId="19B3E184" w14:textId="77777777" w:rsidR="00B16890" w:rsidRDefault="00B16890" w:rsidP="00B16890">
            <w:pPr>
              <w:pStyle w:val="TableParagraph"/>
            </w:pPr>
            <w:proofErr w:type="spellStart"/>
            <w:r>
              <w:t>参与者</w:t>
            </w:r>
            <w:proofErr w:type="spellEnd"/>
          </w:p>
        </w:tc>
        <w:tc>
          <w:tcPr>
            <w:tcW w:w="4184" w:type="dxa"/>
          </w:tcPr>
          <w:p w14:paraId="24DF5534" w14:textId="77777777" w:rsidR="00B16890" w:rsidRDefault="00B16890" w:rsidP="00B16890">
            <w:pPr>
              <w:pStyle w:val="TableParagraph"/>
            </w:pPr>
            <w:proofErr w:type="spellStart"/>
            <w:r>
              <w:t>管理员</w:t>
            </w:r>
            <w:proofErr w:type="spellEnd"/>
          </w:p>
        </w:tc>
      </w:tr>
      <w:tr w:rsidR="00B16890" w14:paraId="1048B033" w14:textId="77777777" w:rsidTr="00B16890">
        <w:trPr>
          <w:trHeight w:hRule="exact" w:val="946"/>
        </w:trPr>
        <w:tc>
          <w:tcPr>
            <w:tcW w:w="4114" w:type="dxa"/>
            <w:shd w:val="clear" w:color="auto" w:fill="D9E1F3"/>
          </w:tcPr>
          <w:p w14:paraId="3F71E742" w14:textId="77777777" w:rsidR="00B16890" w:rsidRDefault="00B16890" w:rsidP="00B16890">
            <w:pPr>
              <w:pStyle w:val="TableParagraph"/>
            </w:pPr>
            <w:proofErr w:type="spellStart"/>
            <w:r>
              <w:t>描述</w:t>
            </w:r>
            <w:proofErr w:type="spellEnd"/>
          </w:p>
        </w:tc>
        <w:tc>
          <w:tcPr>
            <w:tcW w:w="4184" w:type="dxa"/>
            <w:shd w:val="clear" w:color="auto" w:fill="D9E1F3"/>
          </w:tcPr>
          <w:p w14:paraId="0FC1939D" w14:textId="77777777" w:rsidR="00B16890" w:rsidRDefault="00B16890" w:rsidP="00B16890">
            <w:pPr>
              <w:pStyle w:val="TableParagraph"/>
              <w:rPr>
                <w:lang w:eastAsia="zh-CN"/>
              </w:rPr>
            </w:pPr>
            <w:r>
              <w:rPr>
                <w:lang w:eastAsia="zh-CN"/>
              </w:rPr>
              <w:t>管理员在查询领导界面点击修改领导信息</w:t>
            </w:r>
          </w:p>
        </w:tc>
      </w:tr>
      <w:tr w:rsidR="00B16890" w14:paraId="71A0C3F8" w14:textId="77777777" w:rsidTr="00B16890">
        <w:trPr>
          <w:trHeight w:hRule="exact" w:val="947"/>
        </w:trPr>
        <w:tc>
          <w:tcPr>
            <w:tcW w:w="4114" w:type="dxa"/>
          </w:tcPr>
          <w:p w14:paraId="4F9C56EA" w14:textId="77777777" w:rsidR="00B16890" w:rsidRDefault="00B16890" w:rsidP="00B16890">
            <w:pPr>
              <w:pStyle w:val="TableParagraph"/>
            </w:pPr>
            <w:proofErr w:type="spellStart"/>
            <w:r>
              <w:t>前置条件</w:t>
            </w:r>
            <w:proofErr w:type="spellEnd"/>
          </w:p>
        </w:tc>
        <w:tc>
          <w:tcPr>
            <w:tcW w:w="4184" w:type="dxa"/>
          </w:tcPr>
          <w:p w14:paraId="3BBF264D" w14:textId="77777777" w:rsidR="00B16890" w:rsidRDefault="00B16890" w:rsidP="00B16890">
            <w:pPr>
              <w:pStyle w:val="TableParagraph"/>
              <w:numPr>
                <w:ilvl w:val="0"/>
                <w:numId w:val="32"/>
              </w:numPr>
              <w:tabs>
                <w:tab w:val="left" w:pos="382"/>
              </w:tabs>
              <w:ind w:hanging="278"/>
            </w:pPr>
            <w:proofErr w:type="spellStart"/>
            <w:r>
              <w:t>管理员账号登录成功</w:t>
            </w:r>
            <w:proofErr w:type="spellEnd"/>
          </w:p>
          <w:p w14:paraId="2F2D22E7" w14:textId="77777777" w:rsidR="00B16890" w:rsidRDefault="00B16890" w:rsidP="00B16890">
            <w:pPr>
              <w:pStyle w:val="TableParagraph"/>
              <w:numPr>
                <w:ilvl w:val="0"/>
                <w:numId w:val="32"/>
              </w:numPr>
              <w:tabs>
                <w:tab w:val="left" w:pos="382"/>
              </w:tabs>
              <w:spacing w:before="152"/>
              <w:ind w:hanging="278"/>
              <w:rPr>
                <w:lang w:eastAsia="zh-CN"/>
              </w:rPr>
            </w:pPr>
            <w:r>
              <w:rPr>
                <w:lang w:eastAsia="zh-CN"/>
              </w:rPr>
              <w:t>管理员进入查询领导界面</w:t>
            </w:r>
          </w:p>
        </w:tc>
      </w:tr>
      <w:tr w:rsidR="00B16890" w14:paraId="4E42FED2" w14:textId="77777777" w:rsidTr="00B16890">
        <w:trPr>
          <w:trHeight w:hRule="exact" w:val="947"/>
        </w:trPr>
        <w:tc>
          <w:tcPr>
            <w:tcW w:w="4114" w:type="dxa"/>
            <w:shd w:val="clear" w:color="auto" w:fill="D9E1F3"/>
          </w:tcPr>
          <w:p w14:paraId="3F8AE8F2"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4F175C76" w14:textId="77777777" w:rsidR="00B16890" w:rsidRDefault="00B16890" w:rsidP="00B16890">
            <w:pPr>
              <w:pStyle w:val="TableParagraph"/>
              <w:spacing w:before="56"/>
              <w:rPr>
                <w:lang w:eastAsia="zh-CN"/>
              </w:rPr>
            </w:pPr>
            <w:r>
              <w:rPr>
                <w:lang w:eastAsia="zh-CN"/>
              </w:rPr>
              <w:t>更新数据库中信息，事件存入日志</w:t>
            </w:r>
          </w:p>
        </w:tc>
      </w:tr>
      <w:tr w:rsidR="00B16890" w14:paraId="5D647C5B" w14:textId="77777777" w:rsidTr="00B16890">
        <w:trPr>
          <w:trHeight w:hRule="exact" w:val="946"/>
        </w:trPr>
        <w:tc>
          <w:tcPr>
            <w:tcW w:w="4114" w:type="dxa"/>
          </w:tcPr>
          <w:p w14:paraId="7B36A3F7" w14:textId="77777777" w:rsidR="00B16890" w:rsidRDefault="00B16890" w:rsidP="00B16890">
            <w:pPr>
              <w:pStyle w:val="TableParagraph"/>
            </w:pPr>
            <w:proofErr w:type="spellStart"/>
            <w:r>
              <w:t>主干过程</w:t>
            </w:r>
            <w:proofErr w:type="spellEnd"/>
          </w:p>
        </w:tc>
        <w:tc>
          <w:tcPr>
            <w:tcW w:w="4184" w:type="dxa"/>
          </w:tcPr>
          <w:p w14:paraId="7A3D2739" w14:textId="77777777" w:rsidR="00B16890" w:rsidRDefault="00B16890" w:rsidP="00B16890">
            <w:pPr>
              <w:pStyle w:val="TableParagraph"/>
              <w:numPr>
                <w:ilvl w:val="0"/>
                <w:numId w:val="33"/>
              </w:numPr>
              <w:tabs>
                <w:tab w:val="left" w:pos="382"/>
              </w:tabs>
              <w:ind w:hanging="278"/>
            </w:pPr>
            <w:proofErr w:type="spellStart"/>
            <w:r>
              <w:t>点击修改领导信息</w:t>
            </w:r>
            <w:proofErr w:type="spellEnd"/>
          </w:p>
          <w:p w14:paraId="1716B683" w14:textId="77777777" w:rsidR="00B16890" w:rsidRDefault="00B16890" w:rsidP="00B16890">
            <w:pPr>
              <w:pStyle w:val="TableParagraph"/>
              <w:numPr>
                <w:ilvl w:val="0"/>
                <w:numId w:val="33"/>
              </w:numPr>
              <w:tabs>
                <w:tab w:val="left" w:pos="382"/>
              </w:tabs>
              <w:spacing w:before="152"/>
              <w:ind w:hanging="278"/>
            </w:pPr>
            <w:proofErr w:type="spellStart"/>
            <w:r>
              <w:t>输入修改信息并提交</w:t>
            </w:r>
            <w:proofErr w:type="spellEnd"/>
          </w:p>
        </w:tc>
      </w:tr>
      <w:tr w:rsidR="00B16890" w14:paraId="1E3AA9E8" w14:textId="77777777" w:rsidTr="00B16890">
        <w:trPr>
          <w:trHeight w:hRule="exact" w:val="1414"/>
        </w:trPr>
        <w:tc>
          <w:tcPr>
            <w:tcW w:w="4114" w:type="dxa"/>
            <w:shd w:val="clear" w:color="auto" w:fill="D9E1F3"/>
          </w:tcPr>
          <w:p w14:paraId="730394CF" w14:textId="77777777" w:rsidR="00B16890" w:rsidRDefault="00B16890" w:rsidP="00B16890">
            <w:pPr>
              <w:pStyle w:val="TableParagraph"/>
            </w:pPr>
            <w:proofErr w:type="spellStart"/>
            <w:r>
              <w:t>分支过程</w:t>
            </w:r>
            <w:proofErr w:type="spellEnd"/>
          </w:p>
        </w:tc>
        <w:tc>
          <w:tcPr>
            <w:tcW w:w="4184" w:type="dxa"/>
            <w:shd w:val="clear" w:color="auto" w:fill="D9E1F3"/>
          </w:tcPr>
          <w:p w14:paraId="6B70BCA9" w14:textId="77777777" w:rsidR="00B16890" w:rsidRDefault="00B16890" w:rsidP="00B16890">
            <w:pPr>
              <w:pStyle w:val="TableParagraph"/>
              <w:rPr>
                <w:lang w:eastAsia="zh-CN"/>
              </w:rPr>
            </w:pPr>
            <w:r>
              <w:rPr>
                <w:lang w:eastAsia="zh-CN"/>
              </w:rPr>
              <w:t>1.1.  进入修改领导信息界面</w:t>
            </w:r>
          </w:p>
          <w:p w14:paraId="5F029C26" w14:textId="77777777" w:rsidR="00B16890" w:rsidRDefault="00B16890" w:rsidP="00B16890">
            <w:pPr>
              <w:pStyle w:val="TableParagraph"/>
              <w:numPr>
                <w:ilvl w:val="1"/>
                <w:numId w:val="34"/>
              </w:numPr>
              <w:tabs>
                <w:tab w:val="left" w:pos="550"/>
              </w:tabs>
              <w:spacing w:before="152"/>
              <w:ind w:hanging="446"/>
              <w:rPr>
                <w:lang w:eastAsia="zh-CN"/>
              </w:rPr>
            </w:pPr>
            <w:r>
              <w:rPr>
                <w:lang w:eastAsia="zh-CN"/>
              </w:rPr>
              <w:t>修改成功返回查询领导界面</w:t>
            </w:r>
          </w:p>
          <w:p w14:paraId="022D4848" w14:textId="77777777" w:rsidR="00B16890" w:rsidRDefault="00B16890" w:rsidP="00B16890">
            <w:pPr>
              <w:pStyle w:val="TableParagraph"/>
              <w:numPr>
                <w:ilvl w:val="1"/>
                <w:numId w:val="34"/>
              </w:numPr>
              <w:tabs>
                <w:tab w:val="left" w:pos="550"/>
              </w:tabs>
              <w:spacing w:before="152"/>
              <w:ind w:hanging="446"/>
              <w:rPr>
                <w:lang w:eastAsia="zh-CN"/>
              </w:rPr>
            </w:pPr>
            <w:r>
              <w:rPr>
                <w:lang w:eastAsia="zh-CN"/>
              </w:rPr>
              <w:t>修改失败，重新输入修改信息</w:t>
            </w:r>
          </w:p>
        </w:tc>
      </w:tr>
      <w:tr w:rsidR="00B16890" w14:paraId="1AAF5B9F" w14:textId="77777777" w:rsidTr="00B16890">
        <w:trPr>
          <w:trHeight w:hRule="exact" w:val="478"/>
        </w:trPr>
        <w:tc>
          <w:tcPr>
            <w:tcW w:w="4114" w:type="dxa"/>
          </w:tcPr>
          <w:p w14:paraId="4B94E227" w14:textId="77777777" w:rsidR="00B16890" w:rsidRDefault="00B16890" w:rsidP="00B16890">
            <w:pPr>
              <w:pStyle w:val="TableParagraph"/>
            </w:pPr>
            <w:proofErr w:type="spellStart"/>
            <w:r>
              <w:t>异常</w:t>
            </w:r>
            <w:proofErr w:type="spellEnd"/>
          </w:p>
        </w:tc>
        <w:tc>
          <w:tcPr>
            <w:tcW w:w="4184" w:type="dxa"/>
          </w:tcPr>
          <w:p w14:paraId="29B4DDD7" w14:textId="77777777" w:rsidR="00B16890" w:rsidRDefault="00B16890" w:rsidP="00B16890">
            <w:pPr>
              <w:pStyle w:val="TableParagraph"/>
            </w:pPr>
            <w:r>
              <w:t>无</w:t>
            </w:r>
          </w:p>
        </w:tc>
      </w:tr>
      <w:tr w:rsidR="00B16890" w14:paraId="45CBE427" w14:textId="77777777" w:rsidTr="00B16890">
        <w:trPr>
          <w:trHeight w:hRule="exact" w:val="478"/>
        </w:trPr>
        <w:tc>
          <w:tcPr>
            <w:tcW w:w="4114" w:type="dxa"/>
            <w:shd w:val="clear" w:color="auto" w:fill="D9E1F3"/>
          </w:tcPr>
          <w:p w14:paraId="545AA66C" w14:textId="77777777" w:rsidR="00B16890" w:rsidRDefault="00B16890" w:rsidP="00B16890">
            <w:pPr>
              <w:pStyle w:val="TableParagraph"/>
            </w:pPr>
            <w:proofErr w:type="spellStart"/>
            <w:r>
              <w:t>包含</w:t>
            </w:r>
            <w:proofErr w:type="spellEnd"/>
          </w:p>
        </w:tc>
        <w:tc>
          <w:tcPr>
            <w:tcW w:w="4184" w:type="dxa"/>
            <w:shd w:val="clear" w:color="auto" w:fill="D9E1F3"/>
          </w:tcPr>
          <w:p w14:paraId="34AF57E6" w14:textId="77777777" w:rsidR="00B16890" w:rsidRDefault="00B16890" w:rsidP="00B16890">
            <w:pPr>
              <w:pStyle w:val="TableParagraph"/>
            </w:pPr>
            <w:r>
              <w:t>无</w:t>
            </w:r>
          </w:p>
        </w:tc>
      </w:tr>
      <w:tr w:rsidR="00B16890" w14:paraId="2C4C4B45" w14:textId="77777777" w:rsidTr="00B16890">
        <w:trPr>
          <w:trHeight w:hRule="exact" w:val="479"/>
        </w:trPr>
        <w:tc>
          <w:tcPr>
            <w:tcW w:w="4114" w:type="dxa"/>
          </w:tcPr>
          <w:p w14:paraId="39FC7E97" w14:textId="77777777" w:rsidR="00B16890" w:rsidRDefault="00B16890" w:rsidP="00B16890">
            <w:pPr>
              <w:pStyle w:val="TableParagraph"/>
            </w:pPr>
            <w:proofErr w:type="spellStart"/>
            <w:r>
              <w:t>优先级</w:t>
            </w:r>
            <w:proofErr w:type="spellEnd"/>
          </w:p>
        </w:tc>
        <w:tc>
          <w:tcPr>
            <w:tcW w:w="4184" w:type="dxa"/>
          </w:tcPr>
          <w:p w14:paraId="26913934" w14:textId="77777777" w:rsidR="00B16890" w:rsidRDefault="00B16890" w:rsidP="00B16890">
            <w:pPr>
              <w:pStyle w:val="TableParagraph"/>
            </w:pPr>
            <w:r>
              <w:t>低</w:t>
            </w:r>
          </w:p>
        </w:tc>
      </w:tr>
      <w:tr w:rsidR="00B16890" w14:paraId="165D9D1F" w14:textId="77777777" w:rsidTr="00B16890">
        <w:trPr>
          <w:trHeight w:hRule="exact" w:val="479"/>
        </w:trPr>
        <w:tc>
          <w:tcPr>
            <w:tcW w:w="4114" w:type="dxa"/>
            <w:shd w:val="clear" w:color="auto" w:fill="D9E1F3"/>
          </w:tcPr>
          <w:p w14:paraId="05F06592" w14:textId="77777777" w:rsidR="00B16890" w:rsidRDefault="00B16890" w:rsidP="00B16890">
            <w:pPr>
              <w:pStyle w:val="TableParagraph"/>
              <w:spacing w:before="56"/>
            </w:pPr>
            <w:proofErr w:type="spellStart"/>
            <w:r>
              <w:lastRenderedPageBreak/>
              <w:t>使用频率</w:t>
            </w:r>
            <w:proofErr w:type="spellEnd"/>
          </w:p>
        </w:tc>
        <w:tc>
          <w:tcPr>
            <w:tcW w:w="4184" w:type="dxa"/>
            <w:shd w:val="clear" w:color="auto" w:fill="D9E1F3"/>
          </w:tcPr>
          <w:p w14:paraId="72753ACC" w14:textId="77777777" w:rsidR="00B16890" w:rsidRDefault="00B16890" w:rsidP="00B16890">
            <w:pPr>
              <w:pStyle w:val="TableParagraph"/>
              <w:spacing w:before="56"/>
            </w:pPr>
            <w:r>
              <w:rPr>
                <w:rFonts w:hint="eastAsia"/>
                <w:lang w:eastAsia="zh-CN"/>
              </w:rPr>
              <w:t>每年三十次每人</w:t>
            </w:r>
          </w:p>
        </w:tc>
      </w:tr>
      <w:tr w:rsidR="00B16890" w14:paraId="4DF84796" w14:textId="77777777" w:rsidTr="00B16890">
        <w:trPr>
          <w:trHeight w:hRule="exact" w:val="478"/>
        </w:trPr>
        <w:tc>
          <w:tcPr>
            <w:tcW w:w="4114" w:type="dxa"/>
          </w:tcPr>
          <w:p w14:paraId="20616F3A" w14:textId="77777777" w:rsidR="00B16890" w:rsidRDefault="00B16890" w:rsidP="00B16890">
            <w:pPr>
              <w:pStyle w:val="TableParagraph"/>
            </w:pPr>
            <w:proofErr w:type="spellStart"/>
            <w:r>
              <w:t>业务规则</w:t>
            </w:r>
            <w:proofErr w:type="spellEnd"/>
          </w:p>
        </w:tc>
        <w:tc>
          <w:tcPr>
            <w:tcW w:w="4184" w:type="dxa"/>
          </w:tcPr>
          <w:p w14:paraId="54F4CA0D" w14:textId="77777777" w:rsidR="00B16890" w:rsidRDefault="00B16890" w:rsidP="00B16890">
            <w:pPr>
              <w:pStyle w:val="TableParagraph"/>
              <w:keepNext/>
              <w:spacing w:before="56"/>
            </w:pPr>
            <w:r>
              <w:rPr>
                <w:rFonts w:hint="eastAsia"/>
                <w:lang w:eastAsia="zh-CN"/>
              </w:rPr>
              <w:t>无</w:t>
            </w:r>
          </w:p>
        </w:tc>
      </w:tr>
    </w:tbl>
    <w:p w14:paraId="48DF30CA" w14:textId="77777777" w:rsidR="00B16890" w:rsidRDefault="00B16890" w:rsidP="00B16890">
      <w:pPr>
        <w:spacing w:line="360" w:lineRule="auto"/>
        <w:rPr>
          <w:rFonts w:ascii="宋体" w:hAnsi="宋体" w:cs="宋体"/>
          <w:sz w:val="24"/>
        </w:rPr>
      </w:pPr>
    </w:p>
    <w:p w14:paraId="355F936B" w14:textId="77777777" w:rsidR="00B16890" w:rsidRDefault="00B16890" w:rsidP="00B16890">
      <w:pPr>
        <w:spacing w:line="360" w:lineRule="auto"/>
        <w:rPr>
          <w:rFonts w:ascii="宋体" w:hAnsi="宋体" w:cs="宋体" w:hint="eastAsia"/>
          <w:sz w:val="24"/>
        </w:rPr>
      </w:pPr>
    </w:p>
    <w:p w14:paraId="2EA74823"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74C747E5" w14:textId="77777777" w:rsidTr="00B16890">
        <w:trPr>
          <w:trHeight w:hRule="exact" w:val="488"/>
        </w:trPr>
        <w:tc>
          <w:tcPr>
            <w:tcW w:w="4114" w:type="dxa"/>
            <w:tcBorders>
              <w:top w:val="nil"/>
              <w:left w:val="nil"/>
              <w:bottom w:val="nil"/>
              <w:right w:val="nil"/>
            </w:tcBorders>
            <w:shd w:val="clear" w:color="auto" w:fill="4471C4"/>
          </w:tcPr>
          <w:p w14:paraId="62873F81"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99C1B11" w14:textId="77777777" w:rsidR="00B16890" w:rsidRDefault="00B16890" w:rsidP="00B16890">
            <w:pPr>
              <w:pStyle w:val="TableParagraph"/>
              <w:spacing w:before="110"/>
              <w:ind w:left="107"/>
              <w:rPr>
                <w:b/>
              </w:rPr>
            </w:pPr>
            <w:r>
              <w:rPr>
                <w:b/>
                <w:color w:val="FFFFFF"/>
              </w:rPr>
              <w:t>UC_Administrator_</w:t>
            </w:r>
            <w:r>
              <w:rPr>
                <w:rFonts w:hint="eastAsia"/>
                <w:b/>
                <w:color w:val="FFFFFF"/>
                <w:lang w:eastAsia="zh-CN"/>
              </w:rPr>
              <w:t>11</w:t>
            </w:r>
          </w:p>
        </w:tc>
      </w:tr>
      <w:tr w:rsidR="00B16890" w14:paraId="4F30A189" w14:textId="77777777" w:rsidTr="00B16890">
        <w:trPr>
          <w:trHeight w:hRule="exact" w:val="473"/>
        </w:trPr>
        <w:tc>
          <w:tcPr>
            <w:tcW w:w="4114" w:type="dxa"/>
            <w:tcBorders>
              <w:top w:val="nil"/>
            </w:tcBorders>
            <w:shd w:val="clear" w:color="auto" w:fill="D9E1F3"/>
          </w:tcPr>
          <w:p w14:paraId="1C1E0B9D"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47B03D68" w14:textId="77777777" w:rsidR="00B16890" w:rsidRDefault="00B16890" w:rsidP="00B16890">
            <w:pPr>
              <w:pStyle w:val="TableParagraph"/>
            </w:pPr>
            <w:proofErr w:type="spellStart"/>
            <w:r>
              <w:t>删除领导信息</w:t>
            </w:r>
            <w:proofErr w:type="spellEnd"/>
          </w:p>
        </w:tc>
      </w:tr>
      <w:tr w:rsidR="00B16890" w14:paraId="20E2B6D6" w14:textId="77777777" w:rsidTr="00B16890">
        <w:trPr>
          <w:trHeight w:hRule="exact" w:val="479"/>
        </w:trPr>
        <w:tc>
          <w:tcPr>
            <w:tcW w:w="4114" w:type="dxa"/>
          </w:tcPr>
          <w:p w14:paraId="17B1EE0C" w14:textId="77777777" w:rsidR="00B16890" w:rsidRDefault="00B16890" w:rsidP="00B16890">
            <w:pPr>
              <w:pStyle w:val="TableParagraph"/>
            </w:pPr>
            <w:proofErr w:type="spellStart"/>
            <w:r>
              <w:t>创建者</w:t>
            </w:r>
            <w:proofErr w:type="spellEnd"/>
          </w:p>
        </w:tc>
        <w:tc>
          <w:tcPr>
            <w:tcW w:w="4184" w:type="dxa"/>
          </w:tcPr>
          <w:p w14:paraId="2005FDB4" w14:textId="4BDFBE6C" w:rsidR="00B16890" w:rsidRDefault="002C0317" w:rsidP="00B16890">
            <w:pPr>
              <w:pStyle w:val="TableParagraph"/>
            </w:pPr>
            <w:proofErr w:type="spellStart"/>
            <w:r>
              <w:t>霸天虎</w:t>
            </w:r>
            <w:proofErr w:type="spellEnd"/>
          </w:p>
        </w:tc>
      </w:tr>
      <w:tr w:rsidR="00B16890" w14:paraId="18D37228" w14:textId="77777777" w:rsidTr="00B16890">
        <w:trPr>
          <w:trHeight w:hRule="exact" w:val="479"/>
        </w:trPr>
        <w:tc>
          <w:tcPr>
            <w:tcW w:w="4114" w:type="dxa"/>
            <w:shd w:val="clear" w:color="auto" w:fill="D9E1F3"/>
          </w:tcPr>
          <w:p w14:paraId="348CFE6B" w14:textId="77777777" w:rsidR="00B16890" w:rsidRDefault="00B16890" w:rsidP="00B16890">
            <w:pPr>
              <w:pStyle w:val="TableParagraph"/>
            </w:pPr>
            <w:proofErr w:type="spellStart"/>
            <w:r>
              <w:t>最后更新者</w:t>
            </w:r>
            <w:proofErr w:type="spellEnd"/>
          </w:p>
        </w:tc>
        <w:tc>
          <w:tcPr>
            <w:tcW w:w="4184" w:type="dxa"/>
            <w:shd w:val="clear" w:color="auto" w:fill="D9E1F3"/>
          </w:tcPr>
          <w:p w14:paraId="20091E13" w14:textId="483499F4" w:rsidR="00B16890" w:rsidRDefault="002C0317" w:rsidP="00B16890">
            <w:pPr>
              <w:pStyle w:val="TableParagraph"/>
            </w:pPr>
            <w:proofErr w:type="spellStart"/>
            <w:r>
              <w:t>霸天虎</w:t>
            </w:r>
            <w:proofErr w:type="spellEnd"/>
          </w:p>
        </w:tc>
      </w:tr>
      <w:tr w:rsidR="00B16890" w14:paraId="4BB84EE3" w14:textId="77777777" w:rsidTr="00B16890">
        <w:trPr>
          <w:trHeight w:hRule="exact" w:val="478"/>
        </w:trPr>
        <w:tc>
          <w:tcPr>
            <w:tcW w:w="4114" w:type="dxa"/>
          </w:tcPr>
          <w:p w14:paraId="02CF254D" w14:textId="77777777" w:rsidR="00B16890" w:rsidRDefault="00B16890" w:rsidP="00B16890">
            <w:pPr>
              <w:pStyle w:val="TableParagraph"/>
              <w:spacing w:before="56"/>
            </w:pPr>
            <w:proofErr w:type="spellStart"/>
            <w:r>
              <w:t>创建日期</w:t>
            </w:r>
            <w:proofErr w:type="spellEnd"/>
          </w:p>
        </w:tc>
        <w:tc>
          <w:tcPr>
            <w:tcW w:w="4184" w:type="dxa"/>
          </w:tcPr>
          <w:p w14:paraId="5FD6BA5C" w14:textId="167DBB79" w:rsidR="00B16890" w:rsidRDefault="002C0317" w:rsidP="00B16890">
            <w:pPr>
              <w:pStyle w:val="TableParagraph"/>
              <w:spacing w:before="101"/>
            </w:pPr>
            <w:r>
              <w:t>2019/6/16</w:t>
            </w:r>
          </w:p>
        </w:tc>
      </w:tr>
      <w:tr w:rsidR="00B16890" w14:paraId="6AFFBFD6" w14:textId="77777777" w:rsidTr="00B16890">
        <w:trPr>
          <w:trHeight w:hRule="exact" w:val="478"/>
        </w:trPr>
        <w:tc>
          <w:tcPr>
            <w:tcW w:w="4114" w:type="dxa"/>
            <w:shd w:val="clear" w:color="auto" w:fill="D9E1F3"/>
          </w:tcPr>
          <w:p w14:paraId="78B747C8" w14:textId="77777777" w:rsidR="00B16890" w:rsidRDefault="00B16890" w:rsidP="00B16890">
            <w:pPr>
              <w:pStyle w:val="TableParagraph"/>
            </w:pPr>
            <w:proofErr w:type="spellStart"/>
            <w:r>
              <w:t>修改日期</w:t>
            </w:r>
            <w:proofErr w:type="spellEnd"/>
          </w:p>
        </w:tc>
        <w:tc>
          <w:tcPr>
            <w:tcW w:w="4184" w:type="dxa"/>
            <w:shd w:val="clear" w:color="auto" w:fill="D9E1F3"/>
          </w:tcPr>
          <w:p w14:paraId="2A49C462" w14:textId="097C2A96" w:rsidR="00B16890" w:rsidRDefault="002C0317" w:rsidP="00B16890">
            <w:pPr>
              <w:pStyle w:val="TableParagraph"/>
              <w:spacing w:before="100"/>
            </w:pPr>
            <w:r>
              <w:t>2019/6/16</w:t>
            </w:r>
          </w:p>
        </w:tc>
      </w:tr>
      <w:tr w:rsidR="00B16890" w14:paraId="12DEFD1D" w14:textId="77777777" w:rsidTr="00B16890">
        <w:trPr>
          <w:trHeight w:hRule="exact" w:val="478"/>
        </w:trPr>
        <w:tc>
          <w:tcPr>
            <w:tcW w:w="4114" w:type="dxa"/>
          </w:tcPr>
          <w:p w14:paraId="706F6595" w14:textId="77777777" w:rsidR="00B16890" w:rsidRDefault="00B16890" w:rsidP="00B16890">
            <w:pPr>
              <w:pStyle w:val="TableParagraph"/>
            </w:pPr>
            <w:proofErr w:type="spellStart"/>
            <w:r>
              <w:t>参与者</w:t>
            </w:r>
            <w:proofErr w:type="spellEnd"/>
          </w:p>
        </w:tc>
        <w:tc>
          <w:tcPr>
            <w:tcW w:w="4184" w:type="dxa"/>
          </w:tcPr>
          <w:p w14:paraId="7C98F43F" w14:textId="77777777" w:rsidR="00B16890" w:rsidRDefault="00B16890" w:rsidP="00B16890">
            <w:pPr>
              <w:pStyle w:val="TableParagraph"/>
            </w:pPr>
            <w:proofErr w:type="spellStart"/>
            <w:r>
              <w:t>管理员</w:t>
            </w:r>
            <w:proofErr w:type="spellEnd"/>
          </w:p>
        </w:tc>
      </w:tr>
      <w:tr w:rsidR="00B16890" w14:paraId="41D9C60E" w14:textId="77777777" w:rsidTr="00B16890">
        <w:trPr>
          <w:trHeight w:hRule="exact" w:val="946"/>
        </w:trPr>
        <w:tc>
          <w:tcPr>
            <w:tcW w:w="4114" w:type="dxa"/>
            <w:shd w:val="clear" w:color="auto" w:fill="D9E1F3"/>
          </w:tcPr>
          <w:p w14:paraId="0FA10E7D" w14:textId="77777777" w:rsidR="00B16890" w:rsidRDefault="00B16890" w:rsidP="00B16890">
            <w:pPr>
              <w:pStyle w:val="TableParagraph"/>
            </w:pPr>
            <w:proofErr w:type="spellStart"/>
            <w:r>
              <w:t>描述</w:t>
            </w:r>
            <w:proofErr w:type="spellEnd"/>
          </w:p>
        </w:tc>
        <w:tc>
          <w:tcPr>
            <w:tcW w:w="4184" w:type="dxa"/>
            <w:shd w:val="clear" w:color="auto" w:fill="D9E1F3"/>
          </w:tcPr>
          <w:p w14:paraId="30B599CB" w14:textId="77777777" w:rsidR="00B16890" w:rsidRDefault="00B16890" w:rsidP="00B16890">
            <w:pPr>
              <w:pStyle w:val="TableParagraph"/>
              <w:rPr>
                <w:lang w:eastAsia="zh-CN"/>
              </w:rPr>
            </w:pPr>
            <w:r>
              <w:rPr>
                <w:lang w:eastAsia="zh-CN"/>
              </w:rPr>
              <w:t>管理员在查询领导界面点击删除领导信息</w:t>
            </w:r>
          </w:p>
        </w:tc>
      </w:tr>
      <w:tr w:rsidR="00B16890" w14:paraId="1FBB9A0E" w14:textId="77777777" w:rsidTr="00B16890">
        <w:trPr>
          <w:trHeight w:hRule="exact" w:val="947"/>
        </w:trPr>
        <w:tc>
          <w:tcPr>
            <w:tcW w:w="4114" w:type="dxa"/>
          </w:tcPr>
          <w:p w14:paraId="5A8FE199" w14:textId="77777777" w:rsidR="00B16890" w:rsidRDefault="00B16890" w:rsidP="00B16890">
            <w:pPr>
              <w:pStyle w:val="TableParagraph"/>
            </w:pPr>
            <w:proofErr w:type="spellStart"/>
            <w:r>
              <w:t>前置条件</w:t>
            </w:r>
            <w:proofErr w:type="spellEnd"/>
          </w:p>
        </w:tc>
        <w:tc>
          <w:tcPr>
            <w:tcW w:w="4184" w:type="dxa"/>
          </w:tcPr>
          <w:p w14:paraId="5CCE949B" w14:textId="77777777" w:rsidR="00B16890" w:rsidRDefault="00B16890" w:rsidP="00B16890">
            <w:pPr>
              <w:pStyle w:val="TableParagraph"/>
              <w:numPr>
                <w:ilvl w:val="0"/>
                <w:numId w:val="35"/>
              </w:numPr>
              <w:tabs>
                <w:tab w:val="left" w:pos="382"/>
              </w:tabs>
              <w:ind w:hanging="278"/>
            </w:pPr>
            <w:proofErr w:type="spellStart"/>
            <w:r>
              <w:t>管理员账号登录成功</w:t>
            </w:r>
            <w:proofErr w:type="spellEnd"/>
          </w:p>
          <w:p w14:paraId="7C27D8F8" w14:textId="77777777" w:rsidR="00B16890" w:rsidRDefault="00B16890" w:rsidP="00B16890">
            <w:pPr>
              <w:pStyle w:val="TableParagraph"/>
              <w:numPr>
                <w:ilvl w:val="0"/>
                <w:numId w:val="35"/>
              </w:numPr>
              <w:tabs>
                <w:tab w:val="left" w:pos="382"/>
              </w:tabs>
              <w:spacing w:before="152"/>
              <w:ind w:hanging="278"/>
              <w:rPr>
                <w:lang w:eastAsia="zh-CN"/>
              </w:rPr>
            </w:pPr>
            <w:r>
              <w:rPr>
                <w:lang w:eastAsia="zh-CN"/>
              </w:rPr>
              <w:t>管理员进入查询领导界面</w:t>
            </w:r>
          </w:p>
        </w:tc>
      </w:tr>
      <w:tr w:rsidR="00B16890" w14:paraId="63C2BAAB" w14:textId="77777777" w:rsidTr="00B16890">
        <w:trPr>
          <w:trHeight w:hRule="exact" w:val="947"/>
        </w:trPr>
        <w:tc>
          <w:tcPr>
            <w:tcW w:w="4114" w:type="dxa"/>
            <w:shd w:val="clear" w:color="auto" w:fill="D9E1F3"/>
          </w:tcPr>
          <w:p w14:paraId="7B11DD94" w14:textId="77777777" w:rsidR="00B16890" w:rsidRDefault="00B16890" w:rsidP="00B16890">
            <w:pPr>
              <w:pStyle w:val="TableParagraph"/>
            </w:pPr>
            <w:proofErr w:type="spellStart"/>
            <w:r>
              <w:t>后置条件</w:t>
            </w:r>
            <w:proofErr w:type="spellEnd"/>
          </w:p>
        </w:tc>
        <w:tc>
          <w:tcPr>
            <w:tcW w:w="4184" w:type="dxa"/>
            <w:shd w:val="clear" w:color="auto" w:fill="D9E1F3"/>
          </w:tcPr>
          <w:p w14:paraId="776E7671" w14:textId="77777777" w:rsidR="00B16890" w:rsidRDefault="00B16890" w:rsidP="00B16890">
            <w:pPr>
              <w:pStyle w:val="TableParagraph"/>
              <w:rPr>
                <w:lang w:eastAsia="zh-CN"/>
              </w:rPr>
            </w:pPr>
            <w:r>
              <w:rPr>
                <w:lang w:eastAsia="zh-CN"/>
              </w:rPr>
              <w:t>更新数据库中信息，事件存入日志</w:t>
            </w:r>
          </w:p>
        </w:tc>
      </w:tr>
      <w:tr w:rsidR="00B16890" w14:paraId="6B0EB474" w14:textId="77777777" w:rsidTr="00B16890">
        <w:trPr>
          <w:trHeight w:hRule="exact" w:val="946"/>
        </w:trPr>
        <w:tc>
          <w:tcPr>
            <w:tcW w:w="4114" w:type="dxa"/>
          </w:tcPr>
          <w:p w14:paraId="4080286F" w14:textId="77777777" w:rsidR="00B16890" w:rsidRDefault="00B16890" w:rsidP="00B16890">
            <w:pPr>
              <w:pStyle w:val="TableParagraph"/>
              <w:spacing w:before="56"/>
            </w:pPr>
            <w:proofErr w:type="spellStart"/>
            <w:r>
              <w:t>主干过程</w:t>
            </w:r>
            <w:proofErr w:type="spellEnd"/>
          </w:p>
        </w:tc>
        <w:tc>
          <w:tcPr>
            <w:tcW w:w="4184" w:type="dxa"/>
          </w:tcPr>
          <w:p w14:paraId="0F9BFCE6" w14:textId="77777777" w:rsidR="00B16890" w:rsidRDefault="00B16890" w:rsidP="00B16890">
            <w:pPr>
              <w:pStyle w:val="TableParagraph"/>
              <w:numPr>
                <w:ilvl w:val="0"/>
                <w:numId w:val="36"/>
              </w:numPr>
              <w:tabs>
                <w:tab w:val="left" w:pos="382"/>
              </w:tabs>
              <w:spacing w:before="56"/>
              <w:ind w:hanging="278"/>
              <w:rPr>
                <w:lang w:eastAsia="zh-CN"/>
              </w:rPr>
            </w:pPr>
            <w:r>
              <w:rPr>
                <w:lang w:eastAsia="zh-CN"/>
              </w:rPr>
              <w:t>点击删除特定领导的信息</w:t>
            </w:r>
          </w:p>
          <w:p w14:paraId="6E41BD79" w14:textId="77777777" w:rsidR="00B16890" w:rsidRDefault="00B16890" w:rsidP="00B16890">
            <w:pPr>
              <w:pStyle w:val="TableParagraph"/>
              <w:numPr>
                <w:ilvl w:val="0"/>
                <w:numId w:val="36"/>
              </w:numPr>
              <w:tabs>
                <w:tab w:val="left" w:pos="382"/>
              </w:tabs>
              <w:spacing w:before="152"/>
              <w:ind w:hanging="278"/>
            </w:pPr>
            <w:proofErr w:type="spellStart"/>
            <w:r>
              <w:t>确认删除操作</w:t>
            </w:r>
            <w:proofErr w:type="spellEnd"/>
          </w:p>
        </w:tc>
      </w:tr>
      <w:tr w:rsidR="00B16890" w14:paraId="62AD2B41" w14:textId="77777777" w:rsidTr="00B16890">
        <w:trPr>
          <w:trHeight w:hRule="exact" w:val="957"/>
        </w:trPr>
        <w:tc>
          <w:tcPr>
            <w:tcW w:w="4114" w:type="dxa"/>
            <w:shd w:val="clear" w:color="auto" w:fill="D9E1F3"/>
          </w:tcPr>
          <w:p w14:paraId="2E2DBCC1" w14:textId="77777777" w:rsidR="00B16890" w:rsidRDefault="00B16890" w:rsidP="00B16890">
            <w:pPr>
              <w:pStyle w:val="TableParagraph"/>
            </w:pPr>
            <w:proofErr w:type="spellStart"/>
            <w:r>
              <w:t>分支过程</w:t>
            </w:r>
            <w:proofErr w:type="spellEnd"/>
          </w:p>
        </w:tc>
        <w:tc>
          <w:tcPr>
            <w:tcW w:w="4184" w:type="dxa"/>
            <w:shd w:val="clear" w:color="auto" w:fill="D9E1F3"/>
          </w:tcPr>
          <w:p w14:paraId="2BAF0045" w14:textId="77777777" w:rsidR="00B16890" w:rsidRDefault="00B16890" w:rsidP="00B16890">
            <w:pPr>
              <w:pStyle w:val="TableParagraph"/>
              <w:numPr>
                <w:ilvl w:val="1"/>
                <w:numId w:val="37"/>
              </w:numPr>
              <w:tabs>
                <w:tab w:val="left" w:pos="550"/>
              </w:tabs>
              <w:ind w:hanging="446"/>
              <w:rPr>
                <w:lang w:eastAsia="zh-CN"/>
              </w:rPr>
            </w:pPr>
            <w:r>
              <w:rPr>
                <w:lang w:eastAsia="zh-CN"/>
              </w:rPr>
              <w:t>删除成功返回查询领导界面</w:t>
            </w:r>
          </w:p>
          <w:p w14:paraId="73AA2DD5" w14:textId="77777777" w:rsidR="00B16890" w:rsidRDefault="00B16890" w:rsidP="00B16890">
            <w:pPr>
              <w:pStyle w:val="TableParagraph"/>
              <w:numPr>
                <w:ilvl w:val="1"/>
                <w:numId w:val="37"/>
              </w:numPr>
              <w:tabs>
                <w:tab w:val="left" w:pos="550"/>
              </w:tabs>
              <w:spacing w:before="152"/>
              <w:ind w:hanging="446"/>
            </w:pPr>
            <w:proofErr w:type="spellStart"/>
            <w:r>
              <w:t>修改失败，重新删除</w:t>
            </w:r>
            <w:proofErr w:type="spellEnd"/>
          </w:p>
        </w:tc>
      </w:tr>
      <w:tr w:rsidR="00B16890" w14:paraId="37777FDE" w14:textId="77777777" w:rsidTr="00B16890">
        <w:trPr>
          <w:trHeight w:hRule="exact" w:val="478"/>
        </w:trPr>
        <w:tc>
          <w:tcPr>
            <w:tcW w:w="4114" w:type="dxa"/>
          </w:tcPr>
          <w:p w14:paraId="28614597" w14:textId="77777777" w:rsidR="00B16890" w:rsidRDefault="00B16890" w:rsidP="00B16890">
            <w:pPr>
              <w:pStyle w:val="TableParagraph"/>
            </w:pPr>
            <w:proofErr w:type="spellStart"/>
            <w:r>
              <w:t>异常</w:t>
            </w:r>
            <w:proofErr w:type="spellEnd"/>
          </w:p>
        </w:tc>
        <w:tc>
          <w:tcPr>
            <w:tcW w:w="4184" w:type="dxa"/>
          </w:tcPr>
          <w:p w14:paraId="36B777B1" w14:textId="77777777" w:rsidR="00B16890" w:rsidRDefault="00B16890" w:rsidP="00B16890">
            <w:pPr>
              <w:pStyle w:val="TableParagraph"/>
            </w:pPr>
            <w:r>
              <w:t>无</w:t>
            </w:r>
          </w:p>
        </w:tc>
      </w:tr>
      <w:tr w:rsidR="00B16890" w14:paraId="3AE15992" w14:textId="77777777" w:rsidTr="00B16890">
        <w:trPr>
          <w:trHeight w:hRule="exact" w:val="478"/>
        </w:trPr>
        <w:tc>
          <w:tcPr>
            <w:tcW w:w="4114" w:type="dxa"/>
            <w:shd w:val="clear" w:color="auto" w:fill="D9E1F3"/>
          </w:tcPr>
          <w:p w14:paraId="7E7134D2" w14:textId="77777777" w:rsidR="00B16890" w:rsidRDefault="00B16890" w:rsidP="00B16890">
            <w:pPr>
              <w:pStyle w:val="TableParagraph"/>
            </w:pPr>
            <w:proofErr w:type="spellStart"/>
            <w:r>
              <w:t>包含</w:t>
            </w:r>
            <w:proofErr w:type="spellEnd"/>
          </w:p>
        </w:tc>
        <w:tc>
          <w:tcPr>
            <w:tcW w:w="4184" w:type="dxa"/>
            <w:shd w:val="clear" w:color="auto" w:fill="D9E1F3"/>
          </w:tcPr>
          <w:p w14:paraId="58045FF0" w14:textId="77777777" w:rsidR="00B16890" w:rsidRDefault="00B16890" w:rsidP="00B16890">
            <w:pPr>
              <w:pStyle w:val="TableParagraph"/>
            </w:pPr>
            <w:r>
              <w:t>无</w:t>
            </w:r>
          </w:p>
        </w:tc>
      </w:tr>
      <w:tr w:rsidR="00B16890" w14:paraId="100D86D2" w14:textId="77777777" w:rsidTr="00B16890">
        <w:trPr>
          <w:trHeight w:hRule="exact" w:val="479"/>
        </w:trPr>
        <w:tc>
          <w:tcPr>
            <w:tcW w:w="4114" w:type="dxa"/>
          </w:tcPr>
          <w:p w14:paraId="723618A4" w14:textId="77777777" w:rsidR="00B16890" w:rsidRDefault="00B16890" w:rsidP="00B16890">
            <w:pPr>
              <w:pStyle w:val="TableParagraph"/>
            </w:pPr>
            <w:proofErr w:type="spellStart"/>
            <w:r>
              <w:t>优先级</w:t>
            </w:r>
            <w:proofErr w:type="spellEnd"/>
          </w:p>
        </w:tc>
        <w:tc>
          <w:tcPr>
            <w:tcW w:w="4184" w:type="dxa"/>
          </w:tcPr>
          <w:p w14:paraId="205C4D48" w14:textId="77777777" w:rsidR="00B16890" w:rsidRDefault="00B16890" w:rsidP="00B16890">
            <w:pPr>
              <w:pStyle w:val="TableParagraph"/>
            </w:pPr>
            <w:r>
              <w:t>低</w:t>
            </w:r>
          </w:p>
        </w:tc>
      </w:tr>
      <w:tr w:rsidR="00B16890" w14:paraId="5308C8A3" w14:textId="77777777" w:rsidTr="00B16890">
        <w:trPr>
          <w:trHeight w:hRule="exact" w:val="479"/>
        </w:trPr>
        <w:tc>
          <w:tcPr>
            <w:tcW w:w="4114" w:type="dxa"/>
            <w:shd w:val="clear" w:color="auto" w:fill="D9E1F3"/>
          </w:tcPr>
          <w:p w14:paraId="71F9DA96" w14:textId="77777777" w:rsidR="00B16890" w:rsidRDefault="00B16890" w:rsidP="00B16890">
            <w:pPr>
              <w:pStyle w:val="TableParagraph"/>
            </w:pPr>
            <w:bookmarkStart w:id="121" w:name="OLE_LINK94" w:colFirst="1" w:colLast="1"/>
            <w:bookmarkStart w:id="122" w:name="OLE_LINK95" w:colFirst="1" w:colLast="1"/>
            <w:bookmarkStart w:id="123" w:name="_Hlk486404666"/>
            <w:proofErr w:type="spellStart"/>
            <w:r>
              <w:t>使用频率</w:t>
            </w:r>
            <w:proofErr w:type="spellEnd"/>
          </w:p>
        </w:tc>
        <w:tc>
          <w:tcPr>
            <w:tcW w:w="4184" w:type="dxa"/>
            <w:shd w:val="clear" w:color="auto" w:fill="D9E1F3"/>
          </w:tcPr>
          <w:p w14:paraId="1943A474" w14:textId="77777777" w:rsidR="00B16890" w:rsidRDefault="00B16890" w:rsidP="00B16890">
            <w:pPr>
              <w:pStyle w:val="TableParagraph"/>
              <w:spacing w:before="56"/>
            </w:pPr>
            <w:r>
              <w:rPr>
                <w:rFonts w:hint="eastAsia"/>
                <w:lang w:eastAsia="zh-CN"/>
              </w:rPr>
              <w:t>每年</w:t>
            </w:r>
            <w:bookmarkStart w:id="124" w:name="OLE_LINK92"/>
            <w:bookmarkStart w:id="125" w:name="OLE_LINK93"/>
            <w:r>
              <w:rPr>
                <w:rFonts w:hint="eastAsia"/>
                <w:lang w:eastAsia="zh-CN"/>
              </w:rPr>
              <w:t>二次每</w:t>
            </w:r>
            <w:bookmarkEnd w:id="124"/>
            <w:bookmarkEnd w:id="125"/>
            <w:r>
              <w:rPr>
                <w:rFonts w:hint="eastAsia"/>
                <w:lang w:eastAsia="zh-CN"/>
              </w:rPr>
              <w:t>人</w:t>
            </w:r>
          </w:p>
        </w:tc>
      </w:tr>
      <w:tr w:rsidR="00B16890" w14:paraId="447FAFA2" w14:textId="77777777" w:rsidTr="00B16890">
        <w:trPr>
          <w:trHeight w:hRule="exact" w:val="478"/>
        </w:trPr>
        <w:tc>
          <w:tcPr>
            <w:tcW w:w="4114" w:type="dxa"/>
          </w:tcPr>
          <w:p w14:paraId="1305EE88" w14:textId="77777777" w:rsidR="00B16890" w:rsidRDefault="00B16890" w:rsidP="00B16890">
            <w:pPr>
              <w:pStyle w:val="TableParagraph"/>
              <w:spacing w:before="56"/>
            </w:pPr>
            <w:bookmarkStart w:id="126" w:name="OLE_LINK54" w:colFirst="1" w:colLast="1"/>
            <w:bookmarkStart w:id="127" w:name="OLE_LINK55" w:colFirst="1" w:colLast="1"/>
            <w:bookmarkStart w:id="128" w:name="_Hlk486402819"/>
            <w:bookmarkEnd w:id="121"/>
            <w:bookmarkEnd w:id="122"/>
            <w:bookmarkEnd w:id="123"/>
            <w:proofErr w:type="spellStart"/>
            <w:r>
              <w:t>业务规则</w:t>
            </w:r>
            <w:proofErr w:type="spellEnd"/>
          </w:p>
        </w:tc>
        <w:tc>
          <w:tcPr>
            <w:tcW w:w="4184" w:type="dxa"/>
          </w:tcPr>
          <w:p w14:paraId="659C9EA9" w14:textId="77777777" w:rsidR="00B16890" w:rsidRDefault="00B16890" w:rsidP="00B16890">
            <w:pPr>
              <w:pStyle w:val="TableParagraph"/>
              <w:keepNext/>
              <w:spacing w:before="56"/>
              <w:rPr>
                <w:lang w:eastAsia="zh-CN"/>
              </w:rPr>
            </w:pPr>
            <w:bookmarkStart w:id="129" w:name="OLE_LINK52"/>
            <w:bookmarkStart w:id="130" w:name="OLE_LINK53"/>
            <w:r>
              <w:rPr>
                <w:rFonts w:hint="eastAsia"/>
                <w:lang w:eastAsia="zh-CN"/>
              </w:rPr>
              <w:t>被删除的领导信息会被保存，以备恢复</w:t>
            </w:r>
            <w:bookmarkEnd w:id="129"/>
            <w:bookmarkEnd w:id="130"/>
          </w:p>
        </w:tc>
      </w:tr>
      <w:bookmarkEnd w:id="126"/>
      <w:bookmarkEnd w:id="127"/>
      <w:bookmarkEnd w:id="128"/>
    </w:tbl>
    <w:p w14:paraId="7181A574" w14:textId="77777777" w:rsidR="00B16890" w:rsidRDefault="00B16890" w:rsidP="00B16890">
      <w:pPr>
        <w:spacing w:line="360" w:lineRule="auto"/>
        <w:rPr>
          <w:rFonts w:ascii="宋体" w:hAnsi="宋体" w:cs="宋体"/>
          <w:sz w:val="24"/>
        </w:rPr>
      </w:pPr>
    </w:p>
    <w:p w14:paraId="15B5378C"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75C46117" w14:textId="77777777" w:rsidTr="00B16890">
        <w:trPr>
          <w:trHeight w:hRule="exact" w:val="487"/>
        </w:trPr>
        <w:tc>
          <w:tcPr>
            <w:tcW w:w="4114" w:type="dxa"/>
            <w:tcBorders>
              <w:top w:val="nil"/>
              <w:left w:val="nil"/>
              <w:bottom w:val="nil"/>
              <w:right w:val="nil"/>
            </w:tcBorders>
            <w:shd w:val="clear" w:color="auto" w:fill="4471C4"/>
          </w:tcPr>
          <w:p w14:paraId="6420B89E" w14:textId="77777777" w:rsidR="00B16890" w:rsidRDefault="00B16890" w:rsidP="00B16890">
            <w:pPr>
              <w:pStyle w:val="TableParagraph"/>
              <w:spacing w:before="64"/>
              <w:ind w:left="107"/>
              <w:rPr>
                <w:b/>
              </w:rPr>
            </w:pPr>
            <w:proofErr w:type="spellStart"/>
            <w:r>
              <w:rPr>
                <w:b/>
                <w:color w:val="FFFFFF"/>
              </w:rPr>
              <w:lastRenderedPageBreak/>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56577F88" w14:textId="77777777" w:rsidR="00B16890" w:rsidRDefault="00B16890" w:rsidP="00B16890">
            <w:pPr>
              <w:pStyle w:val="TableParagraph"/>
              <w:spacing w:before="109"/>
              <w:ind w:left="107"/>
              <w:rPr>
                <w:b/>
              </w:rPr>
            </w:pPr>
            <w:r>
              <w:rPr>
                <w:b/>
                <w:color w:val="FFFFFF"/>
              </w:rPr>
              <w:t>UC_Administrator_12</w:t>
            </w:r>
          </w:p>
        </w:tc>
      </w:tr>
      <w:tr w:rsidR="00B16890" w14:paraId="2BE5328A" w14:textId="77777777" w:rsidTr="00B16890">
        <w:trPr>
          <w:trHeight w:hRule="exact" w:val="473"/>
        </w:trPr>
        <w:tc>
          <w:tcPr>
            <w:tcW w:w="4114" w:type="dxa"/>
            <w:tcBorders>
              <w:top w:val="nil"/>
            </w:tcBorders>
            <w:shd w:val="clear" w:color="auto" w:fill="D9E1F3"/>
          </w:tcPr>
          <w:p w14:paraId="09CDA3A6"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310BC72F" w14:textId="77777777" w:rsidR="00B16890" w:rsidRDefault="00B16890" w:rsidP="00B16890">
            <w:pPr>
              <w:pStyle w:val="TableParagraph"/>
            </w:pPr>
            <w:proofErr w:type="spellStart"/>
            <w:r>
              <w:t>导入领导信息</w:t>
            </w:r>
            <w:proofErr w:type="spellEnd"/>
          </w:p>
        </w:tc>
      </w:tr>
      <w:tr w:rsidR="00B16890" w14:paraId="2862F245" w14:textId="77777777" w:rsidTr="00B16890">
        <w:trPr>
          <w:trHeight w:hRule="exact" w:val="478"/>
        </w:trPr>
        <w:tc>
          <w:tcPr>
            <w:tcW w:w="4114" w:type="dxa"/>
          </w:tcPr>
          <w:p w14:paraId="12D09128" w14:textId="77777777" w:rsidR="00B16890" w:rsidRDefault="00B16890" w:rsidP="00B16890">
            <w:pPr>
              <w:pStyle w:val="TableParagraph"/>
            </w:pPr>
            <w:proofErr w:type="spellStart"/>
            <w:r>
              <w:t>创建者</w:t>
            </w:r>
            <w:proofErr w:type="spellEnd"/>
          </w:p>
        </w:tc>
        <w:tc>
          <w:tcPr>
            <w:tcW w:w="4184" w:type="dxa"/>
          </w:tcPr>
          <w:p w14:paraId="665D67C6" w14:textId="7EF324A5" w:rsidR="00B16890" w:rsidRDefault="002C0317" w:rsidP="00B16890">
            <w:pPr>
              <w:pStyle w:val="TableParagraph"/>
            </w:pPr>
            <w:proofErr w:type="spellStart"/>
            <w:r>
              <w:t>霸天虎</w:t>
            </w:r>
            <w:proofErr w:type="spellEnd"/>
          </w:p>
        </w:tc>
      </w:tr>
      <w:tr w:rsidR="00B16890" w14:paraId="5C8B1B94" w14:textId="77777777" w:rsidTr="00B16890">
        <w:trPr>
          <w:trHeight w:hRule="exact" w:val="478"/>
        </w:trPr>
        <w:tc>
          <w:tcPr>
            <w:tcW w:w="4114" w:type="dxa"/>
            <w:shd w:val="clear" w:color="auto" w:fill="D9E1F3"/>
          </w:tcPr>
          <w:p w14:paraId="76F504A6" w14:textId="77777777" w:rsidR="00B16890" w:rsidRDefault="00B16890" w:rsidP="00B16890">
            <w:pPr>
              <w:pStyle w:val="TableParagraph"/>
            </w:pPr>
            <w:proofErr w:type="spellStart"/>
            <w:r>
              <w:t>最后更新者</w:t>
            </w:r>
            <w:proofErr w:type="spellEnd"/>
          </w:p>
        </w:tc>
        <w:tc>
          <w:tcPr>
            <w:tcW w:w="4184" w:type="dxa"/>
            <w:shd w:val="clear" w:color="auto" w:fill="D9E1F3"/>
          </w:tcPr>
          <w:p w14:paraId="30C04E5D" w14:textId="1C3A2F0D" w:rsidR="00B16890" w:rsidRDefault="002C0317" w:rsidP="00B16890">
            <w:pPr>
              <w:pStyle w:val="TableParagraph"/>
            </w:pPr>
            <w:proofErr w:type="spellStart"/>
            <w:r>
              <w:t>霸天虎</w:t>
            </w:r>
            <w:proofErr w:type="spellEnd"/>
          </w:p>
        </w:tc>
      </w:tr>
      <w:tr w:rsidR="00B16890" w14:paraId="3460EEC7" w14:textId="77777777" w:rsidTr="00B16890">
        <w:trPr>
          <w:trHeight w:hRule="exact" w:val="480"/>
        </w:trPr>
        <w:tc>
          <w:tcPr>
            <w:tcW w:w="4114" w:type="dxa"/>
          </w:tcPr>
          <w:p w14:paraId="5FADD5C7" w14:textId="77777777" w:rsidR="00B16890" w:rsidRDefault="00B16890" w:rsidP="00B16890">
            <w:pPr>
              <w:pStyle w:val="TableParagraph"/>
              <w:spacing w:before="57"/>
            </w:pPr>
            <w:proofErr w:type="spellStart"/>
            <w:r>
              <w:t>创建日期</w:t>
            </w:r>
            <w:proofErr w:type="spellEnd"/>
          </w:p>
        </w:tc>
        <w:tc>
          <w:tcPr>
            <w:tcW w:w="4184" w:type="dxa"/>
          </w:tcPr>
          <w:p w14:paraId="2AEF2B68" w14:textId="23F54575" w:rsidR="00B16890" w:rsidRDefault="002C0317" w:rsidP="00B16890">
            <w:pPr>
              <w:pStyle w:val="TableParagraph"/>
              <w:spacing w:before="102"/>
            </w:pPr>
            <w:r>
              <w:t>2019/6/16</w:t>
            </w:r>
          </w:p>
        </w:tc>
      </w:tr>
      <w:tr w:rsidR="00B16890" w14:paraId="36DA9688" w14:textId="77777777" w:rsidTr="00B16890">
        <w:trPr>
          <w:trHeight w:hRule="exact" w:val="478"/>
        </w:trPr>
        <w:tc>
          <w:tcPr>
            <w:tcW w:w="4114" w:type="dxa"/>
            <w:shd w:val="clear" w:color="auto" w:fill="D9E1F3"/>
          </w:tcPr>
          <w:p w14:paraId="05B51267" w14:textId="77777777" w:rsidR="00B16890" w:rsidRDefault="00B16890" w:rsidP="00B16890">
            <w:pPr>
              <w:pStyle w:val="TableParagraph"/>
            </w:pPr>
            <w:proofErr w:type="spellStart"/>
            <w:r>
              <w:t>修改日期</w:t>
            </w:r>
            <w:proofErr w:type="spellEnd"/>
          </w:p>
        </w:tc>
        <w:tc>
          <w:tcPr>
            <w:tcW w:w="4184" w:type="dxa"/>
            <w:shd w:val="clear" w:color="auto" w:fill="D9E1F3"/>
          </w:tcPr>
          <w:p w14:paraId="0E8F9F2F" w14:textId="3DEF79C9" w:rsidR="00B16890" w:rsidRDefault="002C0317" w:rsidP="00B16890">
            <w:pPr>
              <w:pStyle w:val="TableParagraph"/>
              <w:spacing w:before="100"/>
            </w:pPr>
            <w:r>
              <w:t>2019/6/16</w:t>
            </w:r>
          </w:p>
        </w:tc>
      </w:tr>
      <w:tr w:rsidR="00B16890" w14:paraId="1C56A435" w14:textId="77777777" w:rsidTr="00B16890">
        <w:trPr>
          <w:trHeight w:hRule="exact" w:val="478"/>
        </w:trPr>
        <w:tc>
          <w:tcPr>
            <w:tcW w:w="4114" w:type="dxa"/>
          </w:tcPr>
          <w:p w14:paraId="7ACDABAE" w14:textId="77777777" w:rsidR="00B16890" w:rsidRDefault="00B16890" w:rsidP="00B16890">
            <w:pPr>
              <w:pStyle w:val="TableParagraph"/>
            </w:pPr>
            <w:proofErr w:type="spellStart"/>
            <w:r>
              <w:t>参与者</w:t>
            </w:r>
            <w:proofErr w:type="spellEnd"/>
          </w:p>
        </w:tc>
        <w:tc>
          <w:tcPr>
            <w:tcW w:w="4184" w:type="dxa"/>
          </w:tcPr>
          <w:p w14:paraId="3F402EF8" w14:textId="77777777" w:rsidR="00B16890" w:rsidRDefault="00B16890" w:rsidP="00B16890">
            <w:pPr>
              <w:pStyle w:val="TableParagraph"/>
            </w:pPr>
            <w:proofErr w:type="spellStart"/>
            <w:r>
              <w:t>管理员</w:t>
            </w:r>
            <w:proofErr w:type="spellEnd"/>
          </w:p>
        </w:tc>
      </w:tr>
      <w:tr w:rsidR="00B16890" w14:paraId="5CABBA77" w14:textId="77777777" w:rsidTr="00B16890">
        <w:trPr>
          <w:trHeight w:hRule="exact" w:val="946"/>
        </w:trPr>
        <w:tc>
          <w:tcPr>
            <w:tcW w:w="4114" w:type="dxa"/>
            <w:shd w:val="clear" w:color="auto" w:fill="D9E1F3"/>
          </w:tcPr>
          <w:p w14:paraId="42E63D00" w14:textId="77777777" w:rsidR="00B16890" w:rsidRDefault="00B16890" w:rsidP="00B16890">
            <w:pPr>
              <w:pStyle w:val="TableParagraph"/>
            </w:pPr>
            <w:proofErr w:type="spellStart"/>
            <w:r>
              <w:t>描述</w:t>
            </w:r>
            <w:proofErr w:type="spellEnd"/>
          </w:p>
        </w:tc>
        <w:tc>
          <w:tcPr>
            <w:tcW w:w="4184" w:type="dxa"/>
            <w:shd w:val="clear" w:color="auto" w:fill="D9E1F3"/>
          </w:tcPr>
          <w:p w14:paraId="15BF083D" w14:textId="77777777" w:rsidR="00B16890" w:rsidRDefault="00B16890" w:rsidP="00B16890">
            <w:pPr>
              <w:pStyle w:val="TableParagraph"/>
              <w:spacing w:line="391" w:lineRule="auto"/>
              <w:ind w:right="99"/>
              <w:rPr>
                <w:lang w:eastAsia="zh-CN"/>
              </w:rPr>
            </w:pPr>
            <w:r>
              <w:rPr>
                <w:lang w:eastAsia="zh-CN"/>
              </w:rPr>
              <w:t>管理员在领导信息</w:t>
            </w:r>
            <w:r>
              <w:rPr>
                <w:spacing w:val="-3"/>
                <w:lang w:eastAsia="zh-CN"/>
              </w:rPr>
              <w:t>管</w:t>
            </w:r>
            <w:r>
              <w:rPr>
                <w:lang w:eastAsia="zh-CN"/>
              </w:rPr>
              <w:t>理</w:t>
            </w:r>
            <w:r>
              <w:rPr>
                <w:spacing w:val="-3"/>
                <w:lang w:eastAsia="zh-CN"/>
              </w:rPr>
              <w:t>界</w:t>
            </w:r>
            <w:r>
              <w:rPr>
                <w:lang w:eastAsia="zh-CN"/>
              </w:rPr>
              <w:t>面点击导入领导信息</w:t>
            </w:r>
          </w:p>
        </w:tc>
      </w:tr>
      <w:tr w:rsidR="00B16890" w14:paraId="272C4B50" w14:textId="77777777" w:rsidTr="00B16890">
        <w:trPr>
          <w:trHeight w:hRule="exact" w:val="946"/>
        </w:trPr>
        <w:tc>
          <w:tcPr>
            <w:tcW w:w="4114" w:type="dxa"/>
          </w:tcPr>
          <w:p w14:paraId="431D4ACF" w14:textId="77777777" w:rsidR="00B16890" w:rsidRDefault="00B16890" w:rsidP="00B16890">
            <w:pPr>
              <w:pStyle w:val="TableParagraph"/>
            </w:pPr>
            <w:proofErr w:type="spellStart"/>
            <w:r>
              <w:t>前置条件</w:t>
            </w:r>
            <w:proofErr w:type="spellEnd"/>
          </w:p>
        </w:tc>
        <w:tc>
          <w:tcPr>
            <w:tcW w:w="4184" w:type="dxa"/>
          </w:tcPr>
          <w:p w14:paraId="55CBD066" w14:textId="77777777" w:rsidR="00B16890" w:rsidRDefault="00B16890" w:rsidP="00B16890">
            <w:pPr>
              <w:pStyle w:val="TableParagraph"/>
              <w:numPr>
                <w:ilvl w:val="0"/>
                <w:numId w:val="38"/>
              </w:numPr>
              <w:tabs>
                <w:tab w:val="left" w:pos="382"/>
              </w:tabs>
              <w:ind w:hanging="278"/>
            </w:pPr>
            <w:proofErr w:type="spellStart"/>
            <w:r>
              <w:t>管理员账号登录成功</w:t>
            </w:r>
            <w:proofErr w:type="spellEnd"/>
          </w:p>
          <w:p w14:paraId="0706B3CC" w14:textId="77777777" w:rsidR="00B16890" w:rsidRDefault="00B16890" w:rsidP="00B16890">
            <w:pPr>
              <w:pStyle w:val="TableParagraph"/>
              <w:numPr>
                <w:ilvl w:val="0"/>
                <w:numId w:val="38"/>
              </w:numPr>
              <w:tabs>
                <w:tab w:val="left" w:pos="382"/>
              </w:tabs>
              <w:spacing w:before="152"/>
              <w:ind w:hanging="278"/>
              <w:rPr>
                <w:lang w:eastAsia="zh-CN"/>
              </w:rPr>
            </w:pPr>
            <w:r>
              <w:rPr>
                <w:lang w:eastAsia="zh-CN"/>
              </w:rPr>
              <w:t>管理员进入领导信息管理界面</w:t>
            </w:r>
          </w:p>
        </w:tc>
      </w:tr>
      <w:tr w:rsidR="00B16890" w14:paraId="25709716" w14:textId="77777777" w:rsidTr="00B16890">
        <w:trPr>
          <w:trHeight w:hRule="exact" w:val="478"/>
        </w:trPr>
        <w:tc>
          <w:tcPr>
            <w:tcW w:w="4114" w:type="dxa"/>
            <w:shd w:val="clear" w:color="auto" w:fill="D9E1F3"/>
          </w:tcPr>
          <w:p w14:paraId="69520A5C" w14:textId="77777777" w:rsidR="00B16890" w:rsidRDefault="00B16890" w:rsidP="00B16890">
            <w:pPr>
              <w:pStyle w:val="TableParagraph"/>
            </w:pPr>
            <w:proofErr w:type="spellStart"/>
            <w:r>
              <w:t>后置条件</w:t>
            </w:r>
            <w:proofErr w:type="spellEnd"/>
          </w:p>
        </w:tc>
        <w:tc>
          <w:tcPr>
            <w:tcW w:w="4184" w:type="dxa"/>
            <w:shd w:val="clear" w:color="auto" w:fill="D9E1F3"/>
          </w:tcPr>
          <w:p w14:paraId="0B646482" w14:textId="77777777" w:rsidR="00B16890" w:rsidRDefault="00B16890" w:rsidP="00B16890">
            <w:pPr>
              <w:pStyle w:val="TableParagraph"/>
              <w:rPr>
                <w:lang w:eastAsia="zh-CN"/>
              </w:rPr>
            </w:pPr>
            <w:r>
              <w:rPr>
                <w:lang w:eastAsia="zh-CN"/>
              </w:rPr>
              <w:t>更新数据库中信息，事件存入日志</w:t>
            </w:r>
          </w:p>
        </w:tc>
      </w:tr>
      <w:tr w:rsidR="00B16890" w14:paraId="112D23F7" w14:textId="77777777" w:rsidTr="00B16890">
        <w:trPr>
          <w:trHeight w:hRule="exact" w:val="948"/>
        </w:trPr>
        <w:tc>
          <w:tcPr>
            <w:tcW w:w="4114" w:type="dxa"/>
          </w:tcPr>
          <w:p w14:paraId="6B60E1E2" w14:textId="77777777" w:rsidR="00B16890" w:rsidRDefault="00B16890" w:rsidP="00B16890">
            <w:pPr>
              <w:pStyle w:val="TableParagraph"/>
              <w:spacing w:before="57"/>
            </w:pPr>
            <w:proofErr w:type="spellStart"/>
            <w:r>
              <w:t>主干过程</w:t>
            </w:r>
            <w:proofErr w:type="spellEnd"/>
          </w:p>
        </w:tc>
        <w:tc>
          <w:tcPr>
            <w:tcW w:w="4184" w:type="dxa"/>
          </w:tcPr>
          <w:p w14:paraId="7EC69275" w14:textId="77777777" w:rsidR="00B16890" w:rsidRDefault="00B16890" w:rsidP="00B16890">
            <w:pPr>
              <w:pStyle w:val="TableParagraph"/>
              <w:numPr>
                <w:ilvl w:val="0"/>
                <w:numId w:val="39"/>
              </w:numPr>
              <w:tabs>
                <w:tab w:val="left" w:pos="382"/>
              </w:tabs>
              <w:spacing w:before="57"/>
              <w:ind w:hanging="278"/>
            </w:pPr>
            <w:proofErr w:type="spellStart"/>
            <w:r>
              <w:t>点击导入领导信息</w:t>
            </w:r>
            <w:proofErr w:type="spellEnd"/>
          </w:p>
          <w:p w14:paraId="22EDA058" w14:textId="77777777" w:rsidR="00B16890" w:rsidRDefault="00B16890" w:rsidP="00B16890">
            <w:pPr>
              <w:pStyle w:val="TableParagraph"/>
              <w:numPr>
                <w:ilvl w:val="0"/>
                <w:numId w:val="39"/>
              </w:numPr>
              <w:tabs>
                <w:tab w:val="left" w:pos="382"/>
              </w:tabs>
              <w:spacing w:before="152"/>
              <w:ind w:hanging="278"/>
            </w:pPr>
            <w:proofErr w:type="spellStart"/>
            <w:r>
              <w:t>输入领导信息并提交</w:t>
            </w:r>
            <w:proofErr w:type="spellEnd"/>
          </w:p>
        </w:tc>
      </w:tr>
    </w:tbl>
    <w:p w14:paraId="0BC985F6" w14:textId="77777777" w:rsidR="00B16890" w:rsidRDefault="00B16890" w:rsidP="00B16890">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376CC16A" w14:textId="77777777" w:rsidTr="00B16890">
        <w:trPr>
          <w:trHeight w:hRule="exact" w:val="1414"/>
        </w:trPr>
        <w:tc>
          <w:tcPr>
            <w:tcW w:w="4114" w:type="dxa"/>
            <w:shd w:val="clear" w:color="auto" w:fill="D9E1F3"/>
          </w:tcPr>
          <w:p w14:paraId="4D24EFEE" w14:textId="77777777" w:rsidR="00B16890" w:rsidRDefault="00B16890" w:rsidP="00B16890">
            <w:pPr>
              <w:pStyle w:val="TableParagraph"/>
            </w:pPr>
            <w:proofErr w:type="spellStart"/>
            <w:r>
              <w:t>分支过程</w:t>
            </w:r>
            <w:proofErr w:type="spellEnd"/>
          </w:p>
        </w:tc>
        <w:tc>
          <w:tcPr>
            <w:tcW w:w="4184" w:type="dxa"/>
            <w:shd w:val="clear" w:color="auto" w:fill="D9E1F3"/>
          </w:tcPr>
          <w:p w14:paraId="1D1554D4" w14:textId="77777777" w:rsidR="00B16890" w:rsidRDefault="00B16890" w:rsidP="00B16890">
            <w:pPr>
              <w:pStyle w:val="TableParagraph"/>
              <w:rPr>
                <w:lang w:eastAsia="zh-CN"/>
              </w:rPr>
            </w:pPr>
            <w:r>
              <w:rPr>
                <w:lang w:eastAsia="zh-CN"/>
              </w:rPr>
              <w:t>1.1.进入导入领导信息界面</w:t>
            </w:r>
          </w:p>
          <w:p w14:paraId="56641AE9" w14:textId="77777777" w:rsidR="00B16890" w:rsidRDefault="00B16890" w:rsidP="00B16890">
            <w:pPr>
              <w:pStyle w:val="TableParagraph"/>
              <w:numPr>
                <w:ilvl w:val="1"/>
                <w:numId w:val="40"/>
              </w:numPr>
              <w:tabs>
                <w:tab w:val="left" w:pos="550"/>
              </w:tabs>
              <w:spacing w:before="152"/>
              <w:ind w:hanging="446"/>
              <w:rPr>
                <w:lang w:eastAsia="zh-CN"/>
              </w:rPr>
            </w:pPr>
            <w:r>
              <w:rPr>
                <w:lang w:eastAsia="zh-CN"/>
              </w:rPr>
              <w:t>导入成功返回领导信息管理界面</w:t>
            </w:r>
          </w:p>
          <w:p w14:paraId="59694AF0" w14:textId="77777777" w:rsidR="00B16890" w:rsidRDefault="00B16890" w:rsidP="00B16890">
            <w:pPr>
              <w:pStyle w:val="TableParagraph"/>
              <w:numPr>
                <w:ilvl w:val="1"/>
                <w:numId w:val="40"/>
              </w:numPr>
              <w:tabs>
                <w:tab w:val="left" w:pos="550"/>
              </w:tabs>
              <w:spacing w:before="152"/>
              <w:ind w:hanging="446"/>
              <w:rPr>
                <w:lang w:eastAsia="zh-CN"/>
              </w:rPr>
            </w:pPr>
            <w:r>
              <w:rPr>
                <w:lang w:eastAsia="zh-CN"/>
              </w:rPr>
              <w:t>导入失败，重新导入领导信息</w:t>
            </w:r>
          </w:p>
        </w:tc>
      </w:tr>
      <w:tr w:rsidR="00B16890" w14:paraId="332B59AB" w14:textId="77777777" w:rsidTr="00B16890">
        <w:trPr>
          <w:trHeight w:hRule="exact" w:val="478"/>
        </w:trPr>
        <w:tc>
          <w:tcPr>
            <w:tcW w:w="4114" w:type="dxa"/>
          </w:tcPr>
          <w:p w14:paraId="6244CC62" w14:textId="77777777" w:rsidR="00B16890" w:rsidRDefault="00B16890" w:rsidP="00B16890">
            <w:pPr>
              <w:pStyle w:val="TableParagraph"/>
            </w:pPr>
            <w:proofErr w:type="spellStart"/>
            <w:r>
              <w:t>异常</w:t>
            </w:r>
            <w:proofErr w:type="spellEnd"/>
          </w:p>
        </w:tc>
        <w:tc>
          <w:tcPr>
            <w:tcW w:w="4184" w:type="dxa"/>
          </w:tcPr>
          <w:p w14:paraId="0461B362" w14:textId="77777777" w:rsidR="00B16890" w:rsidRDefault="00B16890" w:rsidP="00B16890">
            <w:pPr>
              <w:pStyle w:val="TableParagraph"/>
            </w:pPr>
            <w:r>
              <w:t xml:space="preserve">2.1.  </w:t>
            </w:r>
            <w:proofErr w:type="spellStart"/>
            <w:r>
              <w:t>相关领导信息已存在</w:t>
            </w:r>
            <w:proofErr w:type="spellEnd"/>
          </w:p>
        </w:tc>
      </w:tr>
      <w:tr w:rsidR="00B16890" w14:paraId="4D195196" w14:textId="77777777" w:rsidTr="00B16890">
        <w:trPr>
          <w:trHeight w:hRule="exact" w:val="478"/>
        </w:trPr>
        <w:tc>
          <w:tcPr>
            <w:tcW w:w="4114" w:type="dxa"/>
            <w:shd w:val="clear" w:color="auto" w:fill="D9E1F3"/>
          </w:tcPr>
          <w:p w14:paraId="211BCF43" w14:textId="77777777" w:rsidR="00B16890" w:rsidRDefault="00B16890" w:rsidP="00B16890">
            <w:pPr>
              <w:pStyle w:val="TableParagraph"/>
            </w:pPr>
            <w:proofErr w:type="spellStart"/>
            <w:r>
              <w:t>包含</w:t>
            </w:r>
            <w:proofErr w:type="spellEnd"/>
          </w:p>
        </w:tc>
        <w:tc>
          <w:tcPr>
            <w:tcW w:w="4184" w:type="dxa"/>
            <w:shd w:val="clear" w:color="auto" w:fill="D9E1F3"/>
          </w:tcPr>
          <w:p w14:paraId="42EB0486" w14:textId="77777777" w:rsidR="00B16890" w:rsidRDefault="00B16890" w:rsidP="00B16890">
            <w:pPr>
              <w:pStyle w:val="TableParagraph"/>
            </w:pPr>
            <w:r>
              <w:t>无</w:t>
            </w:r>
          </w:p>
        </w:tc>
      </w:tr>
      <w:tr w:rsidR="00B16890" w14:paraId="32E44260" w14:textId="77777777" w:rsidTr="00B16890">
        <w:trPr>
          <w:trHeight w:hRule="exact" w:val="480"/>
        </w:trPr>
        <w:tc>
          <w:tcPr>
            <w:tcW w:w="4114" w:type="dxa"/>
          </w:tcPr>
          <w:p w14:paraId="5F5BB737" w14:textId="77777777" w:rsidR="00B16890" w:rsidRDefault="00B16890" w:rsidP="00B16890">
            <w:pPr>
              <w:pStyle w:val="TableParagraph"/>
              <w:spacing w:before="57"/>
            </w:pPr>
            <w:proofErr w:type="spellStart"/>
            <w:r>
              <w:t>优先级</w:t>
            </w:r>
            <w:proofErr w:type="spellEnd"/>
          </w:p>
        </w:tc>
        <w:tc>
          <w:tcPr>
            <w:tcW w:w="4184" w:type="dxa"/>
          </w:tcPr>
          <w:p w14:paraId="5C909D02" w14:textId="77777777" w:rsidR="00B16890" w:rsidRDefault="00B16890" w:rsidP="00B16890">
            <w:pPr>
              <w:pStyle w:val="TableParagraph"/>
              <w:spacing w:before="57"/>
            </w:pPr>
            <w:r>
              <w:t>低</w:t>
            </w:r>
          </w:p>
        </w:tc>
      </w:tr>
      <w:tr w:rsidR="00B16890" w14:paraId="56211453" w14:textId="77777777" w:rsidTr="00B16890">
        <w:trPr>
          <w:trHeight w:hRule="exact" w:val="478"/>
        </w:trPr>
        <w:tc>
          <w:tcPr>
            <w:tcW w:w="4114" w:type="dxa"/>
            <w:shd w:val="clear" w:color="auto" w:fill="D9E1F3"/>
          </w:tcPr>
          <w:p w14:paraId="79D31EE2" w14:textId="77777777" w:rsidR="00B16890" w:rsidRDefault="00B16890" w:rsidP="00B16890">
            <w:pPr>
              <w:pStyle w:val="TableParagraph"/>
            </w:pPr>
            <w:proofErr w:type="spellStart"/>
            <w:r>
              <w:t>使用频率</w:t>
            </w:r>
            <w:proofErr w:type="spellEnd"/>
          </w:p>
        </w:tc>
        <w:tc>
          <w:tcPr>
            <w:tcW w:w="4184" w:type="dxa"/>
            <w:shd w:val="clear" w:color="auto" w:fill="D9E1F3"/>
          </w:tcPr>
          <w:p w14:paraId="3354C547" w14:textId="77777777" w:rsidR="00B16890" w:rsidRDefault="00B16890" w:rsidP="00B16890">
            <w:pPr>
              <w:pStyle w:val="TableParagraph"/>
              <w:spacing w:before="56"/>
            </w:pPr>
            <w:bookmarkStart w:id="131" w:name="OLE_LINK96"/>
            <w:bookmarkStart w:id="132" w:name="OLE_LINK97"/>
            <w:r>
              <w:rPr>
                <w:rFonts w:hint="eastAsia"/>
                <w:lang w:eastAsia="zh-CN"/>
              </w:rPr>
              <w:t>每年十次每人</w:t>
            </w:r>
            <w:bookmarkEnd w:id="131"/>
            <w:bookmarkEnd w:id="132"/>
          </w:p>
        </w:tc>
      </w:tr>
      <w:tr w:rsidR="00B16890" w14:paraId="7A6EE42C" w14:textId="77777777" w:rsidTr="00B16890">
        <w:trPr>
          <w:trHeight w:hRule="exact" w:val="478"/>
        </w:trPr>
        <w:tc>
          <w:tcPr>
            <w:tcW w:w="4114" w:type="dxa"/>
          </w:tcPr>
          <w:p w14:paraId="4E15A4B2" w14:textId="77777777" w:rsidR="00B16890" w:rsidRDefault="00B16890" w:rsidP="00B16890">
            <w:pPr>
              <w:pStyle w:val="TableParagraph"/>
            </w:pPr>
            <w:bookmarkStart w:id="133" w:name="OLE_LINK56" w:colFirst="1" w:colLast="1"/>
            <w:bookmarkStart w:id="134" w:name="OLE_LINK57" w:colFirst="1" w:colLast="1"/>
            <w:bookmarkStart w:id="135" w:name="_Hlk486402839"/>
            <w:proofErr w:type="spellStart"/>
            <w:r>
              <w:t>业务规则</w:t>
            </w:r>
            <w:proofErr w:type="spellEnd"/>
          </w:p>
        </w:tc>
        <w:tc>
          <w:tcPr>
            <w:tcW w:w="4184" w:type="dxa"/>
          </w:tcPr>
          <w:p w14:paraId="2F5C13C3" w14:textId="77777777" w:rsidR="00B16890" w:rsidRDefault="00B16890" w:rsidP="00B16890">
            <w:pPr>
              <w:pStyle w:val="TableParagraph"/>
              <w:keepNext/>
              <w:spacing w:before="56"/>
              <w:rPr>
                <w:lang w:eastAsia="zh-CN"/>
              </w:rPr>
            </w:pPr>
            <w:r>
              <w:rPr>
                <w:rFonts w:hint="eastAsia"/>
                <w:lang w:eastAsia="zh-CN"/>
              </w:rPr>
              <w:t>无</w:t>
            </w:r>
          </w:p>
        </w:tc>
      </w:tr>
      <w:bookmarkEnd w:id="133"/>
      <w:bookmarkEnd w:id="134"/>
      <w:bookmarkEnd w:id="135"/>
    </w:tbl>
    <w:p w14:paraId="0B345F01" w14:textId="77777777" w:rsidR="00B16890" w:rsidRDefault="00B16890" w:rsidP="00B16890">
      <w:pPr>
        <w:spacing w:line="360" w:lineRule="auto"/>
        <w:rPr>
          <w:rFonts w:ascii="宋体" w:hAnsi="宋体" w:cs="宋体"/>
          <w:sz w:val="24"/>
        </w:rPr>
      </w:pPr>
    </w:p>
    <w:p w14:paraId="732D55F1" w14:textId="77777777" w:rsidR="00B16890" w:rsidRDefault="00B16890" w:rsidP="00B16890">
      <w:pPr>
        <w:spacing w:line="360" w:lineRule="auto"/>
        <w:rPr>
          <w:rFonts w:ascii="宋体" w:hAnsi="宋体" w:cs="宋体" w:hint="eastAsia"/>
          <w:sz w:val="24"/>
        </w:rPr>
      </w:pPr>
    </w:p>
    <w:p w14:paraId="2D4701AD"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B16890" w14:paraId="11D70910" w14:textId="77777777" w:rsidTr="00B16890">
        <w:trPr>
          <w:trHeight w:hRule="exact" w:val="487"/>
        </w:trPr>
        <w:tc>
          <w:tcPr>
            <w:tcW w:w="4119" w:type="dxa"/>
            <w:tcBorders>
              <w:top w:val="nil"/>
              <w:left w:val="nil"/>
              <w:bottom w:val="nil"/>
              <w:right w:val="nil"/>
            </w:tcBorders>
            <w:shd w:val="clear" w:color="auto" w:fill="4471C4"/>
          </w:tcPr>
          <w:p w14:paraId="18181EE5" w14:textId="77777777" w:rsidR="00B16890" w:rsidRDefault="00B16890" w:rsidP="00B16890">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79" w:type="dxa"/>
            <w:tcBorders>
              <w:top w:val="nil"/>
              <w:left w:val="nil"/>
              <w:bottom w:val="nil"/>
              <w:right w:val="nil"/>
            </w:tcBorders>
            <w:shd w:val="clear" w:color="auto" w:fill="4471C4"/>
          </w:tcPr>
          <w:p w14:paraId="7065F0E2" w14:textId="77777777" w:rsidR="00B16890" w:rsidRDefault="00B16890" w:rsidP="00B16890">
            <w:pPr>
              <w:pStyle w:val="TableParagraph"/>
              <w:spacing w:before="109"/>
              <w:ind w:left="108"/>
              <w:rPr>
                <w:b/>
              </w:rPr>
            </w:pPr>
            <w:r>
              <w:rPr>
                <w:b/>
                <w:color w:val="FFFFFF"/>
              </w:rPr>
              <w:t>UC_Administrator_13</w:t>
            </w:r>
          </w:p>
        </w:tc>
      </w:tr>
      <w:tr w:rsidR="00B16890" w14:paraId="2C3FEED3" w14:textId="77777777" w:rsidTr="00B16890">
        <w:trPr>
          <w:trHeight w:hRule="exact" w:val="473"/>
        </w:trPr>
        <w:tc>
          <w:tcPr>
            <w:tcW w:w="4119" w:type="dxa"/>
            <w:tcBorders>
              <w:top w:val="nil"/>
            </w:tcBorders>
            <w:shd w:val="clear" w:color="auto" w:fill="D9E1F3"/>
          </w:tcPr>
          <w:p w14:paraId="01836124" w14:textId="77777777" w:rsidR="00B16890" w:rsidRDefault="00B16890" w:rsidP="00B16890">
            <w:pPr>
              <w:pStyle w:val="TableParagraph"/>
            </w:pPr>
            <w:proofErr w:type="spellStart"/>
            <w:r>
              <w:t>用例名称</w:t>
            </w:r>
            <w:proofErr w:type="spellEnd"/>
          </w:p>
        </w:tc>
        <w:tc>
          <w:tcPr>
            <w:tcW w:w="4179" w:type="dxa"/>
            <w:tcBorders>
              <w:top w:val="nil"/>
            </w:tcBorders>
            <w:shd w:val="clear" w:color="auto" w:fill="D9E1F3"/>
          </w:tcPr>
          <w:p w14:paraId="283249A4" w14:textId="77777777" w:rsidR="00B16890" w:rsidRDefault="00B16890" w:rsidP="00B16890">
            <w:pPr>
              <w:pStyle w:val="TableParagraph"/>
            </w:pPr>
            <w:proofErr w:type="spellStart"/>
            <w:r>
              <w:t>员工信息管理</w:t>
            </w:r>
            <w:proofErr w:type="spellEnd"/>
          </w:p>
        </w:tc>
      </w:tr>
      <w:tr w:rsidR="00B16890" w14:paraId="7BEB042C" w14:textId="77777777" w:rsidTr="00B16890">
        <w:trPr>
          <w:trHeight w:hRule="exact" w:val="480"/>
        </w:trPr>
        <w:tc>
          <w:tcPr>
            <w:tcW w:w="4119" w:type="dxa"/>
          </w:tcPr>
          <w:p w14:paraId="2BB9D641" w14:textId="77777777" w:rsidR="00B16890" w:rsidRDefault="00B16890" w:rsidP="00B16890">
            <w:pPr>
              <w:pStyle w:val="TableParagraph"/>
              <w:spacing w:before="57"/>
            </w:pPr>
            <w:proofErr w:type="spellStart"/>
            <w:r>
              <w:t>创建者</w:t>
            </w:r>
            <w:proofErr w:type="spellEnd"/>
          </w:p>
        </w:tc>
        <w:tc>
          <w:tcPr>
            <w:tcW w:w="4179" w:type="dxa"/>
          </w:tcPr>
          <w:p w14:paraId="135D4349" w14:textId="4FA29AB4" w:rsidR="00B16890" w:rsidRDefault="002C0317" w:rsidP="00B16890">
            <w:pPr>
              <w:pStyle w:val="TableParagraph"/>
              <w:spacing w:before="57"/>
            </w:pPr>
            <w:proofErr w:type="spellStart"/>
            <w:r>
              <w:t>霸天虎</w:t>
            </w:r>
            <w:proofErr w:type="spellEnd"/>
          </w:p>
        </w:tc>
      </w:tr>
      <w:tr w:rsidR="00B16890" w14:paraId="7E110B39" w14:textId="77777777" w:rsidTr="00B16890">
        <w:trPr>
          <w:trHeight w:hRule="exact" w:val="478"/>
        </w:trPr>
        <w:tc>
          <w:tcPr>
            <w:tcW w:w="4119" w:type="dxa"/>
            <w:shd w:val="clear" w:color="auto" w:fill="D9E1F3"/>
          </w:tcPr>
          <w:p w14:paraId="020BFA78" w14:textId="77777777" w:rsidR="00B16890" w:rsidRDefault="00B16890" w:rsidP="00B16890">
            <w:pPr>
              <w:pStyle w:val="TableParagraph"/>
            </w:pPr>
            <w:proofErr w:type="spellStart"/>
            <w:r>
              <w:t>最后更新者</w:t>
            </w:r>
            <w:proofErr w:type="spellEnd"/>
          </w:p>
        </w:tc>
        <w:tc>
          <w:tcPr>
            <w:tcW w:w="4179" w:type="dxa"/>
            <w:shd w:val="clear" w:color="auto" w:fill="D9E1F3"/>
          </w:tcPr>
          <w:p w14:paraId="20948DCF" w14:textId="588D0D81" w:rsidR="00B16890" w:rsidRDefault="002C0317" w:rsidP="00B16890">
            <w:pPr>
              <w:pStyle w:val="TableParagraph"/>
            </w:pPr>
            <w:proofErr w:type="spellStart"/>
            <w:r>
              <w:t>霸天虎</w:t>
            </w:r>
            <w:proofErr w:type="spellEnd"/>
          </w:p>
        </w:tc>
      </w:tr>
      <w:tr w:rsidR="00B16890" w14:paraId="7A05AD5E" w14:textId="77777777" w:rsidTr="00B16890">
        <w:trPr>
          <w:trHeight w:hRule="exact" w:val="478"/>
        </w:trPr>
        <w:tc>
          <w:tcPr>
            <w:tcW w:w="4119" w:type="dxa"/>
          </w:tcPr>
          <w:p w14:paraId="6EE8966B" w14:textId="77777777" w:rsidR="00B16890" w:rsidRDefault="00B16890" w:rsidP="00B16890">
            <w:pPr>
              <w:pStyle w:val="TableParagraph"/>
            </w:pPr>
            <w:proofErr w:type="spellStart"/>
            <w:r>
              <w:lastRenderedPageBreak/>
              <w:t>创建日期</w:t>
            </w:r>
            <w:proofErr w:type="spellEnd"/>
          </w:p>
        </w:tc>
        <w:tc>
          <w:tcPr>
            <w:tcW w:w="4179" w:type="dxa"/>
          </w:tcPr>
          <w:p w14:paraId="6BDF8BDE" w14:textId="0DDB2F45" w:rsidR="00B16890" w:rsidRDefault="002C0317" w:rsidP="00B16890">
            <w:pPr>
              <w:pStyle w:val="TableParagraph"/>
              <w:spacing w:before="100"/>
            </w:pPr>
            <w:r>
              <w:t>2019/6/16</w:t>
            </w:r>
          </w:p>
        </w:tc>
      </w:tr>
      <w:tr w:rsidR="00B16890" w14:paraId="6ED5ABC9" w14:textId="77777777" w:rsidTr="00B16890">
        <w:trPr>
          <w:trHeight w:hRule="exact" w:val="478"/>
        </w:trPr>
        <w:tc>
          <w:tcPr>
            <w:tcW w:w="4119" w:type="dxa"/>
            <w:shd w:val="clear" w:color="auto" w:fill="D9E1F3"/>
          </w:tcPr>
          <w:p w14:paraId="46D8FABD" w14:textId="77777777" w:rsidR="00B16890" w:rsidRDefault="00B16890" w:rsidP="00B16890">
            <w:pPr>
              <w:pStyle w:val="TableParagraph"/>
            </w:pPr>
            <w:proofErr w:type="spellStart"/>
            <w:r>
              <w:t>修改日期</w:t>
            </w:r>
            <w:proofErr w:type="spellEnd"/>
          </w:p>
        </w:tc>
        <w:tc>
          <w:tcPr>
            <w:tcW w:w="4179" w:type="dxa"/>
            <w:shd w:val="clear" w:color="auto" w:fill="D9E1F3"/>
          </w:tcPr>
          <w:p w14:paraId="0D180DCA" w14:textId="24BE0D07" w:rsidR="00B16890" w:rsidRDefault="002C0317" w:rsidP="00B16890">
            <w:pPr>
              <w:pStyle w:val="TableParagraph"/>
              <w:spacing w:before="100"/>
            </w:pPr>
            <w:r>
              <w:t>2019/6/16</w:t>
            </w:r>
          </w:p>
        </w:tc>
      </w:tr>
      <w:tr w:rsidR="00B16890" w14:paraId="507F1458" w14:textId="77777777" w:rsidTr="00B16890">
        <w:trPr>
          <w:trHeight w:hRule="exact" w:val="478"/>
        </w:trPr>
        <w:tc>
          <w:tcPr>
            <w:tcW w:w="4119" w:type="dxa"/>
          </w:tcPr>
          <w:p w14:paraId="162C4112" w14:textId="77777777" w:rsidR="00B16890" w:rsidRDefault="00B16890" w:rsidP="00B16890">
            <w:pPr>
              <w:pStyle w:val="TableParagraph"/>
            </w:pPr>
            <w:proofErr w:type="spellStart"/>
            <w:r>
              <w:t>参与者</w:t>
            </w:r>
            <w:proofErr w:type="spellEnd"/>
          </w:p>
        </w:tc>
        <w:tc>
          <w:tcPr>
            <w:tcW w:w="4179" w:type="dxa"/>
          </w:tcPr>
          <w:p w14:paraId="3AC91D8A" w14:textId="77777777" w:rsidR="00B16890" w:rsidRDefault="00B16890" w:rsidP="00B16890">
            <w:pPr>
              <w:pStyle w:val="TableParagraph"/>
            </w:pPr>
            <w:proofErr w:type="spellStart"/>
            <w:r>
              <w:t>管理员</w:t>
            </w:r>
            <w:proofErr w:type="spellEnd"/>
          </w:p>
        </w:tc>
      </w:tr>
      <w:tr w:rsidR="00B16890" w14:paraId="6B903196" w14:textId="77777777" w:rsidTr="00B16890">
        <w:trPr>
          <w:trHeight w:hRule="exact" w:val="478"/>
        </w:trPr>
        <w:tc>
          <w:tcPr>
            <w:tcW w:w="4119" w:type="dxa"/>
            <w:shd w:val="clear" w:color="auto" w:fill="D9E1F3"/>
          </w:tcPr>
          <w:p w14:paraId="363C4C4F" w14:textId="77777777" w:rsidR="00B16890" w:rsidRDefault="00B16890" w:rsidP="00B16890">
            <w:pPr>
              <w:pStyle w:val="TableParagraph"/>
            </w:pPr>
            <w:proofErr w:type="spellStart"/>
            <w:r>
              <w:t>描述</w:t>
            </w:r>
            <w:proofErr w:type="spellEnd"/>
          </w:p>
        </w:tc>
        <w:tc>
          <w:tcPr>
            <w:tcW w:w="4179" w:type="dxa"/>
            <w:shd w:val="clear" w:color="auto" w:fill="D9E1F3"/>
          </w:tcPr>
          <w:p w14:paraId="42485275" w14:textId="77777777" w:rsidR="00B16890" w:rsidRDefault="00B16890" w:rsidP="00B16890">
            <w:pPr>
              <w:pStyle w:val="TableParagraph"/>
              <w:rPr>
                <w:lang w:eastAsia="zh-CN"/>
              </w:rPr>
            </w:pPr>
            <w:r>
              <w:rPr>
                <w:lang w:eastAsia="zh-CN"/>
              </w:rPr>
              <w:t>管理员在管理员界面</w:t>
            </w:r>
            <w:proofErr w:type="gramStart"/>
            <w:r>
              <w:rPr>
                <w:lang w:eastAsia="zh-CN"/>
              </w:rPr>
              <w:t>点击员工</w:t>
            </w:r>
            <w:proofErr w:type="gramEnd"/>
            <w:r>
              <w:rPr>
                <w:lang w:eastAsia="zh-CN"/>
              </w:rPr>
              <w:t>信息管理</w:t>
            </w:r>
          </w:p>
        </w:tc>
      </w:tr>
      <w:tr w:rsidR="00B16890" w14:paraId="2608C784" w14:textId="77777777" w:rsidTr="00B16890">
        <w:trPr>
          <w:trHeight w:hRule="exact" w:val="480"/>
        </w:trPr>
        <w:tc>
          <w:tcPr>
            <w:tcW w:w="4119" w:type="dxa"/>
          </w:tcPr>
          <w:p w14:paraId="15CB3497" w14:textId="77777777" w:rsidR="00B16890" w:rsidRDefault="00B16890" w:rsidP="00B16890">
            <w:pPr>
              <w:pStyle w:val="TableParagraph"/>
              <w:spacing w:before="57"/>
            </w:pPr>
            <w:proofErr w:type="spellStart"/>
            <w:r>
              <w:t>前置条件</w:t>
            </w:r>
            <w:proofErr w:type="spellEnd"/>
          </w:p>
        </w:tc>
        <w:tc>
          <w:tcPr>
            <w:tcW w:w="4179" w:type="dxa"/>
          </w:tcPr>
          <w:p w14:paraId="2FAD4A51" w14:textId="77777777" w:rsidR="00B16890" w:rsidRDefault="00B16890" w:rsidP="00B16890">
            <w:pPr>
              <w:pStyle w:val="TableParagraph"/>
              <w:spacing w:before="57"/>
            </w:pPr>
            <w:proofErr w:type="spellStart"/>
            <w:r>
              <w:t>管理员账号登录成功</w:t>
            </w:r>
            <w:proofErr w:type="spellEnd"/>
          </w:p>
        </w:tc>
      </w:tr>
      <w:tr w:rsidR="00B16890" w14:paraId="225367A7" w14:textId="77777777" w:rsidTr="00B16890">
        <w:trPr>
          <w:trHeight w:hRule="exact" w:val="478"/>
        </w:trPr>
        <w:tc>
          <w:tcPr>
            <w:tcW w:w="4119" w:type="dxa"/>
            <w:shd w:val="clear" w:color="auto" w:fill="D9E1F3"/>
          </w:tcPr>
          <w:p w14:paraId="39DACE5F" w14:textId="77777777" w:rsidR="00B16890" w:rsidRDefault="00B16890" w:rsidP="00B16890">
            <w:pPr>
              <w:pStyle w:val="TableParagraph"/>
            </w:pPr>
            <w:proofErr w:type="spellStart"/>
            <w:r>
              <w:t>后置条件</w:t>
            </w:r>
            <w:proofErr w:type="spellEnd"/>
          </w:p>
        </w:tc>
        <w:tc>
          <w:tcPr>
            <w:tcW w:w="4179" w:type="dxa"/>
            <w:shd w:val="clear" w:color="auto" w:fill="D9E1F3"/>
          </w:tcPr>
          <w:p w14:paraId="1A2BEDED" w14:textId="77777777" w:rsidR="00B16890" w:rsidRDefault="00B16890" w:rsidP="00B16890">
            <w:pPr>
              <w:pStyle w:val="TableParagraph"/>
            </w:pPr>
            <w:proofErr w:type="spellStart"/>
            <w:r>
              <w:t>事件存入日志</w:t>
            </w:r>
            <w:proofErr w:type="spellEnd"/>
          </w:p>
        </w:tc>
      </w:tr>
      <w:tr w:rsidR="00B16890" w14:paraId="5DBA24FF" w14:textId="77777777" w:rsidTr="00B16890">
        <w:trPr>
          <w:trHeight w:hRule="exact" w:val="478"/>
        </w:trPr>
        <w:tc>
          <w:tcPr>
            <w:tcW w:w="4119" w:type="dxa"/>
          </w:tcPr>
          <w:p w14:paraId="74BC413D" w14:textId="77777777" w:rsidR="00B16890" w:rsidRDefault="00B16890" w:rsidP="00B16890">
            <w:pPr>
              <w:pStyle w:val="TableParagraph"/>
            </w:pPr>
            <w:proofErr w:type="spellStart"/>
            <w:r>
              <w:t>主干过程</w:t>
            </w:r>
            <w:proofErr w:type="spellEnd"/>
          </w:p>
        </w:tc>
        <w:tc>
          <w:tcPr>
            <w:tcW w:w="4179" w:type="dxa"/>
          </w:tcPr>
          <w:p w14:paraId="751FBD9D" w14:textId="77777777" w:rsidR="00B16890" w:rsidRDefault="00B16890" w:rsidP="00B16890">
            <w:pPr>
              <w:pStyle w:val="TableParagraph"/>
            </w:pPr>
            <w:r>
              <w:t xml:space="preserve">1.  </w:t>
            </w:r>
            <w:proofErr w:type="spellStart"/>
            <w:r>
              <w:t>点击员工信息管理</w:t>
            </w:r>
            <w:proofErr w:type="spellEnd"/>
          </w:p>
        </w:tc>
      </w:tr>
      <w:tr w:rsidR="00B16890" w14:paraId="3E564045" w14:textId="77777777" w:rsidTr="00B16890">
        <w:trPr>
          <w:trHeight w:hRule="exact" w:val="478"/>
        </w:trPr>
        <w:tc>
          <w:tcPr>
            <w:tcW w:w="4119" w:type="dxa"/>
            <w:shd w:val="clear" w:color="auto" w:fill="D9E1F3"/>
          </w:tcPr>
          <w:p w14:paraId="492A394E" w14:textId="77777777" w:rsidR="00B16890" w:rsidRDefault="00B16890" w:rsidP="00B16890">
            <w:pPr>
              <w:pStyle w:val="TableParagraph"/>
            </w:pPr>
            <w:proofErr w:type="spellStart"/>
            <w:r>
              <w:t>分支过程</w:t>
            </w:r>
            <w:proofErr w:type="spellEnd"/>
          </w:p>
        </w:tc>
        <w:tc>
          <w:tcPr>
            <w:tcW w:w="4179" w:type="dxa"/>
            <w:shd w:val="clear" w:color="auto" w:fill="D9E1F3"/>
          </w:tcPr>
          <w:p w14:paraId="73E54A09" w14:textId="77777777" w:rsidR="00B16890" w:rsidRDefault="00B16890" w:rsidP="00B16890">
            <w:pPr>
              <w:pStyle w:val="TableParagraph"/>
              <w:rPr>
                <w:lang w:eastAsia="zh-CN"/>
              </w:rPr>
            </w:pPr>
            <w:r>
              <w:rPr>
                <w:lang w:eastAsia="zh-CN"/>
              </w:rPr>
              <w:t>1.1.进入员工信息管理界面</w:t>
            </w:r>
          </w:p>
        </w:tc>
      </w:tr>
      <w:tr w:rsidR="00B16890" w14:paraId="5E6863D4" w14:textId="77777777" w:rsidTr="00B16890">
        <w:trPr>
          <w:trHeight w:hRule="exact" w:val="478"/>
        </w:trPr>
        <w:tc>
          <w:tcPr>
            <w:tcW w:w="4119" w:type="dxa"/>
          </w:tcPr>
          <w:p w14:paraId="0DEC5A6E" w14:textId="77777777" w:rsidR="00B16890" w:rsidRDefault="00B16890" w:rsidP="00B16890">
            <w:pPr>
              <w:pStyle w:val="TableParagraph"/>
            </w:pPr>
            <w:proofErr w:type="spellStart"/>
            <w:r>
              <w:t>异常</w:t>
            </w:r>
            <w:proofErr w:type="spellEnd"/>
          </w:p>
        </w:tc>
        <w:tc>
          <w:tcPr>
            <w:tcW w:w="4179" w:type="dxa"/>
          </w:tcPr>
          <w:p w14:paraId="3F55ECC0" w14:textId="77777777" w:rsidR="00B16890" w:rsidRDefault="00B16890" w:rsidP="00B16890">
            <w:pPr>
              <w:pStyle w:val="TableParagraph"/>
            </w:pPr>
            <w:r>
              <w:t>无</w:t>
            </w:r>
          </w:p>
        </w:tc>
      </w:tr>
      <w:tr w:rsidR="00B16890" w14:paraId="320473DB" w14:textId="77777777" w:rsidTr="00B16890">
        <w:trPr>
          <w:trHeight w:hRule="exact" w:val="478"/>
        </w:trPr>
        <w:tc>
          <w:tcPr>
            <w:tcW w:w="4119" w:type="dxa"/>
            <w:shd w:val="clear" w:color="auto" w:fill="D9E1F3"/>
          </w:tcPr>
          <w:p w14:paraId="65CAB34D" w14:textId="77777777" w:rsidR="00B16890" w:rsidRDefault="00B16890" w:rsidP="00B16890">
            <w:pPr>
              <w:pStyle w:val="TableParagraph"/>
            </w:pPr>
            <w:proofErr w:type="spellStart"/>
            <w:r>
              <w:t>包含</w:t>
            </w:r>
            <w:proofErr w:type="spellEnd"/>
          </w:p>
        </w:tc>
        <w:tc>
          <w:tcPr>
            <w:tcW w:w="4179" w:type="dxa"/>
            <w:shd w:val="clear" w:color="auto" w:fill="D9E1F3"/>
          </w:tcPr>
          <w:p w14:paraId="2C4D7168" w14:textId="77777777" w:rsidR="00B16890" w:rsidRDefault="00B16890" w:rsidP="00B16890">
            <w:pPr>
              <w:pStyle w:val="TableParagraph"/>
            </w:pPr>
            <w:r>
              <w:t>无</w:t>
            </w:r>
          </w:p>
        </w:tc>
      </w:tr>
      <w:tr w:rsidR="00B16890" w14:paraId="7ACC3AFB" w14:textId="77777777" w:rsidTr="00B16890">
        <w:trPr>
          <w:trHeight w:hRule="exact" w:val="480"/>
        </w:trPr>
        <w:tc>
          <w:tcPr>
            <w:tcW w:w="4119" w:type="dxa"/>
          </w:tcPr>
          <w:p w14:paraId="6FDD6090" w14:textId="77777777" w:rsidR="00B16890" w:rsidRDefault="00B16890" w:rsidP="00B16890">
            <w:pPr>
              <w:pStyle w:val="TableParagraph"/>
              <w:spacing w:before="57"/>
            </w:pPr>
            <w:proofErr w:type="spellStart"/>
            <w:r>
              <w:t>优先级</w:t>
            </w:r>
            <w:proofErr w:type="spellEnd"/>
          </w:p>
        </w:tc>
        <w:tc>
          <w:tcPr>
            <w:tcW w:w="4179" w:type="dxa"/>
          </w:tcPr>
          <w:p w14:paraId="1ACE6382" w14:textId="77777777" w:rsidR="00B16890" w:rsidRDefault="00B16890" w:rsidP="00B16890">
            <w:pPr>
              <w:pStyle w:val="TableParagraph"/>
              <w:spacing w:before="57"/>
            </w:pPr>
            <w:r>
              <w:t>中</w:t>
            </w:r>
          </w:p>
        </w:tc>
      </w:tr>
      <w:tr w:rsidR="00B16890" w14:paraId="65A95171" w14:textId="77777777" w:rsidTr="00B16890">
        <w:trPr>
          <w:trHeight w:hRule="exact" w:val="478"/>
        </w:trPr>
        <w:tc>
          <w:tcPr>
            <w:tcW w:w="4119" w:type="dxa"/>
            <w:shd w:val="clear" w:color="auto" w:fill="D9E1F3"/>
          </w:tcPr>
          <w:p w14:paraId="07FF9756" w14:textId="77777777" w:rsidR="00B16890" w:rsidRDefault="00B16890" w:rsidP="00B16890">
            <w:pPr>
              <w:pStyle w:val="TableParagraph"/>
            </w:pPr>
            <w:proofErr w:type="spellStart"/>
            <w:r>
              <w:t>使用频率</w:t>
            </w:r>
            <w:proofErr w:type="spellEnd"/>
          </w:p>
        </w:tc>
        <w:tc>
          <w:tcPr>
            <w:tcW w:w="4179" w:type="dxa"/>
            <w:shd w:val="clear" w:color="auto" w:fill="D9E1F3"/>
          </w:tcPr>
          <w:p w14:paraId="735D844C" w14:textId="77777777" w:rsidR="00B16890" w:rsidRDefault="00B16890" w:rsidP="00B16890">
            <w:pPr>
              <w:pStyle w:val="TableParagraph"/>
            </w:pPr>
            <w:bookmarkStart w:id="136" w:name="OLE_LINK98"/>
            <w:bookmarkStart w:id="137" w:name="OLE_LINK99"/>
            <w:bookmarkStart w:id="138" w:name="OLE_LINK100"/>
            <w:bookmarkStart w:id="139" w:name="OLE_LINK101"/>
            <w:r>
              <w:rPr>
                <w:rFonts w:hint="eastAsia"/>
                <w:lang w:eastAsia="zh-CN"/>
              </w:rPr>
              <w:t>每年五百次每人</w:t>
            </w:r>
            <w:bookmarkEnd w:id="136"/>
            <w:bookmarkEnd w:id="137"/>
            <w:bookmarkEnd w:id="138"/>
            <w:bookmarkEnd w:id="139"/>
          </w:p>
        </w:tc>
      </w:tr>
      <w:tr w:rsidR="00B16890" w14:paraId="03BCA536" w14:textId="77777777" w:rsidTr="00B16890">
        <w:trPr>
          <w:trHeight w:hRule="exact" w:val="478"/>
        </w:trPr>
        <w:tc>
          <w:tcPr>
            <w:tcW w:w="4119" w:type="dxa"/>
          </w:tcPr>
          <w:p w14:paraId="2BA64361" w14:textId="77777777" w:rsidR="00B16890" w:rsidRDefault="00B16890" w:rsidP="00B16890">
            <w:pPr>
              <w:pStyle w:val="TableParagraph"/>
            </w:pPr>
            <w:bookmarkStart w:id="140" w:name="OLE_LINK70" w:colFirst="1" w:colLast="1"/>
            <w:bookmarkStart w:id="141" w:name="OLE_LINK71" w:colFirst="1" w:colLast="1"/>
            <w:bookmarkStart w:id="142" w:name="OLE_LINK72" w:colFirst="1" w:colLast="1"/>
            <w:bookmarkStart w:id="143" w:name="_Hlk486403195"/>
            <w:proofErr w:type="spellStart"/>
            <w:r>
              <w:t>业务规则</w:t>
            </w:r>
            <w:proofErr w:type="spellEnd"/>
          </w:p>
        </w:tc>
        <w:tc>
          <w:tcPr>
            <w:tcW w:w="4179" w:type="dxa"/>
          </w:tcPr>
          <w:p w14:paraId="2473A639" w14:textId="77777777" w:rsidR="00B16890" w:rsidRDefault="00B16890" w:rsidP="00B16890">
            <w:pPr>
              <w:pStyle w:val="TableParagraph"/>
              <w:keepNext/>
              <w:spacing w:before="56"/>
              <w:rPr>
                <w:lang w:eastAsia="zh-CN"/>
              </w:rPr>
            </w:pPr>
            <w:r>
              <w:rPr>
                <w:rFonts w:hint="eastAsia"/>
                <w:lang w:eastAsia="zh-CN"/>
              </w:rPr>
              <w:t>无</w:t>
            </w:r>
          </w:p>
        </w:tc>
      </w:tr>
      <w:bookmarkEnd w:id="140"/>
      <w:bookmarkEnd w:id="141"/>
      <w:bookmarkEnd w:id="142"/>
      <w:bookmarkEnd w:id="143"/>
    </w:tbl>
    <w:p w14:paraId="771ACD8C" w14:textId="77777777" w:rsidR="00B16890" w:rsidRDefault="00B16890" w:rsidP="00B16890">
      <w:pPr>
        <w:spacing w:line="360" w:lineRule="auto"/>
        <w:rPr>
          <w:rFonts w:ascii="宋体" w:hAnsi="宋体" w:cs="宋体"/>
          <w:sz w:val="24"/>
        </w:rPr>
      </w:pPr>
    </w:p>
    <w:p w14:paraId="5A4C7842"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647FF528" w14:textId="77777777" w:rsidTr="00B16890">
        <w:trPr>
          <w:trHeight w:hRule="exact" w:val="488"/>
        </w:trPr>
        <w:tc>
          <w:tcPr>
            <w:tcW w:w="4114" w:type="dxa"/>
            <w:tcBorders>
              <w:top w:val="nil"/>
              <w:left w:val="nil"/>
              <w:bottom w:val="nil"/>
              <w:right w:val="nil"/>
            </w:tcBorders>
            <w:shd w:val="clear" w:color="auto" w:fill="4471C4"/>
          </w:tcPr>
          <w:p w14:paraId="42AE5451"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34E5872F" w14:textId="77777777" w:rsidR="00B16890" w:rsidRDefault="00B16890" w:rsidP="00B16890">
            <w:pPr>
              <w:pStyle w:val="TableParagraph"/>
              <w:spacing w:before="110"/>
              <w:ind w:left="107"/>
              <w:rPr>
                <w:b/>
              </w:rPr>
            </w:pPr>
            <w:r>
              <w:rPr>
                <w:b/>
                <w:color w:val="FFFFFF"/>
              </w:rPr>
              <w:t>UC_Administrator_14</w:t>
            </w:r>
          </w:p>
        </w:tc>
      </w:tr>
      <w:tr w:rsidR="00B16890" w14:paraId="5CD7A95D" w14:textId="77777777" w:rsidTr="00B16890">
        <w:trPr>
          <w:trHeight w:hRule="exact" w:val="473"/>
        </w:trPr>
        <w:tc>
          <w:tcPr>
            <w:tcW w:w="4114" w:type="dxa"/>
            <w:tcBorders>
              <w:top w:val="nil"/>
            </w:tcBorders>
            <w:shd w:val="clear" w:color="auto" w:fill="D9E1F3"/>
          </w:tcPr>
          <w:p w14:paraId="1BECECA1"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6B3EA1F2" w14:textId="77777777" w:rsidR="00B16890" w:rsidRDefault="00B16890" w:rsidP="00B16890">
            <w:pPr>
              <w:pStyle w:val="TableParagraph"/>
            </w:pPr>
            <w:proofErr w:type="spellStart"/>
            <w:r>
              <w:t>查询员工</w:t>
            </w:r>
            <w:proofErr w:type="spellEnd"/>
          </w:p>
        </w:tc>
      </w:tr>
      <w:tr w:rsidR="00B16890" w14:paraId="100AF4B2" w14:textId="77777777" w:rsidTr="00B16890">
        <w:trPr>
          <w:trHeight w:hRule="exact" w:val="479"/>
        </w:trPr>
        <w:tc>
          <w:tcPr>
            <w:tcW w:w="4114" w:type="dxa"/>
          </w:tcPr>
          <w:p w14:paraId="588936B7" w14:textId="77777777" w:rsidR="00B16890" w:rsidRDefault="00B16890" w:rsidP="00B16890">
            <w:pPr>
              <w:pStyle w:val="TableParagraph"/>
            </w:pPr>
            <w:proofErr w:type="spellStart"/>
            <w:r>
              <w:t>创建者</w:t>
            </w:r>
            <w:proofErr w:type="spellEnd"/>
          </w:p>
        </w:tc>
        <w:tc>
          <w:tcPr>
            <w:tcW w:w="4184" w:type="dxa"/>
          </w:tcPr>
          <w:p w14:paraId="2304F3D5" w14:textId="199A2F57" w:rsidR="00B16890" w:rsidRDefault="002C0317" w:rsidP="00B16890">
            <w:pPr>
              <w:pStyle w:val="TableParagraph"/>
            </w:pPr>
            <w:proofErr w:type="spellStart"/>
            <w:r>
              <w:t>霸天虎</w:t>
            </w:r>
            <w:proofErr w:type="spellEnd"/>
          </w:p>
        </w:tc>
      </w:tr>
      <w:tr w:rsidR="00B16890" w14:paraId="6E7DD906" w14:textId="77777777" w:rsidTr="00B16890">
        <w:trPr>
          <w:trHeight w:hRule="exact" w:val="479"/>
        </w:trPr>
        <w:tc>
          <w:tcPr>
            <w:tcW w:w="4114" w:type="dxa"/>
            <w:shd w:val="clear" w:color="auto" w:fill="D9E1F3"/>
          </w:tcPr>
          <w:p w14:paraId="0F59FAA1"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09F09B2E" w14:textId="4789ACA9" w:rsidR="00B16890" w:rsidRDefault="002C0317" w:rsidP="00B16890">
            <w:pPr>
              <w:pStyle w:val="TableParagraph"/>
              <w:spacing w:before="56"/>
            </w:pPr>
            <w:proofErr w:type="spellStart"/>
            <w:r>
              <w:t>霸天虎</w:t>
            </w:r>
            <w:proofErr w:type="spellEnd"/>
          </w:p>
        </w:tc>
      </w:tr>
      <w:tr w:rsidR="00B16890" w14:paraId="387BE929" w14:textId="77777777" w:rsidTr="00B16890">
        <w:trPr>
          <w:trHeight w:hRule="exact" w:val="478"/>
        </w:trPr>
        <w:tc>
          <w:tcPr>
            <w:tcW w:w="4114" w:type="dxa"/>
          </w:tcPr>
          <w:p w14:paraId="6CFBA68D" w14:textId="77777777" w:rsidR="00B16890" w:rsidRDefault="00B16890" w:rsidP="00B16890">
            <w:pPr>
              <w:pStyle w:val="TableParagraph"/>
            </w:pPr>
            <w:proofErr w:type="spellStart"/>
            <w:r>
              <w:t>创建日期</w:t>
            </w:r>
            <w:proofErr w:type="spellEnd"/>
          </w:p>
        </w:tc>
        <w:tc>
          <w:tcPr>
            <w:tcW w:w="4184" w:type="dxa"/>
          </w:tcPr>
          <w:p w14:paraId="0D31544E" w14:textId="58FB1CD8" w:rsidR="00B16890" w:rsidRDefault="002C0317" w:rsidP="00B16890">
            <w:pPr>
              <w:pStyle w:val="TableParagraph"/>
              <w:spacing w:before="100"/>
            </w:pPr>
            <w:r>
              <w:t>2019/6/16</w:t>
            </w:r>
          </w:p>
        </w:tc>
      </w:tr>
      <w:tr w:rsidR="00B16890" w14:paraId="4980E650" w14:textId="77777777" w:rsidTr="00B16890">
        <w:trPr>
          <w:trHeight w:hRule="exact" w:val="478"/>
        </w:trPr>
        <w:tc>
          <w:tcPr>
            <w:tcW w:w="4114" w:type="dxa"/>
            <w:shd w:val="clear" w:color="auto" w:fill="D9E1F3"/>
          </w:tcPr>
          <w:p w14:paraId="04ACA5E9" w14:textId="77777777" w:rsidR="00B16890" w:rsidRDefault="00B16890" w:rsidP="00B16890">
            <w:pPr>
              <w:pStyle w:val="TableParagraph"/>
            </w:pPr>
            <w:proofErr w:type="spellStart"/>
            <w:r>
              <w:t>修改日期</w:t>
            </w:r>
            <w:proofErr w:type="spellEnd"/>
          </w:p>
        </w:tc>
        <w:tc>
          <w:tcPr>
            <w:tcW w:w="4184" w:type="dxa"/>
            <w:shd w:val="clear" w:color="auto" w:fill="D9E1F3"/>
          </w:tcPr>
          <w:p w14:paraId="6E659137" w14:textId="57F561FD" w:rsidR="00B16890" w:rsidRDefault="002C0317" w:rsidP="00B16890">
            <w:pPr>
              <w:pStyle w:val="TableParagraph"/>
              <w:spacing w:before="100"/>
            </w:pPr>
            <w:r>
              <w:t>2019/6/16</w:t>
            </w:r>
          </w:p>
        </w:tc>
      </w:tr>
      <w:tr w:rsidR="00B16890" w14:paraId="0F580246" w14:textId="77777777" w:rsidTr="00B16890">
        <w:trPr>
          <w:trHeight w:hRule="exact" w:val="478"/>
        </w:trPr>
        <w:tc>
          <w:tcPr>
            <w:tcW w:w="4114" w:type="dxa"/>
          </w:tcPr>
          <w:p w14:paraId="7110644D" w14:textId="77777777" w:rsidR="00B16890" w:rsidRDefault="00B16890" w:rsidP="00B16890">
            <w:pPr>
              <w:pStyle w:val="TableParagraph"/>
            </w:pPr>
            <w:proofErr w:type="spellStart"/>
            <w:r>
              <w:t>参与者</w:t>
            </w:r>
            <w:proofErr w:type="spellEnd"/>
          </w:p>
        </w:tc>
        <w:tc>
          <w:tcPr>
            <w:tcW w:w="4184" w:type="dxa"/>
          </w:tcPr>
          <w:p w14:paraId="1CE4C4A0" w14:textId="77777777" w:rsidR="00B16890" w:rsidRDefault="00B16890" w:rsidP="00B16890">
            <w:pPr>
              <w:pStyle w:val="TableParagraph"/>
            </w:pPr>
            <w:proofErr w:type="spellStart"/>
            <w:r>
              <w:t>管理员</w:t>
            </w:r>
            <w:proofErr w:type="spellEnd"/>
          </w:p>
        </w:tc>
      </w:tr>
      <w:tr w:rsidR="00B16890" w14:paraId="130B8C04" w14:textId="77777777" w:rsidTr="00B16890">
        <w:trPr>
          <w:trHeight w:hRule="exact" w:val="478"/>
        </w:trPr>
        <w:tc>
          <w:tcPr>
            <w:tcW w:w="4114" w:type="dxa"/>
            <w:shd w:val="clear" w:color="auto" w:fill="D9E1F3"/>
          </w:tcPr>
          <w:p w14:paraId="3E5BEA3B" w14:textId="77777777" w:rsidR="00B16890" w:rsidRDefault="00B16890" w:rsidP="00B16890">
            <w:pPr>
              <w:pStyle w:val="TableParagraph"/>
            </w:pPr>
            <w:proofErr w:type="spellStart"/>
            <w:r>
              <w:t>描述</w:t>
            </w:r>
            <w:proofErr w:type="spellEnd"/>
          </w:p>
        </w:tc>
        <w:tc>
          <w:tcPr>
            <w:tcW w:w="4184" w:type="dxa"/>
            <w:shd w:val="clear" w:color="auto" w:fill="D9E1F3"/>
          </w:tcPr>
          <w:p w14:paraId="6735B91D" w14:textId="77777777" w:rsidR="00B16890" w:rsidRDefault="00B16890" w:rsidP="00B16890">
            <w:pPr>
              <w:pStyle w:val="TableParagraph"/>
              <w:rPr>
                <w:lang w:eastAsia="zh-CN"/>
              </w:rPr>
            </w:pPr>
            <w:r>
              <w:rPr>
                <w:lang w:eastAsia="zh-CN"/>
              </w:rPr>
              <w:t>管理员在员工信息管理界面点击查询员工</w:t>
            </w:r>
          </w:p>
        </w:tc>
      </w:tr>
      <w:tr w:rsidR="00B16890" w14:paraId="0876B784" w14:textId="77777777" w:rsidTr="00B16890">
        <w:trPr>
          <w:trHeight w:hRule="exact" w:val="947"/>
        </w:trPr>
        <w:tc>
          <w:tcPr>
            <w:tcW w:w="4114" w:type="dxa"/>
          </w:tcPr>
          <w:p w14:paraId="3D07404F" w14:textId="77777777" w:rsidR="00B16890" w:rsidRDefault="00B16890" w:rsidP="00B16890">
            <w:pPr>
              <w:pStyle w:val="TableParagraph"/>
            </w:pPr>
            <w:proofErr w:type="spellStart"/>
            <w:r>
              <w:t>前置条件</w:t>
            </w:r>
            <w:proofErr w:type="spellEnd"/>
          </w:p>
        </w:tc>
        <w:tc>
          <w:tcPr>
            <w:tcW w:w="4184" w:type="dxa"/>
          </w:tcPr>
          <w:p w14:paraId="5A3ADBC8" w14:textId="77777777" w:rsidR="00B16890" w:rsidRDefault="00B16890" w:rsidP="00B16890">
            <w:pPr>
              <w:pStyle w:val="TableParagraph"/>
              <w:numPr>
                <w:ilvl w:val="0"/>
                <w:numId w:val="41"/>
              </w:numPr>
              <w:tabs>
                <w:tab w:val="left" w:pos="382"/>
              </w:tabs>
              <w:ind w:hanging="278"/>
            </w:pPr>
            <w:proofErr w:type="spellStart"/>
            <w:r>
              <w:t>管理员账号登录成功</w:t>
            </w:r>
            <w:proofErr w:type="spellEnd"/>
          </w:p>
          <w:p w14:paraId="1F0E73A1" w14:textId="77777777" w:rsidR="00B16890" w:rsidRDefault="00B16890" w:rsidP="00B16890">
            <w:pPr>
              <w:pStyle w:val="TableParagraph"/>
              <w:numPr>
                <w:ilvl w:val="0"/>
                <w:numId w:val="41"/>
              </w:numPr>
              <w:tabs>
                <w:tab w:val="left" w:pos="382"/>
              </w:tabs>
              <w:spacing w:before="152"/>
              <w:ind w:hanging="278"/>
              <w:rPr>
                <w:lang w:eastAsia="zh-CN"/>
              </w:rPr>
            </w:pPr>
            <w:r>
              <w:rPr>
                <w:lang w:eastAsia="zh-CN"/>
              </w:rPr>
              <w:t>管理员进入员工信息管理界面</w:t>
            </w:r>
          </w:p>
        </w:tc>
      </w:tr>
      <w:tr w:rsidR="00B16890" w14:paraId="5FB797AD" w14:textId="77777777" w:rsidTr="00B16890">
        <w:trPr>
          <w:trHeight w:hRule="exact" w:val="479"/>
        </w:trPr>
        <w:tc>
          <w:tcPr>
            <w:tcW w:w="4114" w:type="dxa"/>
            <w:shd w:val="clear" w:color="auto" w:fill="D9E1F3"/>
          </w:tcPr>
          <w:p w14:paraId="4D6AF621"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1B712C27" w14:textId="77777777" w:rsidR="00B16890" w:rsidRDefault="00B16890" w:rsidP="00B16890">
            <w:pPr>
              <w:pStyle w:val="TableParagraph"/>
              <w:spacing w:before="56"/>
              <w:rPr>
                <w:lang w:eastAsia="zh-CN"/>
              </w:rPr>
            </w:pPr>
            <w:r>
              <w:rPr>
                <w:lang w:eastAsia="zh-CN"/>
              </w:rPr>
              <w:t>获取数据库中信息，事件存入日志</w:t>
            </w:r>
          </w:p>
        </w:tc>
      </w:tr>
      <w:tr w:rsidR="00B16890" w14:paraId="6651785E" w14:textId="77777777" w:rsidTr="00B16890">
        <w:trPr>
          <w:trHeight w:hRule="exact" w:val="946"/>
        </w:trPr>
        <w:tc>
          <w:tcPr>
            <w:tcW w:w="4114" w:type="dxa"/>
          </w:tcPr>
          <w:p w14:paraId="2142BAF1" w14:textId="77777777" w:rsidR="00B16890" w:rsidRDefault="00B16890" w:rsidP="00B16890">
            <w:pPr>
              <w:pStyle w:val="TableParagraph"/>
            </w:pPr>
            <w:proofErr w:type="spellStart"/>
            <w:r>
              <w:t>主干过程</w:t>
            </w:r>
            <w:proofErr w:type="spellEnd"/>
          </w:p>
        </w:tc>
        <w:tc>
          <w:tcPr>
            <w:tcW w:w="4184" w:type="dxa"/>
          </w:tcPr>
          <w:p w14:paraId="180A6307" w14:textId="77777777" w:rsidR="00B16890" w:rsidRDefault="00B16890" w:rsidP="00B16890">
            <w:pPr>
              <w:pStyle w:val="TableParagraph"/>
              <w:numPr>
                <w:ilvl w:val="0"/>
                <w:numId w:val="42"/>
              </w:numPr>
              <w:tabs>
                <w:tab w:val="left" w:pos="382"/>
              </w:tabs>
              <w:ind w:hanging="278"/>
            </w:pPr>
            <w:proofErr w:type="spellStart"/>
            <w:r>
              <w:t>点击查询员工</w:t>
            </w:r>
            <w:proofErr w:type="spellEnd"/>
          </w:p>
          <w:p w14:paraId="6185D537" w14:textId="77777777" w:rsidR="00B16890" w:rsidRDefault="00B16890" w:rsidP="00B16890">
            <w:pPr>
              <w:pStyle w:val="TableParagraph"/>
              <w:numPr>
                <w:ilvl w:val="0"/>
                <w:numId w:val="42"/>
              </w:numPr>
              <w:tabs>
                <w:tab w:val="left" w:pos="382"/>
              </w:tabs>
              <w:spacing w:before="152"/>
              <w:ind w:hanging="278"/>
              <w:rPr>
                <w:lang w:eastAsia="zh-CN"/>
              </w:rPr>
            </w:pPr>
            <w:r>
              <w:rPr>
                <w:lang w:eastAsia="zh-CN"/>
              </w:rPr>
              <w:t>输入员工信息字段并提交</w:t>
            </w:r>
          </w:p>
        </w:tc>
      </w:tr>
      <w:tr w:rsidR="00B16890" w14:paraId="29DF35B9" w14:textId="77777777" w:rsidTr="00B16890">
        <w:trPr>
          <w:trHeight w:hRule="exact" w:val="1414"/>
        </w:trPr>
        <w:tc>
          <w:tcPr>
            <w:tcW w:w="4114" w:type="dxa"/>
            <w:shd w:val="clear" w:color="auto" w:fill="D9E1F3"/>
          </w:tcPr>
          <w:p w14:paraId="5E83A2BC" w14:textId="77777777" w:rsidR="00B16890" w:rsidRDefault="00B16890" w:rsidP="00B16890">
            <w:pPr>
              <w:pStyle w:val="TableParagraph"/>
            </w:pPr>
            <w:proofErr w:type="spellStart"/>
            <w:r>
              <w:lastRenderedPageBreak/>
              <w:t>分支过程</w:t>
            </w:r>
            <w:proofErr w:type="spellEnd"/>
          </w:p>
        </w:tc>
        <w:tc>
          <w:tcPr>
            <w:tcW w:w="4184" w:type="dxa"/>
            <w:shd w:val="clear" w:color="auto" w:fill="D9E1F3"/>
          </w:tcPr>
          <w:p w14:paraId="7B06F869" w14:textId="77777777" w:rsidR="00B16890" w:rsidRDefault="00B16890" w:rsidP="00B16890">
            <w:pPr>
              <w:pStyle w:val="TableParagraph"/>
            </w:pPr>
            <w:r>
              <w:t>1.1.进入查询员工界面</w:t>
            </w:r>
          </w:p>
          <w:p w14:paraId="5574C67C" w14:textId="77777777" w:rsidR="00B16890" w:rsidRDefault="00B16890" w:rsidP="00B16890">
            <w:pPr>
              <w:pStyle w:val="TableParagraph"/>
              <w:numPr>
                <w:ilvl w:val="1"/>
                <w:numId w:val="43"/>
              </w:numPr>
              <w:tabs>
                <w:tab w:val="left" w:pos="550"/>
              </w:tabs>
              <w:spacing w:before="152"/>
              <w:ind w:hanging="446"/>
              <w:rPr>
                <w:lang w:eastAsia="zh-CN"/>
              </w:rPr>
            </w:pPr>
            <w:r>
              <w:rPr>
                <w:lang w:eastAsia="zh-CN"/>
              </w:rPr>
              <w:t>查询成功并显示相关员工列表</w:t>
            </w:r>
          </w:p>
          <w:p w14:paraId="7BEF6413" w14:textId="77777777" w:rsidR="00B16890" w:rsidRDefault="00B16890" w:rsidP="00B16890">
            <w:pPr>
              <w:pStyle w:val="TableParagraph"/>
              <w:numPr>
                <w:ilvl w:val="1"/>
                <w:numId w:val="43"/>
              </w:numPr>
              <w:tabs>
                <w:tab w:val="left" w:pos="550"/>
              </w:tabs>
              <w:spacing w:before="152"/>
              <w:ind w:hanging="446"/>
              <w:rPr>
                <w:lang w:eastAsia="zh-CN"/>
              </w:rPr>
            </w:pPr>
            <w:r>
              <w:rPr>
                <w:lang w:eastAsia="zh-CN"/>
              </w:rPr>
              <w:t>查询失败，重新输入员工信息字段</w:t>
            </w:r>
          </w:p>
        </w:tc>
      </w:tr>
      <w:tr w:rsidR="00B16890" w14:paraId="4BDC1060" w14:textId="77777777" w:rsidTr="00B16890">
        <w:trPr>
          <w:trHeight w:hRule="exact" w:val="478"/>
        </w:trPr>
        <w:tc>
          <w:tcPr>
            <w:tcW w:w="4114" w:type="dxa"/>
          </w:tcPr>
          <w:p w14:paraId="731CC7C1" w14:textId="77777777" w:rsidR="00B16890" w:rsidRDefault="00B16890" w:rsidP="00B16890">
            <w:pPr>
              <w:pStyle w:val="TableParagraph"/>
            </w:pPr>
            <w:proofErr w:type="spellStart"/>
            <w:r>
              <w:t>异常</w:t>
            </w:r>
            <w:proofErr w:type="spellEnd"/>
          </w:p>
        </w:tc>
        <w:tc>
          <w:tcPr>
            <w:tcW w:w="4184" w:type="dxa"/>
          </w:tcPr>
          <w:p w14:paraId="3228373E" w14:textId="77777777" w:rsidR="00B16890" w:rsidRDefault="00B16890" w:rsidP="00B16890">
            <w:pPr>
              <w:pStyle w:val="TableParagraph"/>
              <w:rPr>
                <w:lang w:eastAsia="zh-CN"/>
              </w:rPr>
            </w:pPr>
            <w:r>
              <w:rPr>
                <w:lang w:eastAsia="zh-CN"/>
              </w:rPr>
              <w:t>2.1.  数据库中不存相关字段</w:t>
            </w:r>
          </w:p>
        </w:tc>
      </w:tr>
      <w:tr w:rsidR="00B16890" w14:paraId="6C02D7DC" w14:textId="77777777" w:rsidTr="00B16890">
        <w:trPr>
          <w:trHeight w:hRule="exact" w:val="478"/>
        </w:trPr>
        <w:tc>
          <w:tcPr>
            <w:tcW w:w="4114" w:type="dxa"/>
            <w:shd w:val="clear" w:color="auto" w:fill="D9E1F3"/>
          </w:tcPr>
          <w:p w14:paraId="546D1E52" w14:textId="77777777" w:rsidR="00B16890" w:rsidRDefault="00B16890" w:rsidP="00B16890">
            <w:pPr>
              <w:pStyle w:val="TableParagraph"/>
            </w:pPr>
            <w:proofErr w:type="spellStart"/>
            <w:r>
              <w:t>包含</w:t>
            </w:r>
            <w:proofErr w:type="spellEnd"/>
          </w:p>
        </w:tc>
        <w:tc>
          <w:tcPr>
            <w:tcW w:w="4184" w:type="dxa"/>
            <w:shd w:val="clear" w:color="auto" w:fill="D9E1F3"/>
          </w:tcPr>
          <w:p w14:paraId="79311BC2" w14:textId="77777777" w:rsidR="00B16890" w:rsidRDefault="00B16890" w:rsidP="00B16890">
            <w:pPr>
              <w:pStyle w:val="TableParagraph"/>
            </w:pPr>
            <w:r>
              <w:t>无</w:t>
            </w:r>
          </w:p>
        </w:tc>
      </w:tr>
      <w:tr w:rsidR="00B16890" w14:paraId="2CEB694F" w14:textId="77777777" w:rsidTr="00B16890">
        <w:trPr>
          <w:trHeight w:hRule="exact" w:val="479"/>
        </w:trPr>
        <w:tc>
          <w:tcPr>
            <w:tcW w:w="4114" w:type="dxa"/>
          </w:tcPr>
          <w:p w14:paraId="442012D3" w14:textId="77777777" w:rsidR="00B16890" w:rsidRDefault="00B16890" w:rsidP="00B16890">
            <w:pPr>
              <w:pStyle w:val="TableParagraph"/>
            </w:pPr>
            <w:proofErr w:type="spellStart"/>
            <w:r>
              <w:t>优先级</w:t>
            </w:r>
            <w:proofErr w:type="spellEnd"/>
          </w:p>
        </w:tc>
        <w:tc>
          <w:tcPr>
            <w:tcW w:w="4184" w:type="dxa"/>
          </w:tcPr>
          <w:p w14:paraId="1D7F04E4" w14:textId="77777777" w:rsidR="00B16890" w:rsidRDefault="00B16890" w:rsidP="00B16890">
            <w:pPr>
              <w:pStyle w:val="TableParagraph"/>
            </w:pPr>
            <w:r>
              <w:t>中</w:t>
            </w:r>
          </w:p>
        </w:tc>
      </w:tr>
      <w:tr w:rsidR="00B16890" w14:paraId="01E0F561" w14:textId="77777777" w:rsidTr="00B16890">
        <w:trPr>
          <w:trHeight w:hRule="exact" w:val="479"/>
        </w:trPr>
        <w:tc>
          <w:tcPr>
            <w:tcW w:w="4114" w:type="dxa"/>
            <w:shd w:val="clear" w:color="auto" w:fill="D9E1F3"/>
          </w:tcPr>
          <w:p w14:paraId="5E33C44E"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02FEBE8E" w14:textId="77777777" w:rsidR="00B16890" w:rsidRDefault="00B16890" w:rsidP="00B16890">
            <w:pPr>
              <w:pStyle w:val="TableParagraph"/>
              <w:spacing w:before="56"/>
            </w:pPr>
            <w:r>
              <w:rPr>
                <w:rFonts w:hint="eastAsia"/>
                <w:lang w:eastAsia="zh-CN"/>
              </w:rPr>
              <w:t>每年三百次每人</w:t>
            </w:r>
          </w:p>
        </w:tc>
      </w:tr>
      <w:tr w:rsidR="00B16890" w14:paraId="49882B92" w14:textId="77777777" w:rsidTr="00B16890">
        <w:trPr>
          <w:trHeight w:hRule="exact" w:val="478"/>
        </w:trPr>
        <w:tc>
          <w:tcPr>
            <w:tcW w:w="4114" w:type="dxa"/>
          </w:tcPr>
          <w:p w14:paraId="2E3228AA" w14:textId="77777777" w:rsidR="00B16890" w:rsidRDefault="00B16890" w:rsidP="00B16890">
            <w:pPr>
              <w:pStyle w:val="TableParagraph"/>
            </w:pPr>
            <w:proofErr w:type="spellStart"/>
            <w:r>
              <w:t>业务规则</w:t>
            </w:r>
            <w:proofErr w:type="spellEnd"/>
          </w:p>
        </w:tc>
        <w:tc>
          <w:tcPr>
            <w:tcW w:w="4184" w:type="dxa"/>
          </w:tcPr>
          <w:p w14:paraId="554EC27D" w14:textId="77777777" w:rsidR="00B16890" w:rsidRDefault="00B16890" w:rsidP="00B16890">
            <w:pPr>
              <w:pStyle w:val="TableParagraph"/>
              <w:keepNext/>
              <w:spacing w:before="56"/>
              <w:rPr>
                <w:lang w:eastAsia="zh-CN"/>
              </w:rPr>
            </w:pPr>
            <w:r>
              <w:rPr>
                <w:rFonts w:hint="eastAsia"/>
                <w:lang w:eastAsia="zh-CN"/>
              </w:rPr>
              <w:t>无</w:t>
            </w:r>
          </w:p>
        </w:tc>
      </w:tr>
    </w:tbl>
    <w:p w14:paraId="07FC6B0A" w14:textId="77777777" w:rsidR="00B16890" w:rsidRDefault="00B16890" w:rsidP="00B16890">
      <w:pPr>
        <w:spacing w:line="360" w:lineRule="auto"/>
        <w:rPr>
          <w:rFonts w:ascii="宋体" w:hAnsi="宋体" w:cs="宋体"/>
          <w:sz w:val="24"/>
        </w:rPr>
      </w:pPr>
    </w:p>
    <w:p w14:paraId="79A320CB" w14:textId="77777777" w:rsidR="00B16890" w:rsidRDefault="00B16890" w:rsidP="00B16890">
      <w:pPr>
        <w:spacing w:line="360" w:lineRule="auto"/>
        <w:rPr>
          <w:rFonts w:ascii="宋体" w:hAnsi="宋体" w:cs="宋体" w:hint="eastAsia"/>
          <w:sz w:val="24"/>
        </w:rPr>
      </w:pPr>
    </w:p>
    <w:p w14:paraId="022DF480"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6BF12AAA" w14:textId="77777777" w:rsidTr="00B16890">
        <w:trPr>
          <w:trHeight w:hRule="exact" w:val="488"/>
        </w:trPr>
        <w:tc>
          <w:tcPr>
            <w:tcW w:w="4114" w:type="dxa"/>
            <w:tcBorders>
              <w:top w:val="nil"/>
              <w:left w:val="nil"/>
              <w:bottom w:val="nil"/>
              <w:right w:val="nil"/>
            </w:tcBorders>
            <w:shd w:val="clear" w:color="auto" w:fill="4471C4"/>
          </w:tcPr>
          <w:p w14:paraId="38098394"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60099DA2" w14:textId="77777777" w:rsidR="00B16890" w:rsidRDefault="00B16890" w:rsidP="00B16890">
            <w:pPr>
              <w:pStyle w:val="TableParagraph"/>
              <w:spacing w:before="110"/>
              <w:ind w:left="107"/>
              <w:rPr>
                <w:b/>
              </w:rPr>
            </w:pPr>
            <w:r>
              <w:rPr>
                <w:b/>
                <w:color w:val="FFFFFF"/>
              </w:rPr>
              <w:t>UC_Administrator_15</w:t>
            </w:r>
          </w:p>
        </w:tc>
      </w:tr>
      <w:tr w:rsidR="00B16890" w14:paraId="2E3B4691" w14:textId="77777777" w:rsidTr="00B16890">
        <w:trPr>
          <w:trHeight w:hRule="exact" w:val="473"/>
        </w:trPr>
        <w:tc>
          <w:tcPr>
            <w:tcW w:w="4114" w:type="dxa"/>
            <w:tcBorders>
              <w:top w:val="nil"/>
            </w:tcBorders>
            <w:shd w:val="clear" w:color="auto" w:fill="D9E1F3"/>
          </w:tcPr>
          <w:p w14:paraId="1DFE9B4B"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4B985680" w14:textId="77777777" w:rsidR="00B16890" w:rsidRDefault="00B16890" w:rsidP="00B16890">
            <w:pPr>
              <w:pStyle w:val="TableParagraph"/>
            </w:pPr>
            <w:proofErr w:type="spellStart"/>
            <w:r>
              <w:t>修改员工账号密码</w:t>
            </w:r>
            <w:proofErr w:type="spellEnd"/>
          </w:p>
        </w:tc>
      </w:tr>
      <w:tr w:rsidR="00B16890" w14:paraId="23E383E9" w14:textId="77777777" w:rsidTr="00B16890">
        <w:trPr>
          <w:trHeight w:hRule="exact" w:val="479"/>
        </w:trPr>
        <w:tc>
          <w:tcPr>
            <w:tcW w:w="4114" w:type="dxa"/>
          </w:tcPr>
          <w:p w14:paraId="330EE8E4" w14:textId="77777777" w:rsidR="00B16890" w:rsidRDefault="00B16890" w:rsidP="00B16890">
            <w:pPr>
              <w:pStyle w:val="TableParagraph"/>
            </w:pPr>
            <w:proofErr w:type="spellStart"/>
            <w:r>
              <w:t>创建者</w:t>
            </w:r>
            <w:proofErr w:type="spellEnd"/>
          </w:p>
        </w:tc>
        <w:tc>
          <w:tcPr>
            <w:tcW w:w="4184" w:type="dxa"/>
          </w:tcPr>
          <w:p w14:paraId="5E093FDA" w14:textId="44E73DC8" w:rsidR="00B16890" w:rsidRDefault="002C0317" w:rsidP="00B16890">
            <w:pPr>
              <w:pStyle w:val="TableParagraph"/>
            </w:pPr>
            <w:proofErr w:type="spellStart"/>
            <w:r>
              <w:t>霸天虎</w:t>
            </w:r>
            <w:proofErr w:type="spellEnd"/>
          </w:p>
        </w:tc>
      </w:tr>
      <w:tr w:rsidR="00B16890" w14:paraId="2934D735" w14:textId="77777777" w:rsidTr="00B16890">
        <w:trPr>
          <w:trHeight w:hRule="exact" w:val="479"/>
        </w:trPr>
        <w:tc>
          <w:tcPr>
            <w:tcW w:w="4114" w:type="dxa"/>
            <w:shd w:val="clear" w:color="auto" w:fill="D9E1F3"/>
          </w:tcPr>
          <w:p w14:paraId="6A4842D4"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7138C044" w14:textId="27D9DB2D" w:rsidR="00B16890" w:rsidRDefault="002C0317" w:rsidP="00B16890">
            <w:pPr>
              <w:pStyle w:val="TableParagraph"/>
              <w:spacing w:before="56"/>
            </w:pPr>
            <w:proofErr w:type="spellStart"/>
            <w:r>
              <w:t>霸天虎</w:t>
            </w:r>
            <w:proofErr w:type="spellEnd"/>
          </w:p>
        </w:tc>
      </w:tr>
      <w:tr w:rsidR="00B16890" w14:paraId="0463BABC" w14:textId="77777777" w:rsidTr="00B16890">
        <w:trPr>
          <w:trHeight w:hRule="exact" w:val="478"/>
        </w:trPr>
        <w:tc>
          <w:tcPr>
            <w:tcW w:w="4114" w:type="dxa"/>
          </w:tcPr>
          <w:p w14:paraId="6B30D24F" w14:textId="77777777" w:rsidR="00B16890" w:rsidRDefault="00B16890" w:rsidP="00B16890">
            <w:pPr>
              <w:pStyle w:val="TableParagraph"/>
            </w:pPr>
            <w:proofErr w:type="spellStart"/>
            <w:r>
              <w:t>创建日期</w:t>
            </w:r>
            <w:proofErr w:type="spellEnd"/>
          </w:p>
        </w:tc>
        <w:tc>
          <w:tcPr>
            <w:tcW w:w="4184" w:type="dxa"/>
          </w:tcPr>
          <w:p w14:paraId="4B011A88" w14:textId="1D3FD283" w:rsidR="00B16890" w:rsidRDefault="002C0317" w:rsidP="00B16890">
            <w:pPr>
              <w:pStyle w:val="TableParagraph"/>
              <w:spacing w:before="100"/>
            </w:pPr>
            <w:r>
              <w:t>2019/6/16</w:t>
            </w:r>
          </w:p>
        </w:tc>
      </w:tr>
      <w:tr w:rsidR="00B16890" w14:paraId="5C0E3A54" w14:textId="77777777" w:rsidTr="00B16890">
        <w:trPr>
          <w:trHeight w:hRule="exact" w:val="478"/>
        </w:trPr>
        <w:tc>
          <w:tcPr>
            <w:tcW w:w="4114" w:type="dxa"/>
            <w:shd w:val="clear" w:color="auto" w:fill="D9E1F3"/>
          </w:tcPr>
          <w:p w14:paraId="00FF8449" w14:textId="77777777" w:rsidR="00B16890" w:rsidRDefault="00B16890" w:rsidP="00B16890">
            <w:pPr>
              <w:pStyle w:val="TableParagraph"/>
            </w:pPr>
            <w:proofErr w:type="spellStart"/>
            <w:r>
              <w:t>修改日期</w:t>
            </w:r>
            <w:proofErr w:type="spellEnd"/>
          </w:p>
        </w:tc>
        <w:tc>
          <w:tcPr>
            <w:tcW w:w="4184" w:type="dxa"/>
            <w:shd w:val="clear" w:color="auto" w:fill="D9E1F3"/>
          </w:tcPr>
          <w:p w14:paraId="65828AA8" w14:textId="0508270F" w:rsidR="00B16890" w:rsidRDefault="002C0317" w:rsidP="00B16890">
            <w:pPr>
              <w:pStyle w:val="TableParagraph"/>
              <w:spacing w:before="100"/>
            </w:pPr>
            <w:r>
              <w:t>2019/6/16</w:t>
            </w:r>
          </w:p>
        </w:tc>
      </w:tr>
      <w:tr w:rsidR="00B16890" w14:paraId="3EB98879" w14:textId="77777777" w:rsidTr="00B16890">
        <w:trPr>
          <w:trHeight w:hRule="exact" w:val="478"/>
        </w:trPr>
        <w:tc>
          <w:tcPr>
            <w:tcW w:w="4114" w:type="dxa"/>
          </w:tcPr>
          <w:p w14:paraId="28E09204" w14:textId="77777777" w:rsidR="00B16890" w:rsidRDefault="00B16890" w:rsidP="00B16890">
            <w:pPr>
              <w:pStyle w:val="TableParagraph"/>
            </w:pPr>
            <w:proofErr w:type="spellStart"/>
            <w:r>
              <w:t>参与者</w:t>
            </w:r>
            <w:proofErr w:type="spellEnd"/>
          </w:p>
        </w:tc>
        <w:tc>
          <w:tcPr>
            <w:tcW w:w="4184" w:type="dxa"/>
          </w:tcPr>
          <w:p w14:paraId="4A4E73B3" w14:textId="77777777" w:rsidR="00B16890" w:rsidRDefault="00B16890" w:rsidP="00B16890">
            <w:pPr>
              <w:pStyle w:val="TableParagraph"/>
            </w:pPr>
            <w:proofErr w:type="spellStart"/>
            <w:r>
              <w:t>管理员</w:t>
            </w:r>
            <w:proofErr w:type="spellEnd"/>
          </w:p>
        </w:tc>
      </w:tr>
      <w:tr w:rsidR="00B16890" w14:paraId="654616B2" w14:textId="77777777" w:rsidTr="00B16890">
        <w:trPr>
          <w:trHeight w:hRule="exact" w:val="946"/>
        </w:trPr>
        <w:tc>
          <w:tcPr>
            <w:tcW w:w="4114" w:type="dxa"/>
            <w:shd w:val="clear" w:color="auto" w:fill="D9E1F3"/>
          </w:tcPr>
          <w:p w14:paraId="6EB559C1" w14:textId="77777777" w:rsidR="00B16890" w:rsidRDefault="00B16890" w:rsidP="00B16890">
            <w:pPr>
              <w:pStyle w:val="TableParagraph"/>
            </w:pPr>
            <w:proofErr w:type="spellStart"/>
            <w:r>
              <w:t>描述</w:t>
            </w:r>
            <w:proofErr w:type="spellEnd"/>
          </w:p>
        </w:tc>
        <w:tc>
          <w:tcPr>
            <w:tcW w:w="4184" w:type="dxa"/>
            <w:shd w:val="clear" w:color="auto" w:fill="D9E1F3"/>
          </w:tcPr>
          <w:p w14:paraId="3E412C1C" w14:textId="77777777" w:rsidR="00B16890" w:rsidRDefault="00B16890" w:rsidP="00B16890">
            <w:pPr>
              <w:pStyle w:val="TableParagraph"/>
              <w:spacing w:line="391" w:lineRule="auto"/>
              <w:ind w:right="99"/>
              <w:rPr>
                <w:lang w:eastAsia="zh-CN"/>
              </w:rPr>
            </w:pPr>
            <w:r>
              <w:rPr>
                <w:lang w:eastAsia="zh-CN"/>
              </w:rPr>
              <w:t>管理员在查询员工</w:t>
            </w:r>
            <w:r>
              <w:rPr>
                <w:spacing w:val="-3"/>
                <w:lang w:eastAsia="zh-CN"/>
              </w:rPr>
              <w:t>界</w:t>
            </w:r>
            <w:r>
              <w:rPr>
                <w:lang w:eastAsia="zh-CN"/>
              </w:rPr>
              <w:t>面</w:t>
            </w:r>
            <w:r>
              <w:rPr>
                <w:spacing w:val="-3"/>
                <w:lang w:eastAsia="zh-CN"/>
              </w:rPr>
              <w:t>点</w:t>
            </w:r>
            <w:r>
              <w:rPr>
                <w:lang w:eastAsia="zh-CN"/>
              </w:rPr>
              <w:t>击修改员工账号密码</w:t>
            </w:r>
          </w:p>
        </w:tc>
      </w:tr>
      <w:tr w:rsidR="00B16890" w14:paraId="58BEF278" w14:textId="77777777" w:rsidTr="00B16890">
        <w:trPr>
          <w:trHeight w:hRule="exact" w:val="947"/>
        </w:trPr>
        <w:tc>
          <w:tcPr>
            <w:tcW w:w="4114" w:type="dxa"/>
          </w:tcPr>
          <w:p w14:paraId="4CE1936A" w14:textId="77777777" w:rsidR="00B16890" w:rsidRDefault="00B16890" w:rsidP="00B16890">
            <w:pPr>
              <w:pStyle w:val="TableParagraph"/>
            </w:pPr>
            <w:proofErr w:type="spellStart"/>
            <w:r>
              <w:t>前置条件</w:t>
            </w:r>
            <w:proofErr w:type="spellEnd"/>
          </w:p>
        </w:tc>
        <w:tc>
          <w:tcPr>
            <w:tcW w:w="4184" w:type="dxa"/>
          </w:tcPr>
          <w:p w14:paraId="04E120CE" w14:textId="77777777" w:rsidR="00B16890" w:rsidRDefault="00B16890" w:rsidP="00B16890">
            <w:pPr>
              <w:pStyle w:val="TableParagraph"/>
              <w:numPr>
                <w:ilvl w:val="0"/>
                <w:numId w:val="44"/>
              </w:numPr>
              <w:tabs>
                <w:tab w:val="left" w:pos="382"/>
              </w:tabs>
              <w:ind w:hanging="278"/>
            </w:pPr>
            <w:proofErr w:type="spellStart"/>
            <w:r>
              <w:t>管理员账号登录成功</w:t>
            </w:r>
            <w:proofErr w:type="spellEnd"/>
          </w:p>
          <w:p w14:paraId="4BB42367" w14:textId="77777777" w:rsidR="00B16890" w:rsidRDefault="00B16890" w:rsidP="00B16890">
            <w:pPr>
              <w:pStyle w:val="TableParagraph"/>
              <w:numPr>
                <w:ilvl w:val="0"/>
                <w:numId w:val="44"/>
              </w:numPr>
              <w:tabs>
                <w:tab w:val="left" w:pos="382"/>
              </w:tabs>
              <w:spacing w:before="152"/>
              <w:ind w:hanging="278"/>
              <w:rPr>
                <w:lang w:eastAsia="zh-CN"/>
              </w:rPr>
            </w:pPr>
            <w:r>
              <w:rPr>
                <w:lang w:eastAsia="zh-CN"/>
              </w:rPr>
              <w:t>管理员进入查询员工界面</w:t>
            </w:r>
          </w:p>
        </w:tc>
      </w:tr>
      <w:tr w:rsidR="00B16890" w14:paraId="030346B1" w14:textId="77777777" w:rsidTr="00B16890">
        <w:trPr>
          <w:trHeight w:hRule="exact" w:val="947"/>
        </w:trPr>
        <w:tc>
          <w:tcPr>
            <w:tcW w:w="4114" w:type="dxa"/>
            <w:shd w:val="clear" w:color="auto" w:fill="D9E1F3"/>
          </w:tcPr>
          <w:p w14:paraId="3068CD72"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3F9E5ED0" w14:textId="77777777" w:rsidR="00B16890" w:rsidRDefault="00B16890" w:rsidP="00B16890">
            <w:pPr>
              <w:pStyle w:val="TableParagraph"/>
              <w:numPr>
                <w:ilvl w:val="0"/>
                <w:numId w:val="45"/>
              </w:numPr>
              <w:tabs>
                <w:tab w:val="left" w:pos="382"/>
              </w:tabs>
              <w:spacing w:before="56"/>
              <w:ind w:hanging="278"/>
            </w:pPr>
            <w:proofErr w:type="spellStart"/>
            <w:r>
              <w:t>数据库数据校验旧密码</w:t>
            </w:r>
            <w:proofErr w:type="spellEnd"/>
          </w:p>
          <w:p w14:paraId="39A82795" w14:textId="77777777" w:rsidR="00B16890" w:rsidRDefault="00B16890" w:rsidP="00B16890">
            <w:pPr>
              <w:pStyle w:val="TableParagraph"/>
              <w:numPr>
                <w:ilvl w:val="0"/>
                <w:numId w:val="45"/>
              </w:numPr>
              <w:tabs>
                <w:tab w:val="left" w:pos="382"/>
              </w:tabs>
              <w:spacing w:before="152"/>
              <w:ind w:hanging="278"/>
              <w:rPr>
                <w:lang w:eastAsia="zh-CN"/>
              </w:rPr>
            </w:pPr>
            <w:r>
              <w:rPr>
                <w:lang w:eastAsia="zh-CN"/>
              </w:rPr>
              <w:t>更新数据库中信息，事件存入日志</w:t>
            </w:r>
          </w:p>
        </w:tc>
      </w:tr>
      <w:tr w:rsidR="00B16890" w14:paraId="7C00EB6D" w14:textId="77777777" w:rsidTr="00B16890">
        <w:trPr>
          <w:trHeight w:hRule="exact" w:val="946"/>
        </w:trPr>
        <w:tc>
          <w:tcPr>
            <w:tcW w:w="4114" w:type="dxa"/>
          </w:tcPr>
          <w:p w14:paraId="2FBB9353" w14:textId="77777777" w:rsidR="00B16890" w:rsidRDefault="00B16890" w:rsidP="00B16890">
            <w:pPr>
              <w:pStyle w:val="TableParagraph"/>
            </w:pPr>
            <w:proofErr w:type="spellStart"/>
            <w:r>
              <w:t>主干过程</w:t>
            </w:r>
            <w:proofErr w:type="spellEnd"/>
          </w:p>
        </w:tc>
        <w:tc>
          <w:tcPr>
            <w:tcW w:w="4184" w:type="dxa"/>
          </w:tcPr>
          <w:p w14:paraId="4A0F9246" w14:textId="77777777" w:rsidR="00B16890" w:rsidRDefault="00B16890" w:rsidP="00B16890">
            <w:pPr>
              <w:pStyle w:val="TableParagraph"/>
              <w:numPr>
                <w:ilvl w:val="0"/>
                <w:numId w:val="46"/>
              </w:numPr>
              <w:tabs>
                <w:tab w:val="left" w:pos="382"/>
              </w:tabs>
              <w:ind w:hanging="278"/>
              <w:rPr>
                <w:lang w:eastAsia="zh-CN"/>
              </w:rPr>
            </w:pPr>
            <w:r>
              <w:rPr>
                <w:lang w:eastAsia="zh-CN"/>
              </w:rPr>
              <w:t>点击修改员工账号密码</w:t>
            </w:r>
          </w:p>
          <w:p w14:paraId="526B5DF9" w14:textId="77777777" w:rsidR="00B16890" w:rsidRDefault="00B16890" w:rsidP="00B16890">
            <w:pPr>
              <w:pStyle w:val="TableParagraph"/>
              <w:numPr>
                <w:ilvl w:val="0"/>
                <w:numId w:val="46"/>
              </w:numPr>
              <w:tabs>
                <w:tab w:val="left" w:pos="382"/>
              </w:tabs>
              <w:spacing w:before="152"/>
              <w:ind w:hanging="278"/>
              <w:rPr>
                <w:lang w:eastAsia="zh-CN"/>
              </w:rPr>
            </w:pPr>
            <w:r>
              <w:rPr>
                <w:lang w:eastAsia="zh-CN"/>
              </w:rPr>
              <w:t>输入新、旧密码并提交</w:t>
            </w:r>
          </w:p>
        </w:tc>
      </w:tr>
      <w:tr w:rsidR="00B16890" w14:paraId="57EBE164" w14:textId="77777777" w:rsidTr="00B16890">
        <w:trPr>
          <w:trHeight w:hRule="exact" w:val="1414"/>
        </w:trPr>
        <w:tc>
          <w:tcPr>
            <w:tcW w:w="4114" w:type="dxa"/>
            <w:shd w:val="clear" w:color="auto" w:fill="D9E1F3"/>
          </w:tcPr>
          <w:p w14:paraId="4A54A9DC" w14:textId="77777777" w:rsidR="00B16890" w:rsidRDefault="00B16890" w:rsidP="00B16890">
            <w:pPr>
              <w:pStyle w:val="TableParagraph"/>
            </w:pPr>
            <w:proofErr w:type="spellStart"/>
            <w:r>
              <w:t>分支过程</w:t>
            </w:r>
            <w:proofErr w:type="spellEnd"/>
          </w:p>
        </w:tc>
        <w:tc>
          <w:tcPr>
            <w:tcW w:w="4184" w:type="dxa"/>
            <w:shd w:val="clear" w:color="auto" w:fill="D9E1F3"/>
          </w:tcPr>
          <w:p w14:paraId="2D05411A" w14:textId="77777777" w:rsidR="00B16890" w:rsidRDefault="00B16890" w:rsidP="00B16890">
            <w:pPr>
              <w:pStyle w:val="TableParagraph"/>
            </w:pPr>
            <w:r>
              <w:t>1.1.进入查询员工界面</w:t>
            </w:r>
          </w:p>
          <w:p w14:paraId="3D9F56AA" w14:textId="77777777" w:rsidR="00B16890" w:rsidRDefault="00B16890" w:rsidP="00B16890">
            <w:pPr>
              <w:pStyle w:val="TableParagraph"/>
              <w:numPr>
                <w:ilvl w:val="1"/>
                <w:numId w:val="47"/>
              </w:numPr>
              <w:tabs>
                <w:tab w:val="left" w:pos="550"/>
              </w:tabs>
              <w:spacing w:before="152"/>
              <w:ind w:hanging="446"/>
              <w:rPr>
                <w:lang w:eastAsia="zh-CN"/>
              </w:rPr>
            </w:pPr>
            <w:r>
              <w:rPr>
                <w:lang w:eastAsia="zh-CN"/>
              </w:rPr>
              <w:t>修改成功返回查询员工界面</w:t>
            </w:r>
          </w:p>
          <w:p w14:paraId="24CC97E5" w14:textId="77777777" w:rsidR="00B16890" w:rsidRDefault="00B16890" w:rsidP="00B16890">
            <w:pPr>
              <w:pStyle w:val="TableParagraph"/>
              <w:numPr>
                <w:ilvl w:val="1"/>
                <w:numId w:val="47"/>
              </w:numPr>
              <w:tabs>
                <w:tab w:val="left" w:pos="550"/>
              </w:tabs>
              <w:spacing w:before="152"/>
              <w:ind w:hanging="446"/>
              <w:rPr>
                <w:lang w:eastAsia="zh-CN"/>
              </w:rPr>
            </w:pPr>
            <w:r>
              <w:rPr>
                <w:lang w:eastAsia="zh-CN"/>
              </w:rPr>
              <w:t>修改失败，重新输入新、旧密码</w:t>
            </w:r>
          </w:p>
        </w:tc>
      </w:tr>
      <w:tr w:rsidR="00B16890" w14:paraId="7E52669A" w14:textId="77777777" w:rsidTr="00B16890">
        <w:trPr>
          <w:trHeight w:hRule="exact" w:val="478"/>
        </w:trPr>
        <w:tc>
          <w:tcPr>
            <w:tcW w:w="4114" w:type="dxa"/>
          </w:tcPr>
          <w:p w14:paraId="0F3291D2" w14:textId="77777777" w:rsidR="00B16890" w:rsidRDefault="00B16890" w:rsidP="00B16890">
            <w:pPr>
              <w:pStyle w:val="TableParagraph"/>
            </w:pPr>
            <w:proofErr w:type="spellStart"/>
            <w:r>
              <w:lastRenderedPageBreak/>
              <w:t>异常</w:t>
            </w:r>
            <w:proofErr w:type="spellEnd"/>
          </w:p>
        </w:tc>
        <w:tc>
          <w:tcPr>
            <w:tcW w:w="4184" w:type="dxa"/>
          </w:tcPr>
          <w:p w14:paraId="2210EC9F" w14:textId="77777777" w:rsidR="00B16890" w:rsidRDefault="00B16890" w:rsidP="00B16890">
            <w:pPr>
              <w:pStyle w:val="TableParagraph"/>
              <w:rPr>
                <w:lang w:eastAsia="zh-CN"/>
              </w:rPr>
            </w:pPr>
            <w:r>
              <w:rPr>
                <w:lang w:eastAsia="zh-CN"/>
              </w:rPr>
              <w:t>2.1.  数据库数据校验旧密码不匹配</w:t>
            </w:r>
          </w:p>
        </w:tc>
      </w:tr>
      <w:tr w:rsidR="00B16890" w14:paraId="6E50D33C" w14:textId="77777777" w:rsidTr="00B16890">
        <w:trPr>
          <w:trHeight w:hRule="exact" w:val="478"/>
        </w:trPr>
        <w:tc>
          <w:tcPr>
            <w:tcW w:w="4114" w:type="dxa"/>
            <w:shd w:val="clear" w:color="auto" w:fill="D9E1F3"/>
          </w:tcPr>
          <w:p w14:paraId="3A370FCA" w14:textId="77777777" w:rsidR="00B16890" w:rsidRDefault="00B16890" w:rsidP="00B16890">
            <w:pPr>
              <w:pStyle w:val="TableParagraph"/>
            </w:pPr>
            <w:proofErr w:type="spellStart"/>
            <w:r>
              <w:t>包含</w:t>
            </w:r>
            <w:proofErr w:type="spellEnd"/>
          </w:p>
        </w:tc>
        <w:tc>
          <w:tcPr>
            <w:tcW w:w="4184" w:type="dxa"/>
            <w:shd w:val="clear" w:color="auto" w:fill="D9E1F3"/>
          </w:tcPr>
          <w:p w14:paraId="6D659D4F" w14:textId="77777777" w:rsidR="00B16890" w:rsidRDefault="00B16890" w:rsidP="00B16890">
            <w:pPr>
              <w:pStyle w:val="TableParagraph"/>
            </w:pPr>
            <w:r>
              <w:t>无</w:t>
            </w:r>
          </w:p>
        </w:tc>
      </w:tr>
      <w:tr w:rsidR="00B16890" w14:paraId="3B41D47F" w14:textId="77777777" w:rsidTr="00B16890">
        <w:trPr>
          <w:trHeight w:hRule="exact" w:val="479"/>
        </w:trPr>
        <w:tc>
          <w:tcPr>
            <w:tcW w:w="4114" w:type="dxa"/>
          </w:tcPr>
          <w:p w14:paraId="2DC4A899" w14:textId="77777777" w:rsidR="00B16890" w:rsidRDefault="00B16890" w:rsidP="00B16890">
            <w:pPr>
              <w:pStyle w:val="TableParagraph"/>
            </w:pPr>
            <w:proofErr w:type="spellStart"/>
            <w:r>
              <w:t>优先级</w:t>
            </w:r>
            <w:proofErr w:type="spellEnd"/>
          </w:p>
        </w:tc>
        <w:tc>
          <w:tcPr>
            <w:tcW w:w="4184" w:type="dxa"/>
          </w:tcPr>
          <w:p w14:paraId="6C84BC89" w14:textId="77777777" w:rsidR="00B16890" w:rsidRDefault="00B16890" w:rsidP="00B16890">
            <w:pPr>
              <w:pStyle w:val="TableParagraph"/>
            </w:pPr>
            <w:r>
              <w:t>中</w:t>
            </w:r>
          </w:p>
        </w:tc>
      </w:tr>
      <w:tr w:rsidR="00B16890" w14:paraId="41EEECAA" w14:textId="77777777" w:rsidTr="00B16890">
        <w:trPr>
          <w:trHeight w:hRule="exact" w:val="479"/>
        </w:trPr>
        <w:tc>
          <w:tcPr>
            <w:tcW w:w="4114" w:type="dxa"/>
            <w:shd w:val="clear" w:color="auto" w:fill="D9E1F3"/>
          </w:tcPr>
          <w:p w14:paraId="6781E85F"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7DBC755A" w14:textId="77777777" w:rsidR="00B16890" w:rsidRDefault="00B16890" w:rsidP="00B16890">
            <w:pPr>
              <w:pStyle w:val="TableParagraph"/>
              <w:spacing w:before="56"/>
            </w:pPr>
            <w:r>
              <w:rPr>
                <w:rFonts w:hint="eastAsia"/>
                <w:lang w:eastAsia="zh-CN"/>
              </w:rPr>
              <w:t>每年三百次每人</w:t>
            </w:r>
          </w:p>
        </w:tc>
      </w:tr>
      <w:tr w:rsidR="00B16890" w14:paraId="5A7C3C58" w14:textId="77777777" w:rsidTr="00B16890">
        <w:trPr>
          <w:trHeight w:hRule="exact" w:val="866"/>
        </w:trPr>
        <w:tc>
          <w:tcPr>
            <w:tcW w:w="4114" w:type="dxa"/>
          </w:tcPr>
          <w:p w14:paraId="05FA100D" w14:textId="77777777" w:rsidR="00B16890" w:rsidRDefault="00B16890" w:rsidP="00B16890">
            <w:pPr>
              <w:pStyle w:val="TableParagraph"/>
            </w:pPr>
            <w:bookmarkStart w:id="144" w:name="OLE_LINK58" w:colFirst="1" w:colLast="1"/>
            <w:bookmarkStart w:id="145" w:name="OLE_LINK59" w:colFirst="1" w:colLast="1"/>
            <w:bookmarkStart w:id="146" w:name="_Hlk486402857"/>
            <w:proofErr w:type="spellStart"/>
            <w:r>
              <w:t>业务规则</w:t>
            </w:r>
            <w:proofErr w:type="spellEnd"/>
          </w:p>
        </w:tc>
        <w:tc>
          <w:tcPr>
            <w:tcW w:w="4184" w:type="dxa"/>
          </w:tcPr>
          <w:p w14:paraId="6546717A" w14:textId="77777777" w:rsidR="00B16890" w:rsidRDefault="00B16890" w:rsidP="00B16890">
            <w:pPr>
              <w:pStyle w:val="TableParagraph"/>
              <w:keepNext/>
              <w:spacing w:before="56"/>
              <w:rPr>
                <w:lang w:eastAsia="zh-CN"/>
              </w:rPr>
            </w:pPr>
            <w:r>
              <w:rPr>
                <w:rFonts w:hint="eastAsia"/>
                <w:lang w:eastAsia="zh-CN"/>
              </w:rPr>
              <w:t>密码必须由英文字幕和数字组成，不少于10个字符</w:t>
            </w:r>
          </w:p>
        </w:tc>
      </w:tr>
      <w:bookmarkEnd w:id="144"/>
      <w:bookmarkEnd w:id="145"/>
      <w:bookmarkEnd w:id="146"/>
    </w:tbl>
    <w:p w14:paraId="6B23F2CD" w14:textId="77777777" w:rsidR="00B16890" w:rsidRDefault="00B16890" w:rsidP="00B16890">
      <w:pPr>
        <w:spacing w:line="360" w:lineRule="auto"/>
        <w:rPr>
          <w:rFonts w:ascii="宋体" w:hAnsi="宋体" w:cs="宋体"/>
          <w:sz w:val="24"/>
        </w:rPr>
      </w:pPr>
    </w:p>
    <w:p w14:paraId="5D26A5D2" w14:textId="77777777" w:rsidR="00B16890" w:rsidRDefault="00B16890" w:rsidP="00B16890">
      <w:pPr>
        <w:spacing w:line="360" w:lineRule="auto"/>
        <w:rPr>
          <w:rFonts w:ascii="宋体" w:hAnsi="宋体" w:cs="宋体" w:hint="eastAsia"/>
          <w:sz w:val="24"/>
        </w:rPr>
      </w:pPr>
    </w:p>
    <w:p w14:paraId="2EB4532A"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36225EA3" w14:textId="77777777" w:rsidTr="00B16890">
        <w:trPr>
          <w:trHeight w:hRule="exact" w:val="488"/>
        </w:trPr>
        <w:tc>
          <w:tcPr>
            <w:tcW w:w="4114" w:type="dxa"/>
            <w:tcBorders>
              <w:top w:val="nil"/>
              <w:left w:val="nil"/>
              <w:bottom w:val="nil"/>
              <w:right w:val="nil"/>
            </w:tcBorders>
            <w:shd w:val="clear" w:color="auto" w:fill="4471C4"/>
          </w:tcPr>
          <w:p w14:paraId="56E73EFC"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00682364" w14:textId="77777777" w:rsidR="00B16890" w:rsidRDefault="00B16890" w:rsidP="00B16890">
            <w:pPr>
              <w:pStyle w:val="TableParagraph"/>
              <w:spacing w:before="110"/>
              <w:ind w:left="107"/>
              <w:rPr>
                <w:b/>
              </w:rPr>
            </w:pPr>
            <w:r>
              <w:rPr>
                <w:b/>
                <w:color w:val="FFFFFF"/>
              </w:rPr>
              <w:t>UC_Administrator_16</w:t>
            </w:r>
          </w:p>
        </w:tc>
      </w:tr>
      <w:tr w:rsidR="00B16890" w14:paraId="439DEEB1" w14:textId="77777777" w:rsidTr="00B16890">
        <w:trPr>
          <w:trHeight w:hRule="exact" w:val="473"/>
        </w:trPr>
        <w:tc>
          <w:tcPr>
            <w:tcW w:w="4114" w:type="dxa"/>
            <w:tcBorders>
              <w:top w:val="nil"/>
            </w:tcBorders>
            <w:shd w:val="clear" w:color="auto" w:fill="D9E1F3"/>
          </w:tcPr>
          <w:p w14:paraId="5F956C9B"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027452ED" w14:textId="77777777" w:rsidR="00B16890" w:rsidRDefault="00B16890" w:rsidP="00B16890">
            <w:pPr>
              <w:pStyle w:val="TableParagraph"/>
            </w:pPr>
            <w:proofErr w:type="spellStart"/>
            <w:r>
              <w:t>修改员工信息</w:t>
            </w:r>
            <w:proofErr w:type="spellEnd"/>
          </w:p>
        </w:tc>
      </w:tr>
      <w:tr w:rsidR="00B16890" w14:paraId="0DFAA0AD" w14:textId="77777777" w:rsidTr="00B16890">
        <w:trPr>
          <w:trHeight w:hRule="exact" w:val="479"/>
        </w:trPr>
        <w:tc>
          <w:tcPr>
            <w:tcW w:w="4114" w:type="dxa"/>
          </w:tcPr>
          <w:p w14:paraId="1CDAD6AB" w14:textId="77777777" w:rsidR="00B16890" w:rsidRDefault="00B16890" w:rsidP="00B16890">
            <w:pPr>
              <w:pStyle w:val="TableParagraph"/>
            </w:pPr>
            <w:proofErr w:type="spellStart"/>
            <w:r>
              <w:t>创建者</w:t>
            </w:r>
            <w:proofErr w:type="spellEnd"/>
          </w:p>
        </w:tc>
        <w:tc>
          <w:tcPr>
            <w:tcW w:w="4184" w:type="dxa"/>
          </w:tcPr>
          <w:p w14:paraId="126A2ADA" w14:textId="5B22E049" w:rsidR="00B16890" w:rsidRDefault="002C0317" w:rsidP="00B16890">
            <w:pPr>
              <w:pStyle w:val="TableParagraph"/>
            </w:pPr>
            <w:proofErr w:type="spellStart"/>
            <w:r>
              <w:t>霸天虎</w:t>
            </w:r>
            <w:proofErr w:type="spellEnd"/>
          </w:p>
        </w:tc>
      </w:tr>
      <w:tr w:rsidR="00B16890" w14:paraId="675CBEF5" w14:textId="77777777" w:rsidTr="00B16890">
        <w:trPr>
          <w:trHeight w:hRule="exact" w:val="479"/>
        </w:trPr>
        <w:tc>
          <w:tcPr>
            <w:tcW w:w="4114" w:type="dxa"/>
            <w:shd w:val="clear" w:color="auto" w:fill="D9E1F3"/>
          </w:tcPr>
          <w:p w14:paraId="62F2B828"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148FAFEC" w14:textId="6C59B09A" w:rsidR="00B16890" w:rsidRDefault="002C0317" w:rsidP="00B16890">
            <w:pPr>
              <w:pStyle w:val="TableParagraph"/>
              <w:spacing w:before="56"/>
            </w:pPr>
            <w:proofErr w:type="spellStart"/>
            <w:r>
              <w:t>霸天虎</w:t>
            </w:r>
            <w:proofErr w:type="spellEnd"/>
          </w:p>
        </w:tc>
      </w:tr>
      <w:tr w:rsidR="00B16890" w14:paraId="35347931" w14:textId="77777777" w:rsidTr="00B16890">
        <w:trPr>
          <w:trHeight w:hRule="exact" w:val="478"/>
        </w:trPr>
        <w:tc>
          <w:tcPr>
            <w:tcW w:w="4114" w:type="dxa"/>
          </w:tcPr>
          <w:p w14:paraId="6C16AF1E" w14:textId="77777777" w:rsidR="00B16890" w:rsidRDefault="00B16890" w:rsidP="00B16890">
            <w:pPr>
              <w:pStyle w:val="TableParagraph"/>
            </w:pPr>
            <w:proofErr w:type="spellStart"/>
            <w:r>
              <w:t>创建日期</w:t>
            </w:r>
            <w:proofErr w:type="spellEnd"/>
          </w:p>
        </w:tc>
        <w:tc>
          <w:tcPr>
            <w:tcW w:w="4184" w:type="dxa"/>
          </w:tcPr>
          <w:p w14:paraId="3D49043D" w14:textId="39909533" w:rsidR="00B16890" w:rsidRDefault="002C0317" w:rsidP="00B16890">
            <w:pPr>
              <w:pStyle w:val="TableParagraph"/>
              <w:spacing w:before="100"/>
            </w:pPr>
            <w:r>
              <w:t>2019/6/16</w:t>
            </w:r>
          </w:p>
        </w:tc>
      </w:tr>
      <w:tr w:rsidR="00B16890" w14:paraId="0BE18912" w14:textId="77777777" w:rsidTr="00B16890">
        <w:trPr>
          <w:trHeight w:hRule="exact" w:val="478"/>
        </w:trPr>
        <w:tc>
          <w:tcPr>
            <w:tcW w:w="4114" w:type="dxa"/>
            <w:shd w:val="clear" w:color="auto" w:fill="D9E1F3"/>
          </w:tcPr>
          <w:p w14:paraId="391A2F42" w14:textId="77777777" w:rsidR="00B16890" w:rsidRDefault="00B16890" w:rsidP="00B16890">
            <w:pPr>
              <w:pStyle w:val="TableParagraph"/>
            </w:pPr>
            <w:proofErr w:type="spellStart"/>
            <w:r>
              <w:t>修改日期</w:t>
            </w:r>
            <w:proofErr w:type="spellEnd"/>
          </w:p>
        </w:tc>
        <w:tc>
          <w:tcPr>
            <w:tcW w:w="4184" w:type="dxa"/>
            <w:shd w:val="clear" w:color="auto" w:fill="D9E1F3"/>
          </w:tcPr>
          <w:p w14:paraId="3C93C461" w14:textId="1800283D" w:rsidR="00B16890" w:rsidRDefault="002C0317" w:rsidP="00B16890">
            <w:pPr>
              <w:pStyle w:val="TableParagraph"/>
              <w:spacing w:before="100"/>
            </w:pPr>
            <w:r>
              <w:t>2019/6/16</w:t>
            </w:r>
          </w:p>
        </w:tc>
      </w:tr>
      <w:tr w:rsidR="00B16890" w14:paraId="5C5A3912" w14:textId="77777777" w:rsidTr="00B16890">
        <w:trPr>
          <w:trHeight w:hRule="exact" w:val="478"/>
        </w:trPr>
        <w:tc>
          <w:tcPr>
            <w:tcW w:w="4114" w:type="dxa"/>
          </w:tcPr>
          <w:p w14:paraId="6654241F" w14:textId="77777777" w:rsidR="00B16890" w:rsidRDefault="00B16890" w:rsidP="00B16890">
            <w:pPr>
              <w:pStyle w:val="TableParagraph"/>
            </w:pPr>
            <w:proofErr w:type="spellStart"/>
            <w:r>
              <w:t>参与者</w:t>
            </w:r>
            <w:proofErr w:type="spellEnd"/>
          </w:p>
        </w:tc>
        <w:tc>
          <w:tcPr>
            <w:tcW w:w="4184" w:type="dxa"/>
          </w:tcPr>
          <w:p w14:paraId="44FA9606" w14:textId="77777777" w:rsidR="00B16890" w:rsidRDefault="00B16890" w:rsidP="00B16890">
            <w:pPr>
              <w:pStyle w:val="TableParagraph"/>
            </w:pPr>
            <w:proofErr w:type="spellStart"/>
            <w:r>
              <w:t>管理员</w:t>
            </w:r>
            <w:proofErr w:type="spellEnd"/>
          </w:p>
        </w:tc>
      </w:tr>
      <w:tr w:rsidR="00B16890" w14:paraId="24D6AC51" w14:textId="77777777" w:rsidTr="00B16890">
        <w:trPr>
          <w:trHeight w:hRule="exact" w:val="478"/>
        </w:trPr>
        <w:tc>
          <w:tcPr>
            <w:tcW w:w="4114" w:type="dxa"/>
            <w:shd w:val="clear" w:color="auto" w:fill="D9E1F3"/>
          </w:tcPr>
          <w:p w14:paraId="0C4C6007" w14:textId="77777777" w:rsidR="00B16890" w:rsidRDefault="00B16890" w:rsidP="00B16890">
            <w:pPr>
              <w:pStyle w:val="TableParagraph"/>
            </w:pPr>
            <w:proofErr w:type="spellStart"/>
            <w:r>
              <w:t>描述</w:t>
            </w:r>
            <w:proofErr w:type="spellEnd"/>
          </w:p>
        </w:tc>
        <w:tc>
          <w:tcPr>
            <w:tcW w:w="4184" w:type="dxa"/>
            <w:shd w:val="clear" w:color="auto" w:fill="D9E1F3"/>
          </w:tcPr>
          <w:p w14:paraId="690CA303" w14:textId="77777777" w:rsidR="00B16890" w:rsidRDefault="00B16890" w:rsidP="00B16890">
            <w:pPr>
              <w:pStyle w:val="TableParagraph"/>
              <w:rPr>
                <w:lang w:eastAsia="zh-CN"/>
              </w:rPr>
            </w:pPr>
            <w:r>
              <w:rPr>
                <w:lang w:eastAsia="zh-CN"/>
              </w:rPr>
              <w:t>管理员在查询领导界面点击修改员工信息</w:t>
            </w:r>
          </w:p>
        </w:tc>
      </w:tr>
      <w:tr w:rsidR="00B16890" w14:paraId="3BF039E4" w14:textId="77777777" w:rsidTr="00B16890">
        <w:trPr>
          <w:trHeight w:hRule="exact" w:val="947"/>
        </w:trPr>
        <w:tc>
          <w:tcPr>
            <w:tcW w:w="4114" w:type="dxa"/>
          </w:tcPr>
          <w:p w14:paraId="5A9D6D6D" w14:textId="77777777" w:rsidR="00B16890" w:rsidRDefault="00B16890" w:rsidP="00B16890">
            <w:pPr>
              <w:pStyle w:val="TableParagraph"/>
            </w:pPr>
            <w:proofErr w:type="spellStart"/>
            <w:r>
              <w:t>前置条件</w:t>
            </w:r>
            <w:proofErr w:type="spellEnd"/>
          </w:p>
        </w:tc>
        <w:tc>
          <w:tcPr>
            <w:tcW w:w="4184" w:type="dxa"/>
          </w:tcPr>
          <w:p w14:paraId="647BCBCE" w14:textId="77777777" w:rsidR="00B16890" w:rsidRDefault="00B16890" w:rsidP="00B16890">
            <w:pPr>
              <w:pStyle w:val="TableParagraph"/>
              <w:numPr>
                <w:ilvl w:val="0"/>
                <w:numId w:val="48"/>
              </w:numPr>
              <w:tabs>
                <w:tab w:val="left" w:pos="382"/>
              </w:tabs>
              <w:ind w:hanging="278"/>
            </w:pPr>
            <w:proofErr w:type="spellStart"/>
            <w:r>
              <w:t>管理员账号登录成功</w:t>
            </w:r>
            <w:proofErr w:type="spellEnd"/>
          </w:p>
          <w:p w14:paraId="7C469C89" w14:textId="77777777" w:rsidR="00B16890" w:rsidRDefault="00B16890" w:rsidP="00B16890">
            <w:pPr>
              <w:pStyle w:val="TableParagraph"/>
              <w:numPr>
                <w:ilvl w:val="0"/>
                <w:numId w:val="48"/>
              </w:numPr>
              <w:tabs>
                <w:tab w:val="left" w:pos="382"/>
              </w:tabs>
              <w:spacing w:before="152"/>
              <w:ind w:hanging="278"/>
              <w:rPr>
                <w:lang w:eastAsia="zh-CN"/>
              </w:rPr>
            </w:pPr>
            <w:r>
              <w:rPr>
                <w:lang w:eastAsia="zh-CN"/>
              </w:rPr>
              <w:t>管理员进入查询员工界面</w:t>
            </w:r>
          </w:p>
        </w:tc>
      </w:tr>
      <w:tr w:rsidR="00B16890" w14:paraId="0DCD5B44" w14:textId="77777777" w:rsidTr="00B16890">
        <w:trPr>
          <w:trHeight w:hRule="exact" w:val="479"/>
        </w:trPr>
        <w:tc>
          <w:tcPr>
            <w:tcW w:w="4114" w:type="dxa"/>
            <w:shd w:val="clear" w:color="auto" w:fill="D9E1F3"/>
          </w:tcPr>
          <w:p w14:paraId="09E9BF11"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67539D7B" w14:textId="77777777" w:rsidR="00B16890" w:rsidRDefault="00B16890" w:rsidP="00B16890">
            <w:pPr>
              <w:pStyle w:val="TableParagraph"/>
              <w:spacing w:before="56"/>
              <w:rPr>
                <w:lang w:eastAsia="zh-CN"/>
              </w:rPr>
            </w:pPr>
            <w:r>
              <w:rPr>
                <w:lang w:eastAsia="zh-CN"/>
              </w:rPr>
              <w:t>更新数据库中信息，事件存入日志</w:t>
            </w:r>
          </w:p>
        </w:tc>
      </w:tr>
      <w:tr w:rsidR="00B16890" w14:paraId="622E2510" w14:textId="77777777" w:rsidTr="00B16890">
        <w:trPr>
          <w:trHeight w:hRule="exact" w:val="946"/>
        </w:trPr>
        <w:tc>
          <w:tcPr>
            <w:tcW w:w="4114" w:type="dxa"/>
          </w:tcPr>
          <w:p w14:paraId="1A33028B" w14:textId="77777777" w:rsidR="00B16890" w:rsidRDefault="00B16890" w:rsidP="00B16890">
            <w:pPr>
              <w:pStyle w:val="TableParagraph"/>
            </w:pPr>
            <w:proofErr w:type="spellStart"/>
            <w:r>
              <w:t>主干过程</w:t>
            </w:r>
            <w:proofErr w:type="spellEnd"/>
          </w:p>
        </w:tc>
        <w:tc>
          <w:tcPr>
            <w:tcW w:w="4184" w:type="dxa"/>
          </w:tcPr>
          <w:p w14:paraId="31F542DF" w14:textId="77777777" w:rsidR="00B16890" w:rsidRDefault="00B16890" w:rsidP="00B16890">
            <w:pPr>
              <w:pStyle w:val="TableParagraph"/>
              <w:numPr>
                <w:ilvl w:val="0"/>
                <w:numId w:val="49"/>
              </w:numPr>
              <w:tabs>
                <w:tab w:val="left" w:pos="382"/>
              </w:tabs>
              <w:ind w:hanging="278"/>
            </w:pPr>
            <w:proofErr w:type="spellStart"/>
            <w:r>
              <w:t>点击修改员工信息</w:t>
            </w:r>
            <w:proofErr w:type="spellEnd"/>
          </w:p>
          <w:p w14:paraId="29133D94" w14:textId="77777777" w:rsidR="00B16890" w:rsidRDefault="00B16890" w:rsidP="00B16890">
            <w:pPr>
              <w:pStyle w:val="TableParagraph"/>
              <w:numPr>
                <w:ilvl w:val="0"/>
                <w:numId w:val="49"/>
              </w:numPr>
              <w:tabs>
                <w:tab w:val="left" w:pos="382"/>
              </w:tabs>
              <w:spacing w:before="152"/>
              <w:ind w:hanging="278"/>
            </w:pPr>
            <w:proofErr w:type="spellStart"/>
            <w:r>
              <w:t>输入修改信息并提交</w:t>
            </w:r>
            <w:proofErr w:type="spellEnd"/>
          </w:p>
        </w:tc>
      </w:tr>
      <w:tr w:rsidR="00B16890" w14:paraId="04AC48A7" w14:textId="77777777" w:rsidTr="00B16890">
        <w:trPr>
          <w:trHeight w:hRule="exact" w:val="1414"/>
        </w:trPr>
        <w:tc>
          <w:tcPr>
            <w:tcW w:w="4114" w:type="dxa"/>
            <w:shd w:val="clear" w:color="auto" w:fill="D9E1F3"/>
          </w:tcPr>
          <w:p w14:paraId="1F50CFE6" w14:textId="77777777" w:rsidR="00B16890" w:rsidRDefault="00B16890" w:rsidP="00B16890">
            <w:pPr>
              <w:pStyle w:val="TableParagraph"/>
            </w:pPr>
            <w:proofErr w:type="spellStart"/>
            <w:r>
              <w:t>分支过程</w:t>
            </w:r>
            <w:proofErr w:type="spellEnd"/>
          </w:p>
        </w:tc>
        <w:tc>
          <w:tcPr>
            <w:tcW w:w="4184" w:type="dxa"/>
            <w:shd w:val="clear" w:color="auto" w:fill="D9E1F3"/>
          </w:tcPr>
          <w:p w14:paraId="7A447268" w14:textId="77777777" w:rsidR="00B16890" w:rsidRDefault="00B16890" w:rsidP="00B16890">
            <w:pPr>
              <w:pStyle w:val="TableParagraph"/>
              <w:rPr>
                <w:lang w:eastAsia="zh-CN"/>
              </w:rPr>
            </w:pPr>
            <w:r>
              <w:rPr>
                <w:lang w:eastAsia="zh-CN"/>
              </w:rPr>
              <w:t>1.1.进入修改员工信息界面</w:t>
            </w:r>
          </w:p>
          <w:p w14:paraId="2EE60767" w14:textId="77777777" w:rsidR="00B16890" w:rsidRDefault="00B16890" w:rsidP="00B16890">
            <w:pPr>
              <w:pStyle w:val="TableParagraph"/>
              <w:numPr>
                <w:ilvl w:val="1"/>
                <w:numId w:val="50"/>
              </w:numPr>
              <w:tabs>
                <w:tab w:val="left" w:pos="550"/>
              </w:tabs>
              <w:spacing w:before="152"/>
              <w:ind w:hanging="446"/>
              <w:rPr>
                <w:lang w:eastAsia="zh-CN"/>
              </w:rPr>
            </w:pPr>
            <w:r>
              <w:rPr>
                <w:lang w:eastAsia="zh-CN"/>
              </w:rPr>
              <w:t>修改成功返回查询员工界面</w:t>
            </w:r>
          </w:p>
          <w:p w14:paraId="49B6CB91" w14:textId="77777777" w:rsidR="00B16890" w:rsidRDefault="00B16890" w:rsidP="00B16890">
            <w:pPr>
              <w:pStyle w:val="TableParagraph"/>
              <w:numPr>
                <w:ilvl w:val="1"/>
                <w:numId w:val="50"/>
              </w:numPr>
              <w:tabs>
                <w:tab w:val="left" w:pos="550"/>
              </w:tabs>
              <w:spacing w:before="152"/>
              <w:ind w:hanging="446"/>
              <w:rPr>
                <w:lang w:eastAsia="zh-CN"/>
              </w:rPr>
            </w:pPr>
            <w:r>
              <w:rPr>
                <w:lang w:eastAsia="zh-CN"/>
              </w:rPr>
              <w:t>修改失败，重新输入修改信息</w:t>
            </w:r>
          </w:p>
        </w:tc>
      </w:tr>
      <w:tr w:rsidR="00B16890" w14:paraId="365C8FC7" w14:textId="77777777" w:rsidTr="00B16890">
        <w:trPr>
          <w:trHeight w:hRule="exact" w:val="478"/>
        </w:trPr>
        <w:tc>
          <w:tcPr>
            <w:tcW w:w="4114" w:type="dxa"/>
          </w:tcPr>
          <w:p w14:paraId="606BF360" w14:textId="77777777" w:rsidR="00B16890" w:rsidRDefault="00B16890" w:rsidP="00B16890">
            <w:pPr>
              <w:pStyle w:val="TableParagraph"/>
            </w:pPr>
            <w:proofErr w:type="spellStart"/>
            <w:r>
              <w:t>异常</w:t>
            </w:r>
            <w:proofErr w:type="spellEnd"/>
          </w:p>
        </w:tc>
        <w:tc>
          <w:tcPr>
            <w:tcW w:w="4184" w:type="dxa"/>
          </w:tcPr>
          <w:p w14:paraId="2864995F" w14:textId="77777777" w:rsidR="00B16890" w:rsidRDefault="00B16890" w:rsidP="00B16890">
            <w:pPr>
              <w:pStyle w:val="TableParagraph"/>
            </w:pPr>
            <w:r>
              <w:t>无</w:t>
            </w:r>
          </w:p>
        </w:tc>
      </w:tr>
      <w:tr w:rsidR="00B16890" w14:paraId="015599BE" w14:textId="77777777" w:rsidTr="00B16890">
        <w:trPr>
          <w:trHeight w:hRule="exact" w:val="478"/>
        </w:trPr>
        <w:tc>
          <w:tcPr>
            <w:tcW w:w="4114" w:type="dxa"/>
            <w:shd w:val="clear" w:color="auto" w:fill="D9E1F3"/>
          </w:tcPr>
          <w:p w14:paraId="18049CF6" w14:textId="77777777" w:rsidR="00B16890" w:rsidRDefault="00B16890" w:rsidP="00B16890">
            <w:pPr>
              <w:pStyle w:val="TableParagraph"/>
            </w:pPr>
            <w:proofErr w:type="spellStart"/>
            <w:r>
              <w:t>包含</w:t>
            </w:r>
            <w:proofErr w:type="spellEnd"/>
          </w:p>
        </w:tc>
        <w:tc>
          <w:tcPr>
            <w:tcW w:w="4184" w:type="dxa"/>
            <w:shd w:val="clear" w:color="auto" w:fill="D9E1F3"/>
          </w:tcPr>
          <w:p w14:paraId="040650C7" w14:textId="77777777" w:rsidR="00B16890" w:rsidRDefault="00B16890" w:rsidP="00B16890">
            <w:pPr>
              <w:pStyle w:val="TableParagraph"/>
            </w:pPr>
            <w:r>
              <w:t>无</w:t>
            </w:r>
          </w:p>
        </w:tc>
      </w:tr>
      <w:tr w:rsidR="00B16890" w14:paraId="1606B6A9" w14:textId="77777777" w:rsidTr="00B16890">
        <w:trPr>
          <w:trHeight w:hRule="exact" w:val="479"/>
        </w:trPr>
        <w:tc>
          <w:tcPr>
            <w:tcW w:w="4114" w:type="dxa"/>
          </w:tcPr>
          <w:p w14:paraId="4BF7D162" w14:textId="77777777" w:rsidR="00B16890" w:rsidRDefault="00B16890" w:rsidP="00B16890">
            <w:pPr>
              <w:pStyle w:val="TableParagraph"/>
            </w:pPr>
            <w:proofErr w:type="spellStart"/>
            <w:r>
              <w:t>优先级</w:t>
            </w:r>
            <w:proofErr w:type="spellEnd"/>
          </w:p>
        </w:tc>
        <w:tc>
          <w:tcPr>
            <w:tcW w:w="4184" w:type="dxa"/>
          </w:tcPr>
          <w:p w14:paraId="7D2881C1" w14:textId="77777777" w:rsidR="00B16890" w:rsidRDefault="00B16890" w:rsidP="00B16890">
            <w:pPr>
              <w:pStyle w:val="TableParagraph"/>
            </w:pPr>
            <w:r>
              <w:t>低</w:t>
            </w:r>
          </w:p>
        </w:tc>
      </w:tr>
      <w:tr w:rsidR="00B16890" w14:paraId="72AC4379" w14:textId="77777777" w:rsidTr="00B16890">
        <w:trPr>
          <w:trHeight w:hRule="exact" w:val="479"/>
        </w:trPr>
        <w:tc>
          <w:tcPr>
            <w:tcW w:w="4114" w:type="dxa"/>
            <w:shd w:val="clear" w:color="auto" w:fill="D9E1F3"/>
          </w:tcPr>
          <w:p w14:paraId="1A9A3A74"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29C12B70" w14:textId="77777777" w:rsidR="00B16890" w:rsidRDefault="00B16890" w:rsidP="00B16890">
            <w:pPr>
              <w:pStyle w:val="TableParagraph"/>
              <w:spacing w:before="56"/>
            </w:pPr>
            <w:r>
              <w:rPr>
                <w:rFonts w:hint="eastAsia"/>
                <w:lang w:eastAsia="zh-CN"/>
              </w:rPr>
              <w:t>每年五百次每人</w:t>
            </w:r>
          </w:p>
        </w:tc>
      </w:tr>
      <w:tr w:rsidR="00B16890" w14:paraId="52C12082" w14:textId="77777777" w:rsidTr="00B16890">
        <w:trPr>
          <w:trHeight w:hRule="exact" w:val="478"/>
        </w:trPr>
        <w:tc>
          <w:tcPr>
            <w:tcW w:w="4114" w:type="dxa"/>
          </w:tcPr>
          <w:p w14:paraId="55A5665A" w14:textId="77777777" w:rsidR="00B16890" w:rsidRDefault="00B16890" w:rsidP="00B16890">
            <w:pPr>
              <w:pStyle w:val="TableParagraph"/>
            </w:pPr>
            <w:bookmarkStart w:id="147" w:name="OLE_LINK60" w:colFirst="1" w:colLast="1"/>
            <w:bookmarkStart w:id="148" w:name="OLE_LINK61" w:colFirst="1" w:colLast="1"/>
            <w:bookmarkStart w:id="149" w:name="OLE_LINK62" w:colFirst="1" w:colLast="1"/>
            <w:bookmarkStart w:id="150" w:name="OLE_LINK63" w:colFirst="1" w:colLast="1"/>
            <w:bookmarkStart w:id="151" w:name="OLE_LINK64" w:colFirst="1" w:colLast="1"/>
            <w:bookmarkStart w:id="152" w:name="OLE_LINK65" w:colFirst="1" w:colLast="1"/>
            <w:bookmarkStart w:id="153" w:name="OLE_LINK66" w:colFirst="1" w:colLast="1"/>
            <w:bookmarkStart w:id="154" w:name="OLE_LINK67" w:colFirst="1" w:colLast="1"/>
            <w:bookmarkStart w:id="155" w:name="_Hlk486402980"/>
            <w:proofErr w:type="spellStart"/>
            <w:r>
              <w:lastRenderedPageBreak/>
              <w:t>业务规则</w:t>
            </w:r>
            <w:proofErr w:type="spellEnd"/>
          </w:p>
        </w:tc>
        <w:tc>
          <w:tcPr>
            <w:tcW w:w="4184" w:type="dxa"/>
          </w:tcPr>
          <w:p w14:paraId="45546C07" w14:textId="77777777" w:rsidR="00B16890" w:rsidRDefault="00B16890" w:rsidP="00B16890">
            <w:pPr>
              <w:pStyle w:val="TableParagraph"/>
              <w:keepNext/>
              <w:spacing w:before="56"/>
              <w:rPr>
                <w:lang w:eastAsia="zh-CN"/>
              </w:rPr>
            </w:pPr>
            <w:r>
              <w:rPr>
                <w:rFonts w:hint="eastAsia"/>
                <w:lang w:eastAsia="zh-CN"/>
              </w:rPr>
              <w:t>无</w:t>
            </w:r>
          </w:p>
        </w:tc>
      </w:tr>
      <w:bookmarkEnd w:id="147"/>
      <w:bookmarkEnd w:id="148"/>
      <w:bookmarkEnd w:id="149"/>
      <w:bookmarkEnd w:id="150"/>
      <w:bookmarkEnd w:id="151"/>
      <w:bookmarkEnd w:id="152"/>
      <w:bookmarkEnd w:id="153"/>
      <w:bookmarkEnd w:id="154"/>
      <w:bookmarkEnd w:id="155"/>
    </w:tbl>
    <w:p w14:paraId="5608FE81" w14:textId="77777777" w:rsidR="00B16890" w:rsidRDefault="00B16890" w:rsidP="00B16890">
      <w:pPr>
        <w:spacing w:line="360" w:lineRule="auto"/>
        <w:rPr>
          <w:rFonts w:ascii="宋体" w:hAnsi="宋体" w:cs="宋体"/>
          <w:sz w:val="24"/>
        </w:rPr>
      </w:pPr>
    </w:p>
    <w:p w14:paraId="32188E8E" w14:textId="77777777" w:rsidR="00B16890" w:rsidRDefault="00B16890" w:rsidP="00B16890">
      <w:pPr>
        <w:spacing w:line="360" w:lineRule="auto"/>
        <w:rPr>
          <w:rFonts w:ascii="宋体" w:hAnsi="宋体" w:cs="宋体" w:hint="eastAsia"/>
          <w:sz w:val="24"/>
        </w:rPr>
      </w:pPr>
    </w:p>
    <w:p w14:paraId="7321A271"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1C87FFC6" w14:textId="77777777" w:rsidTr="00B16890">
        <w:trPr>
          <w:trHeight w:hRule="exact" w:val="488"/>
        </w:trPr>
        <w:tc>
          <w:tcPr>
            <w:tcW w:w="4114" w:type="dxa"/>
            <w:tcBorders>
              <w:top w:val="nil"/>
              <w:left w:val="nil"/>
              <w:bottom w:val="nil"/>
              <w:right w:val="nil"/>
            </w:tcBorders>
            <w:shd w:val="clear" w:color="auto" w:fill="4471C4"/>
          </w:tcPr>
          <w:p w14:paraId="6C61C67A"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E083937" w14:textId="77777777" w:rsidR="00B16890" w:rsidRDefault="00B16890" w:rsidP="00B16890">
            <w:pPr>
              <w:pStyle w:val="TableParagraph"/>
              <w:spacing w:before="110"/>
              <w:ind w:left="107"/>
              <w:rPr>
                <w:b/>
              </w:rPr>
            </w:pPr>
            <w:r>
              <w:rPr>
                <w:b/>
                <w:color w:val="FFFFFF"/>
              </w:rPr>
              <w:t>UC_Administrator_17</w:t>
            </w:r>
          </w:p>
        </w:tc>
      </w:tr>
      <w:tr w:rsidR="00B16890" w14:paraId="56E9BF79" w14:textId="77777777" w:rsidTr="00B16890">
        <w:trPr>
          <w:trHeight w:hRule="exact" w:val="473"/>
        </w:trPr>
        <w:tc>
          <w:tcPr>
            <w:tcW w:w="4114" w:type="dxa"/>
            <w:tcBorders>
              <w:top w:val="nil"/>
            </w:tcBorders>
            <w:shd w:val="clear" w:color="auto" w:fill="D9E1F3"/>
          </w:tcPr>
          <w:p w14:paraId="286C0E19"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54658D47" w14:textId="77777777" w:rsidR="00B16890" w:rsidRDefault="00B16890" w:rsidP="00B16890">
            <w:pPr>
              <w:pStyle w:val="TableParagraph"/>
            </w:pPr>
            <w:proofErr w:type="spellStart"/>
            <w:r>
              <w:t>删除员工信息</w:t>
            </w:r>
            <w:proofErr w:type="spellEnd"/>
          </w:p>
        </w:tc>
      </w:tr>
      <w:tr w:rsidR="00B16890" w14:paraId="441F54B1" w14:textId="77777777" w:rsidTr="00B16890">
        <w:trPr>
          <w:trHeight w:hRule="exact" w:val="479"/>
        </w:trPr>
        <w:tc>
          <w:tcPr>
            <w:tcW w:w="4114" w:type="dxa"/>
          </w:tcPr>
          <w:p w14:paraId="60636743" w14:textId="77777777" w:rsidR="00B16890" w:rsidRDefault="00B16890" w:rsidP="00B16890">
            <w:pPr>
              <w:pStyle w:val="TableParagraph"/>
            </w:pPr>
            <w:proofErr w:type="spellStart"/>
            <w:r>
              <w:t>创建者</w:t>
            </w:r>
            <w:proofErr w:type="spellEnd"/>
          </w:p>
        </w:tc>
        <w:tc>
          <w:tcPr>
            <w:tcW w:w="4184" w:type="dxa"/>
          </w:tcPr>
          <w:p w14:paraId="607D5B2A" w14:textId="6BB4B539" w:rsidR="00B16890" w:rsidRDefault="002C0317" w:rsidP="00B16890">
            <w:pPr>
              <w:pStyle w:val="TableParagraph"/>
            </w:pPr>
            <w:proofErr w:type="spellStart"/>
            <w:r>
              <w:t>霸天虎</w:t>
            </w:r>
            <w:proofErr w:type="spellEnd"/>
          </w:p>
        </w:tc>
      </w:tr>
      <w:tr w:rsidR="00B16890" w14:paraId="42C4104B" w14:textId="77777777" w:rsidTr="00B16890">
        <w:trPr>
          <w:trHeight w:hRule="exact" w:val="479"/>
        </w:trPr>
        <w:tc>
          <w:tcPr>
            <w:tcW w:w="4114" w:type="dxa"/>
            <w:shd w:val="clear" w:color="auto" w:fill="D9E1F3"/>
          </w:tcPr>
          <w:p w14:paraId="0100DC80"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1917D7F2" w14:textId="259E0DE2" w:rsidR="00B16890" w:rsidRDefault="002C0317" w:rsidP="00B16890">
            <w:pPr>
              <w:pStyle w:val="TableParagraph"/>
              <w:spacing w:before="56"/>
            </w:pPr>
            <w:proofErr w:type="spellStart"/>
            <w:r>
              <w:t>霸天虎</w:t>
            </w:r>
            <w:proofErr w:type="spellEnd"/>
          </w:p>
        </w:tc>
      </w:tr>
      <w:tr w:rsidR="00B16890" w14:paraId="6DAA0028" w14:textId="77777777" w:rsidTr="00B16890">
        <w:trPr>
          <w:trHeight w:hRule="exact" w:val="478"/>
        </w:trPr>
        <w:tc>
          <w:tcPr>
            <w:tcW w:w="4114" w:type="dxa"/>
          </w:tcPr>
          <w:p w14:paraId="76B1E71F" w14:textId="77777777" w:rsidR="00B16890" w:rsidRDefault="00B16890" w:rsidP="00B16890">
            <w:pPr>
              <w:pStyle w:val="TableParagraph"/>
            </w:pPr>
            <w:proofErr w:type="spellStart"/>
            <w:r>
              <w:t>创建日期</w:t>
            </w:r>
            <w:proofErr w:type="spellEnd"/>
          </w:p>
        </w:tc>
        <w:tc>
          <w:tcPr>
            <w:tcW w:w="4184" w:type="dxa"/>
          </w:tcPr>
          <w:p w14:paraId="21FC7890" w14:textId="7CBFCC3B" w:rsidR="00B16890" w:rsidRDefault="002C0317" w:rsidP="00B16890">
            <w:pPr>
              <w:pStyle w:val="TableParagraph"/>
              <w:spacing w:before="100"/>
            </w:pPr>
            <w:r>
              <w:t>2019/6/16</w:t>
            </w:r>
          </w:p>
        </w:tc>
      </w:tr>
      <w:tr w:rsidR="00B16890" w14:paraId="2D9F81E2" w14:textId="77777777" w:rsidTr="00B16890">
        <w:trPr>
          <w:trHeight w:hRule="exact" w:val="478"/>
        </w:trPr>
        <w:tc>
          <w:tcPr>
            <w:tcW w:w="4114" w:type="dxa"/>
            <w:shd w:val="clear" w:color="auto" w:fill="D9E1F3"/>
          </w:tcPr>
          <w:p w14:paraId="2DD4E230" w14:textId="77777777" w:rsidR="00B16890" w:rsidRDefault="00B16890" w:rsidP="00B16890">
            <w:pPr>
              <w:pStyle w:val="TableParagraph"/>
            </w:pPr>
            <w:proofErr w:type="spellStart"/>
            <w:r>
              <w:t>修改日期</w:t>
            </w:r>
            <w:proofErr w:type="spellEnd"/>
          </w:p>
        </w:tc>
        <w:tc>
          <w:tcPr>
            <w:tcW w:w="4184" w:type="dxa"/>
            <w:shd w:val="clear" w:color="auto" w:fill="D9E1F3"/>
          </w:tcPr>
          <w:p w14:paraId="5AF61564" w14:textId="6DCA61A3" w:rsidR="00B16890" w:rsidRDefault="002C0317" w:rsidP="00B16890">
            <w:pPr>
              <w:pStyle w:val="TableParagraph"/>
              <w:spacing w:before="100"/>
            </w:pPr>
            <w:r>
              <w:t>2019/6/16</w:t>
            </w:r>
          </w:p>
        </w:tc>
      </w:tr>
      <w:tr w:rsidR="00B16890" w14:paraId="6375F46F" w14:textId="77777777" w:rsidTr="00B16890">
        <w:trPr>
          <w:trHeight w:hRule="exact" w:val="478"/>
        </w:trPr>
        <w:tc>
          <w:tcPr>
            <w:tcW w:w="4114" w:type="dxa"/>
          </w:tcPr>
          <w:p w14:paraId="5B468BCC" w14:textId="77777777" w:rsidR="00B16890" w:rsidRDefault="00B16890" w:rsidP="00B16890">
            <w:pPr>
              <w:pStyle w:val="TableParagraph"/>
            </w:pPr>
            <w:proofErr w:type="spellStart"/>
            <w:r>
              <w:t>参与者</w:t>
            </w:r>
            <w:proofErr w:type="spellEnd"/>
          </w:p>
        </w:tc>
        <w:tc>
          <w:tcPr>
            <w:tcW w:w="4184" w:type="dxa"/>
          </w:tcPr>
          <w:p w14:paraId="3C6E0300" w14:textId="77777777" w:rsidR="00B16890" w:rsidRDefault="00B16890" w:rsidP="00B16890">
            <w:pPr>
              <w:pStyle w:val="TableParagraph"/>
            </w:pPr>
            <w:proofErr w:type="spellStart"/>
            <w:r>
              <w:t>管理员</w:t>
            </w:r>
            <w:proofErr w:type="spellEnd"/>
          </w:p>
        </w:tc>
      </w:tr>
      <w:tr w:rsidR="00B16890" w14:paraId="1F26F189" w14:textId="77777777" w:rsidTr="00B16890">
        <w:trPr>
          <w:trHeight w:hRule="exact" w:val="478"/>
        </w:trPr>
        <w:tc>
          <w:tcPr>
            <w:tcW w:w="4114" w:type="dxa"/>
            <w:shd w:val="clear" w:color="auto" w:fill="D9E1F3"/>
          </w:tcPr>
          <w:p w14:paraId="3F2F3392" w14:textId="77777777" w:rsidR="00B16890" w:rsidRDefault="00B16890" w:rsidP="00B16890">
            <w:pPr>
              <w:pStyle w:val="TableParagraph"/>
            </w:pPr>
            <w:proofErr w:type="spellStart"/>
            <w:r>
              <w:t>描述</w:t>
            </w:r>
            <w:proofErr w:type="spellEnd"/>
          </w:p>
        </w:tc>
        <w:tc>
          <w:tcPr>
            <w:tcW w:w="4184" w:type="dxa"/>
            <w:shd w:val="clear" w:color="auto" w:fill="D9E1F3"/>
          </w:tcPr>
          <w:p w14:paraId="10DA3B70" w14:textId="77777777" w:rsidR="00B16890" w:rsidRDefault="00B16890" w:rsidP="00B16890">
            <w:pPr>
              <w:pStyle w:val="TableParagraph"/>
              <w:rPr>
                <w:lang w:eastAsia="zh-CN"/>
              </w:rPr>
            </w:pPr>
            <w:r>
              <w:rPr>
                <w:lang w:eastAsia="zh-CN"/>
              </w:rPr>
              <w:t>管理员在查询员工界面点击删除员工信息</w:t>
            </w:r>
          </w:p>
        </w:tc>
      </w:tr>
      <w:tr w:rsidR="00B16890" w14:paraId="555FB45A" w14:textId="77777777" w:rsidTr="00B16890">
        <w:trPr>
          <w:trHeight w:hRule="exact" w:val="947"/>
        </w:trPr>
        <w:tc>
          <w:tcPr>
            <w:tcW w:w="4114" w:type="dxa"/>
          </w:tcPr>
          <w:p w14:paraId="340CD0F0" w14:textId="77777777" w:rsidR="00B16890" w:rsidRDefault="00B16890" w:rsidP="00B16890">
            <w:pPr>
              <w:pStyle w:val="TableParagraph"/>
            </w:pPr>
            <w:proofErr w:type="spellStart"/>
            <w:r>
              <w:t>前置条件</w:t>
            </w:r>
            <w:proofErr w:type="spellEnd"/>
          </w:p>
        </w:tc>
        <w:tc>
          <w:tcPr>
            <w:tcW w:w="4184" w:type="dxa"/>
          </w:tcPr>
          <w:p w14:paraId="6AB85B8E" w14:textId="77777777" w:rsidR="00B16890" w:rsidRDefault="00B16890" w:rsidP="00B16890">
            <w:pPr>
              <w:pStyle w:val="TableParagraph"/>
              <w:numPr>
                <w:ilvl w:val="0"/>
                <w:numId w:val="51"/>
              </w:numPr>
              <w:tabs>
                <w:tab w:val="left" w:pos="382"/>
              </w:tabs>
              <w:ind w:hanging="278"/>
            </w:pPr>
            <w:proofErr w:type="spellStart"/>
            <w:r>
              <w:t>管理员账号登录成功</w:t>
            </w:r>
            <w:proofErr w:type="spellEnd"/>
          </w:p>
          <w:p w14:paraId="3D9D44A8" w14:textId="77777777" w:rsidR="00B16890" w:rsidRDefault="00B16890" w:rsidP="00B16890">
            <w:pPr>
              <w:pStyle w:val="TableParagraph"/>
              <w:numPr>
                <w:ilvl w:val="0"/>
                <w:numId w:val="51"/>
              </w:numPr>
              <w:tabs>
                <w:tab w:val="left" w:pos="382"/>
              </w:tabs>
              <w:spacing w:before="152"/>
              <w:ind w:hanging="278"/>
              <w:rPr>
                <w:lang w:eastAsia="zh-CN"/>
              </w:rPr>
            </w:pPr>
            <w:r>
              <w:rPr>
                <w:lang w:eastAsia="zh-CN"/>
              </w:rPr>
              <w:t>管理员进入查询员工界面</w:t>
            </w:r>
          </w:p>
        </w:tc>
      </w:tr>
      <w:tr w:rsidR="00B16890" w14:paraId="25E7D851" w14:textId="77777777" w:rsidTr="00B16890">
        <w:trPr>
          <w:trHeight w:hRule="exact" w:val="479"/>
        </w:trPr>
        <w:tc>
          <w:tcPr>
            <w:tcW w:w="4114" w:type="dxa"/>
            <w:shd w:val="clear" w:color="auto" w:fill="D9E1F3"/>
          </w:tcPr>
          <w:p w14:paraId="5396B9EF"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5867EC7A" w14:textId="77777777" w:rsidR="00B16890" w:rsidRDefault="00B16890" w:rsidP="00B16890">
            <w:pPr>
              <w:pStyle w:val="TableParagraph"/>
              <w:spacing w:before="56"/>
              <w:rPr>
                <w:lang w:eastAsia="zh-CN"/>
              </w:rPr>
            </w:pPr>
            <w:r>
              <w:rPr>
                <w:lang w:eastAsia="zh-CN"/>
              </w:rPr>
              <w:t>更新数据库中信息，事件存入日志</w:t>
            </w:r>
          </w:p>
        </w:tc>
      </w:tr>
      <w:tr w:rsidR="00B16890" w14:paraId="09A18E64" w14:textId="77777777" w:rsidTr="00B16890">
        <w:trPr>
          <w:trHeight w:hRule="exact" w:val="946"/>
        </w:trPr>
        <w:tc>
          <w:tcPr>
            <w:tcW w:w="4114" w:type="dxa"/>
          </w:tcPr>
          <w:p w14:paraId="4A6266A7" w14:textId="77777777" w:rsidR="00B16890" w:rsidRDefault="00B16890" w:rsidP="00B16890">
            <w:pPr>
              <w:pStyle w:val="TableParagraph"/>
            </w:pPr>
            <w:proofErr w:type="spellStart"/>
            <w:r>
              <w:t>主干过程</w:t>
            </w:r>
            <w:proofErr w:type="spellEnd"/>
          </w:p>
        </w:tc>
        <w:tc>
          <w:tcPr>
            <w:tcW w:w="4184" w:type="dxa"/>
          </w:tcPr>
          <w:p w14:paraId="3C08FC98" w14:textId="77777777" w:rsidR="00B16890" w:rsidRDefault="00B16890" w:rsidP="00B16890">
            <w:pPr>
              <w:pStyle w:val="TableParagraph"/>
              <w:numPr>
                <w:ilvl w:val="0"/>
                <w:numId w:val="52"/>
              </w:numPr>
              <w:tabs>
                <w:tab w:val="left" w:pos="382"/>
              </w:tabs>
              <w:ind w:hanging="278"/>
              <w:rPr>
                <w:lang w:eastAsia="zh-CN"/>
              </w:rPr>
            </w:pPr>
            <w:r>
              <w:rPr>
                <w:lang w:eastAsia="zh-CN"/>
              </w:rPr>
              <w:t>点击删除特定员工的信息</w:t>
            </w:r>
          </w:p>
          <w:p w14:paraId="3FCF2A96" w14:textId="77777777" w:rsidR="00B16890" w:rsidRDefault="00B16890" w:rsidP="00B16890">
            <w:pPr>
              <w:pStyle w:val="TableParagraph"/>
              <w:numPr>
                <w:ilvl w:val="0"/>
                <w:numId w:val="52"/>
              </w:numPr>
              <w:tabs>
                <w:tab w:val="left" w:pos="382"/>
              </w:tabs>
              <w:spacing w:before="152"/>
              <w:ind w:hanging="278"/>
            </w:pPr>
            <w:proofErr w:type="spellStart"/>
            <w:r>
              <w:t>确认删除操作</w:t>
            </w:r>
            <w:proofErr w:type="spellEnd"/>
          </w:p>
        </w:tc>
      </w:tr>
      <w:tr w:rsidR="00B16890" w14:paraId="2F430FFB" w14:textId="77777777" w:rsidTr="00B16890">
        <w:trPr>
          <w:trHeight w:hRule="exact" w:val="946"/>
        </w:trPr>
        <w:tc>
          <w:tcPr>
            <w:tcW w:w="4114" w:type="dxa"/>
            <w:shd w:val="clear" w:color="auto" w:fill="D9E1F3"/>
          </w:tcPr>
          <w:p w14:paraId="15E05A43" w14:textId="77777777" w:rsidR="00B16890" w:rsidRDefault="00B16890" w:rsidP="00B16890">
            <w:pPr>
              <w:pStyle w:val="TableParagraph"/>
            </w:pPr>
            <w:proofErr w:type="spellStart"/>
            <w:r>
              <w:t>分支过程</w:t>
            </w:r>
            <w:proofErr w:type="spellEnd"/>
          </w:p>
        </w:tc>
        <w:tc>
          <w:tcPr>
            <w:tcW w:w="4184" w:type="dxa"/>
            <w:shd w:val="clear" w:color="auto" w:fill="D9E1F3"/>
          </w:tcPr>
          <w:p w14:paraId="5AF37E33" w14:textId="77777777" w:rsidR="00B16890" w:rsidRDefault="00B16890" w:rsidP="00B16890">
            <w:pPr>
              <w:pStyle w:val="TableParagraph"/>
              <w:numPr>
                <w:ilvl w:val="1"/>
                <w:numId w:val="53"/>
              </w:numPr>
              <w:tabs>
                <w:tab w:val="left" w:pos="550"/>
              </w:tabs>
              <w:ind w:hanging="446"/>
              <w:rPr>
                <w:lang w:eastAsia="zh-CN"/>
              </w:rPr>
            </w:pPr>
            <w:r>
              <w:rPr>
                <w:lang w:eastAsia="zh-CN"/>
              </w:rPr>
              <w:t>删除成功返回查询员工界面</w:t>
            </w:r>
          </w:p>
          <w:p w14:paraId="4A3D5DC4" w14:textId="77777777" w:rsidR="00B16890" w:rsidRDefault="00B16890" w:rsidP="00B16890">
            <w:pPr>
              <w:pStyle w:val="TableParagraph"/>
              <w:numPr>
                <w:ilvl w:val="1"/>
                <w:numId w:val="53"/>
              </w:numPr>
              <w:tabs>
                <w:tab w:val="left" w:pos="550"/>
              </w:tabs>
              <w:spacing w:before="152"/>
              <w:ind w:hanging="446"/>
            </w:pPr>
            <w:proofErr w:type="spellStart"/>
            <w:r>
              <w:t>修改失败，重新删除</w:t>
            </w:r>
            <w:proofErr w:type="spellEnd"/>
          </w:p>
        </w:tc>
      </w:tr>
      <w:tr w:rsidR="00B16890" w14:paraId="34982388" w14:textId="77777777" w:rsidTr="00B16890">
        <w:trPr>
          <w:trHeight w:hRule="exact" w:val="478"/>
        </w:trPr>
        <w:tc>
          <w:tcPr>
            <w:tcW w:w="4114" w:type="dxa"/>
          </w:tcPr>
          <w:p w14:paraId="3AC8D99D" w14:textId="77777777" w:rsidR="00B16890" w:rsidRDefault="00B16890" w:rsidP="00B16890">
            <w:pPr>
              <w:pStyle w:val="TableParagraph"/>
            </w:pPr>
            <w:proofErr w:type="spellStart"/>
            <w:r>
              <w:t>异常</w:t>
            </w:r>
            <w:proofErr w:type="spellEnd"/>
          </w:p>
        </w:tc>
        <w:tc>
          <w:tcPr>
            <w:tcW w:w="4184" w:type="dxa"/>
          </w:tcPr>
          <w:p w14:paraId="4651362D" w14:textId="77777777" w:rsidR="00B16890" w:rsidRDefault="00B16890" w:rsidP="00B16890">
            <w:pPr>
              <w:pStyle w:val="TableParagraph"/>
            </w:pPr>
            <w:r>
              <w:t>无</w:t>
            </w:r>
          </w:p>
        </w:tc>
      </w:tr>
      <w:tr w:rsidR="00B16890" w14:paraId="7BD1C80C" w14:textId="77777777" w:rsidTr="00B16890">
        <w:trPr>
          <w:trHeight w:hRule="exact" w:val="478"/>
        </w:trPr>
        <w:tc>
          <w:tcPr>
            <w:tcW w:w="4114" w:type="dxa"/>
            <w:shd w:val="clear" w:color="auto" w:fill="D9E1F3"/>
          </w:tcPr>
          <w:p w14:paraId="4B97E150" w14:textId="77777777" w:rsidR="00B16890" w:rsidRDefault="00B16890" w:rsidP="00B16890">
            <w:pPr>
              <w:pStyle w:val="TableParagraph"/>
            </w:pPr>
            <w:proofErr w:type="spellStart"/>
            <w:r>
              <w:t>包含</w:t>
            </w:r>
            <w:proofErr w:type="spellEnd"/>
          </w:p>
        </w:tc>
        <w:tc>
          <w:tcPr>
            <w:tcW w:w="4184" w:type="dxa"/>
            <w:shd w:val="clear" w:color="auto" w:fill="D9E1F3"/>
          </w:tcPr>
          <w:p w14:paraId="1CAB89CA" w14:textId="77777777" w:rsidR="00B16890" w:rsidRDefault="00B16890" w:rsidP="00B16890">
            <w:pPr>
              <w:pStyle w:val="TableParagraph"/>
            </w:pPr>
            <w:r>
              <w:t>无</w:t>
            </w:r>
          </w:p>
        </w:tc>
      </w:tr>
      <w:tr w:rsidR="00B16890" w14:paraId="2A7E2C37" w14:textId="77777777" w:rsidTr="00B16890">
        <w:trPr>
          <w:trHeight w:hRule="exact" w:val="479"/>
        </w:trPr>
        <w:tc>
          <w:tcPr>
            <w:tcW w:w="4114" w:type="dxa"/>
          </w:tcPr>
          <w:p w14:paraId="39F46102" w14:textId="77777777" w:rsidR="00B16890" w:rsidRDefault="00B16890" w:rsidP="00B16890">
            <w:pPr>
              <w:pStyle w:val="TableParagraph"/>
            </w:pPr>
            <w:proofErr w:type="spellStart"/>
            <w:r>
              <w:t>优先级</w:t>
            </w:r>
            <w:proofErr w:type="spellEnd"/>
          </w:p>
        </w:tc>
        <w:tc>
          <w:tcPr>
            <w:tcW w:w="4184" w:type="dxa"/>
          </w:tcPr>
          <w:p w14:paraId="6F3A4BE3" w14:textId="77777777" w:rsidR="00B16890" w:rsidRDefault="00B16890" w:rsidP="00B16890">
            <w:pPr>
              <w:pStyle w:val="TableParagraph"/>
            </w:pPr>
            <w:r>
              <w:t>低</w:t>
            </w:r>
          </w:p>
        </w:tc>
      </w:tr>
      <w:tr w:rsidR="00B16890" w14:paraId="6DB1EA41" w14:textId="77777777" w:rsidTr="00B16890">
        <w:trPr>
          <w:trHeight w:hRule="exact" w:val="479"/>
        </w:trPr>
        <w:tc>
          <w:tcPr>
            <w:tcW w:w="4114" w:type="dxa"/>
            <w:shd w:val="clear" w:color="auto" w:fill="D9E1F3"/>
          </w:tcPr>
          <w:p w14:paraId="4573116C"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6A703519" w14:textId="77777777" w:rsidR="00B16890" w:rsidRDefault="00B16890" w:rsidP="00B16890">
            <w:pPr>
              <w:pStyle w:val="TableParagraph"/>
              <w:spacing w:before="56"/>
            </w:pPr>
            <w:r>
              <w:rPr>
                <w:rFonts w:hint="eastAsia"/>
                <w:lang w:eastAsia="zh-CN"/>
              </w:rPr>
              <w:t>每年十次每人</w:t>
            </w:r>
          </w:p>
        </w:tc>
      </w:tr>
      <w:tr w:rsidR="00B16890" w14:paraId="69672969" w14:textId="77777777" w:rsidTr="00B16890">
        <w:trPr>
          <w:trHeight w:hRule="exact" w:val="478"/>
        </w:trPr>
        <w:tc>
          <w:tcPr>
            <w:tcW w:w="4114" w:type="dxa"/>
          </w:tcPr>
          <w:p w14:paraId="5D74A836" w14:textId="77777777" w:rsidR="00B16890" w:rsidRDefault="00B16890" w:rsidP="00B16890">
            <w:pPr>
              <w:pStyle w:val="TableParagraph"/>
            </w:pPr>
            <w:proofErr w:type="spellStart"/>
            <w:r>
              <w:t>业务规则</w:t>
            </w:r>
            <w:proofErr w:type="spellEnd"/>
          </w:p>
        </w:tc>
        <w:tc>
          <w:tcPr>
            <w:tcW w:w="4184" w:type="dxa"/>
          </w:tcPr>
          <w:p w14:paraId="5F660F55" w14:textId="77777777" w:rsidR="00B16890" w:rsidRDefault="00B16890" w:rsidP="00B16890">
            <w:pPr>
              <w:pStyle w:val="TableParagraph"/>
              <w:keepNext/>
              <w:spacing w:before="56"/>
              <w:rPr>
                <w:lang w:eastAsia="zh-CN"/>
              </w:rPr>
            </w:pPr>
            <w:r>
              <w:rPr>
                <w:rFonts w:hint="eastAsia"/>
                <w:lang w:eastAsia="zh-CN"/>
              </w:rPr>
              <w:t>被删除的信息会被保存，以备恢复</w:t>
            </w:r>
          </w:p>
        </w:tc>
      </w:tr>
    </w:tbl>
    <w:p w14:paraId="35AC92D0" w14:textId="77777777" w:rsidR="00B16890" w:rsidRDefault="00B16890" w:rsidP="00B16890">
      <w:pPr>
        <w:spacing w:line="360" w:lineRule="auto"/>
        <w:rPr>
          <w:rFonts w:ascii="宋体" w:hAnsi="宋体" w:cs="宋体"/>
          <w:sz w:val="24"/>
        </w:rPr>
      </w:pPr>
    </w:p>
    <w:p w14:paraId="3888FE18" w14:textId="77777777" w:rsidR="00B16890" w:rsidRDefault="00B16890" w:rsidP="00B16890">
      <w:pPr>
        <w:spacing w:line="360" w:lineRule="auto"/>
        <w:rPr>
          <w:rFonts w:ascii="宋体" w:hAnsi="宋体" w:cs="宋体" w:hint="eastAsia"/>
          <w:sz w:val="24"/>
        </w:rPr>
      </w:pPr>
    </w:p>
    <w:p w14:paraId="7A88B1F6"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3AAFBC4B" w14:textId="77777777" w:rsidTr="00B16890">
        <w:trPr>
          <w:trHeight w:hRule="exact" w:val="488"/>
        </w:trPr>
        <w:tc>
          <w:tcPr>
            <w:tcW w:w="4114" w:type="dxa"/>
            <w:tcBorders>
              <w:top w:val="nil"/>
              <w:left w:val="nil"/>
              <w:bottom w:val="nil"/>
              <w:right w:val="nil"/>
            </w:tcBorders>
            <w:shd w:val="clear" w:color="auto" w:fill="4471C4"/>
          </w:tcPr>
          <w:p w14:paraId="69202300" w14:textId="77777777" w:rsidR="00B16890" w:rsidRDefault="00B16890" w:rsidP="00B16890">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10EBA1ED" w14:textId="77777777" w:rsidR="00B16890" w:rsidRDefault="00B16890" w:rsidP="00B16890">
            <w:pPr>
              <w:pStyle w:val="TableParagraph"/>
              <w:spacing w:before="110"/>
              <w:ind w:left="107"/>
              <w:rPr>
                <w:b/>
              </w:rPr>
            </w:pPr>
            <w:r>
              <w:rPr>
                <w:b/>
                <w:color w:val="FFFFFF"/>
              </w:rPr>
              <w:t>UC_Administrator_18</w:t>
            </w:r>
          </w:p>
        </w:tc>
      </w:tr>
      <w:tr w:rsidR="00B16890" w14:paraId="4D8BDF5C" w14:textId="77777777" w:rsidTr="00B16890">
        <w:trPr>
          <w:trHeight w:hRule="exact" w:val="473"/>
        </w:trPr>
        <w:tc>
          <w:tcPr>
            <w:tcW w:w="4114" w:type="dxa"/>
            <w:tcBorders>
              <w:top w:val="nil"/>
            </w:tcBorders>
            <w:shd w:val="clear" w:color="auto" w:fill="D9E1F3"/>
          </w:tcPr>
          <w:p w14:paraId="02D74FC2" w14:textId="77777777" w:rsidR="00B16890" w:rsidRDefault="00B16890" w:rsidP="00B16890">
            <w:pPr>
              <w:pStyle w:val="TableParagraph"/>
            </w:pPr>
            <w:proofErr w:type="spellStart"/>
            <w:r>
              <w:t>用例名称</w:t>
            </w:r>
            <w:proofErr w:type="spellEnd"/>
          </w:p>
        </w:tc>
        <w:tc>
          <w:tcPr>
            <w:tcW w:w="4184" w:type="dxa"/>
            <w:tcBorders>
              <w:top w:val="nil"/>
            </w:tcBorders>
            <w:shd w:val="clear" w:color="auto" w:fill="D9E1F3"/>
          </w:tcPr>
          <w:p w14:paraId="191B7608" w14:textId="77777777" w:rsidR="00B16890" w:rsidRDefault="00B16890" w:rsidP="00B16890">
            <w:pPr>
              <w:pStyle w:val="TableParagraph"/>
            </w:pPr>
            <w:proofErr w:type="spellStart"/>
            <w:r>
              <w:t>导入员工信息</w:t>
            </w:r>
            <w:proofErr w:type="spellEnd"/>
          </w:p>
        </w:tc>
      </w:tr>
      <w:tr w:rsidR="00B16890" w14:paraId="61DC66F1" w14:textId="77777777" w:rsidTr="00B16890">
        <w:trPr>
          <w:trHeight w:hRule="exact" w:val="479"/>
        </w:trPr>
        <w:tc>
          <w:tcPr>
            <w:tcW w:w="4114" w:type="dxa"/>
          </w:tcPr>
          <w:p w14:paraId="0A049DB9" w14:textId="77777777" w:rsidR="00B16890" w:rsidRDefault="00B16890" w:rsidP="00B16890">
            <w:pPr>
              <w:pStyle w:val="TableParagraph"/>
            </w:pPr>
            <w:proofErr w:type="spellStart"/>
            <w:r>
              <w:lastRenderedPageBreak/>
              <w:t>创建者</w:t>
            </w:r>
            <w:proofErr w:type="spellEnd"/>
          </w:p>
        </w:tc>
        <w:tc>
          <w:tcPr>
            <w:tcW w:w="4184" w:type="dxa"/>
          </w:tcPr>
          <w:p w14:paraId="6E2378C1" w14:textId="55F63FDE" w:rsidR="00B16890" w:rsidRDefault="002C0317" w:rsidP="00B16890">
            <w:pPr>
              <w:pStyle w:val="TableParagraph"/>
            </w:pPr>
            <w:proofErr w:type="spellStart"/>
            <w:r>
              <w:t>霸天虎</w:t>
            </w:r>
            <w:proofErr w:type="spellEnd"/>
          </w:p>
        </w:tc>
      </w:tr>
      <w:tr w:rsidR="00B16890" w14:paraId="4309B397" w14:textId="77777777" w:rsidTr="00B16890">
        <w:trPr>
          <w:trHeight w:hRule="exact" w:val="479"/>
        </w:trPr>
        <w:tc>
          <w:tcPr>
            <w:tcW w:w="4114" w:type="dxa"/>
            <w:shd w:val="clear" w:color="auto" w:fill="D9E1F3"/>
          </w:tcPr>
          <w:p w14:paraId="5F661BDE" w14:textId="77777777" w:rsidR="00B16890" w:rsidRDefault="00B16890" w:rsidP="00B16890">
            <w:pPr>
              <w:pStyle w:val="TableParagraph"/>
              <w:spacing w:before="56"/>
            </w:pPr>
            <w:proofErr w:type="spellStart"/>
            <w:r>
              <w:t>最后更新者</w:t>
            </w:r>
            <w:proofErr w:type="spellEnd"/>
          </w:p>
        </w:tc>
        <w:tc>
          <w:tcPr>
            <w:tcW w:w="4184" w:type="dxa"/>
            <w:shd w:val="clear" w:color="auto" w:fill="D9E1F3"/>
          </w:tcPr>
          <w:p w14:paraId="6B47F833" w14:textId="2234274C" w:rsidR="00B16890" w:rsidRDefault="002C0317" w:rsidP="00B16890">
            <w:pPr>
              <w:pStyle w:val="TableParagraph"/>
              <w:spacing w:before="56"/>
            </w:pPr>
            <w:proofErr w:type="spellStart"/>
            <w:r>
              <w:t>霸天虎</w:t>
            </w:r>
            <w:proofErr w:type="spellEnd"/>
          </w:p>
        </w:tc>
      </w:tr>
      <w:tr w:rsidR="00B16890" w14:paraId="6ED93467" w14:textId="77777777" w:rsidTr="00B16890">
        <w:trPr>
          <w:trHeight w:hRule="exact" w:val="478"/>
        </w:trPr>
        <w:tc>
          <w:tcPr>
            <w:tcW w:w="4114" w:type="dxa"/>
          </w:tcPr>
          <w:p w14:paraId="663B7375" w14:textId="77777777" w:rsidR="00B16890" w:rsidRDefault="00B16890" w:rsidP="00B16890">
            <w:pPr>
              <w:pStyle w:val="TableParagraph"/>
            </w:pPr>
            <w:proofErr w:type="spellStart"/>
            <w:r>
              <w:t>创建日期</w:t>
            </w:r>
            <w:proofErr w:type="spellEnd"/>
          </w:p>
        </w:tc>
        <w:tc>
          <w:tcPr>
            <w:tcW w:w="4184" w:type="dxa"/>
          </w:tcPr>
          <w:p w14:paraId="11C933E9" w14:textId="7D8FB447" w:rsidR="00B16890" w:rsidRDefault="002C0317" w:rsidP="00B16890">
            <w:pPr>
              <w:pStyle w:val="TableParagraph"/>
              <w:spacing w:before="100"/>
            </w:pPr>
            <w:r>
              <w:t>2019/6/16</w:t>
            </w:r>
          </w:p>
        </w:tc>
      </w:tr>
      <w:tr w:rsidR="00B16890" w14:paraId="52CDD64F" w14:textId="77777777" w:rsidTr="00B16890">
        <w:trPr>
          <w:trHeight w:hRule="exact" w:val="478"/>
        </w:trPr>
        <w:tc>
          <w:tcPr>
            <w:tcW w:w="4114" w:type="dxa"/>
            <w:shd w:val="clear" w:color="auto" w:fill="D9E1F3"/>
          </w:tcPr>
          <w:p w14:paraId="1DBC4D8E" w14:textId="77777777" w:rsidR="00B16890" w:rsidRDefault="00B16890" w:rsidP="00B16890">
            <w:pPr>
              <w:pStyle w:val="TableParagraph"/>
            </w:pPr>
            <w:proofErr w:type="spellStart"/>
            <w:r>
              <w:t>修改日期</w:t>
            </w:r>
            <w:proofErr w:type="spellEnd"/>
          </w:p>
        </w:tc>
        <w:tc>
          <w:tcPr>
            <w:tcW w:w="4184" w:type="dxa"/>
            <w:shd w:val="clear" w:color="auto" w:fill="D9E1F3"/>
          </w:tcPr>
          <w:p w14:paraId="5BF7F70F" w14:textId="705A2072" w:rsidR="00B16890" w:rsidRDefault="002C0317" w:rsidP="00B16890">
            <w:pPr>
              <w:pStyle w:val="TableParagraph"/>
              <w:spacing w:before="100"/>
            </w:pPr>
            <w:r>
              <w:t>2019/6/16</w:t>
            </w:r>
          </w:p>
        </w:tc>
      </w:tr>
      <w:tr w:rsidR="00B16890" w14:paraId="0C16A686" w14:textId="77777777" w:rsidTr="00B16890">
        <w:trPr>
          <w:trHeight w:hRule="exact" w:val="478"/>
        </w:trPr>
        <w:tc>
          <w:tcPr>
            <w:tcW w:w="4114" w:type="dxa"/>
          </w:tcPr>
          <w:p w14:paraId="3DA38910" w14:textId="77777777" w:rsidR="00B16890" w:rsidRDefault="00B16890" w:rsidP="00B16890">
            <w:pPr>
              <w:pStyle w:val="TableParagraph"/>
            </w:pPr>
            <w:proofErr w:type="spellStart"/>
            <w:r>
              <w:t>参与者</w:t>
            </w:r>
            <w:proofErr w:type="spellEnd"/>
          </w:p>
        </w:tc>
        <w:tc>
          <w:tcPr>
            <w:tcW w:w="4184" w:type="dxa"/>
          </w:tcPr>
          <w:p w14:paraId="45CE0806" w14:textId="77777777" w:rsidR="00B16890" w:rsidRDefault="00B16890" w:rsidP="00B16890">
            <w:pPr>
              <w:pStyle w:val="TableParagraph"/>
            </w:pPr>
            <w:proofErr w:type="spellStart"/>
            <w:r>
              <w:t>管理员</w:t>
            </w:r>
            <w:proofErr w:type="spellEnd"/>
          </w:p>
        </w:tc>
      </w:tr>
      <w:tr w:rsidR="00B16890" w14:paraId="3C0B27A5" w14:textId="77777777" w:rsidTr="00B16890">
        <w:trPr>
          <w:trHeight w:hRule="exact" w:val="946"/>
        </w:trPr>
        <w:tc>
          <w:tcPr>
            <w:tcW w:w="4114" w:type="dxa"/>
            <w:shd w:val="clear" w:color="auto" w:fill="D9E1F3"/>
          </w:tcPr>
          <w:p w14:paraId="5BFF1C13" w14:textId="77777777" w:rsidR="00B16890" w:rsidRDefault="00B16890" w:rsidP="00B16890">
            <w:pPr>
              <w:pStyle w:val="TableParagraph"/>
            </w:pPr>
            <w:proofErr w:type="spellStart"/>
            <w:r>
              <w:t>描述</w:t>
            </w:r>
            <w:proofErr w:type="spellEnd"/>
          </w:p>
        </w:tc>
        <w:tc>
          <w:tcPr>
            <w:tcW w:w="4184" w:type="dxa"/>
            <w:shd w:val="clear" w:color="auto" w:fill="D9E1F3"/>
          </w:tcPr>
          <w:p w14:paraId="64E4E3FC" w14:textId="77777777" w:rsidR="00B16890" w:rsidRDefault="00B16890" w:rsidP="00B16890">
            <w:pPr>
              <w:pStyle w:val="TableParagraph"/>
              <w:spacing w:line="391" w:lineRule="auto"/>
              <w:ind w:right="99"/>
              <w:rPr>
                <w:lang w:eastAsia="zh-CN"/>
              </w:rPr>
            </w:pPr>
            <w:r>
              <w:rPr>
                <w:lang w:eastAsia="zh-CN"/>
              </w:rPr>
              <w:t>管理员在员工信息</w:t>
            </w:r>
            <w:r>
              <w:rPr>
                <w:spacing w:val="-3"/>
                <w:lang w:eastAsia="zh-CN"/>
              </w:rPr>
              <w:t>管</w:t>
            </w:r>
            <w:r>
              <w:rPr>
                <w:lang w:eastAsia="zh-CN"/>
              </w:rPr>
              <w:t>理</w:t>
            </w:r>
            <w:r>
              <w:rPr>
                <w:spacing w:val="-3"/>
                <w:lang w:eastAsia="zh-CN"/>
              </w:rPr>
              <w:t>界</w:t>
            </w:r>
            <w:r>
              <w:rPr>
                <w:lang w:eastAsia="zh-CN"/>
              </w:rPr>
              <w:t>面点击导入员工信息</w:t>
            </w:r>
          </w:p>
        </w:tc>
      </w:tr>
      <w:tr w:rsidR="00B16890" w14:paraId="47EBFE5B" w14:textId="77777777" w:rsidTr="00B16890">
        <w:trPr>
          <w:trHeight w:hRule="exact" w:val="947"/>
        </w:trPr>
        <w:tc>
          <w:tcPr>
            <w:tcW w:w="4114" w:type="dxa"/>
          </w:tcPr>
          <w:p w14:paraId="12FCAA67" w14:textId="77777777" w:rsidR="00B16890" w:rsidRDefault="00B16890" w:rsidP="00B16890">
            <w:pPr>
              <w:pStyle w:val="TableParagraph"/>
            </w:pPr>
            <w:proofErr w:type="spellStart"/>
            <w:r>
              <w:t>前置条件</w:t>
            </w:r>
            <w:proofErr w:type="spellEnd"/>
          </w:p>
        </w:tc>
        <w:tc>
          <w:tcPr>
            <w:tcW w:w="4184" w:type="dxa"/>
          </w:tcPr>
          <w:p w14:paraId="0221F382" w14:textId="77777777" w:rsidR="00B16890" w:rsidRDefault="00B16890" w:rsidP="00B16890">
            <w:pPr>
              <w:pStyle w:val="TableParagraph"/>
              <w:numPr>
                <w:ilvl w:val="0"/>
                <w:numId w:val="54"/>
              </w:numPr>
              <w:tabs>
                <w:tab w:val="left" w:pos="382"/>
              </w:tabs>
              <w:ind w:hanging="278"/>
            </w:pPr>
            <w:proofErr w:type="spellStart"/>
            <w:r>
              <w:t>管理员账号登录成功</w:t>
            </w:r>
            <w:proofErr w:type="spellEnd"/>
          </w:p>
          <w:p w14:paraId="6B877DA4" w14:textId="77777777" w:rsidR="00B16890" w:rsidRDefault="00B16890" w:rsidP="00B16890">
            <w:pPr>
              <w:pStyle w:val="TableParagraph"/>
              <w:numPr>
                <w:ilvl w:val="0"/>
                <w:numId w:val="54"/>
              </w:numPr>
              <w:tabs>
                <w:tab w:val="left" w:pos="382"/>
              </w:tabs>
              <w:spacing w:before="152"/>
              <w:ind w:hanging="278"/>
              <w:rPr>
                <w:lang w:eastAsia="zh-CN"/>
              </w:rPr>
            </w:pPr>
            <w:r>
              <w:rPr>
                <w:lang w:eastAsia="zh-CN"/>
              </w:rPr>
              <w:t>管理员进入员工信息管理界面</w:t>
            </w:r>
          </w:p>
        </w:tc>
      </w:tr>
      <w:tr w:rsidR="00B16890" w14:paraId="46176617" w14:textId="77777777" w:rsidTr="00B16890">
        <w:trPr>
          <w:trHeight w:hRule="exact" w:val="479"/>
        </w:trPr>
        <w:tc>
          <w:tcPr>
            <w:tcW w:w="4114" w:type="dxa"/>
            <w:shd w:val="clear" w:color="auto" w:fill="D9E1F3"/>
          </w:tcPr>
          <w:p w14:paraId="4389CAB1" w14:textId="77777777" w:rsidR="00B16890" w:rsidRDefault="00B16890" w:rsidP="00B16890">
            <w:pPr>
              <w:pStyle w:val="TableParagraph"/>
              <w:spacing w:before="56"/>
            </w:pPr>
            <w:proofErr w:type="spellStart"/>
            <w:r>
              <w:t>后置条件</w:t>
            </w:r>
            <w:proofErr w:type="spellEnd"/>
          </w:p>
        </w:tc>
        <w:tc>
          <w:tcPr>
            <w:tcW w:w="4184" w:type="dxa"/>
            <w:shd w:val="clear" w:color="auto" w:fill="D9E1F3"/>
          </w:tcPr>
          <w:p w14:paraId="1831B5C8" w14:textId="77777777" w:rsidR="00B16890" w:rsidRDefault="00B16890" w:rsidP="00B16890">
            <w:pPr>
              <w:pStyle w:val="TableParagraph"/>
              <w:spacing w:before="56"/>
              <w:rPr>
                <w:lang w:eastAsia="zh-CN"/>
              </w:rPr>
            </w:pPr>
            <w:r>
              <w:rPr>
                <w:lang w:eastAsia="zh-CN"/>
              </w:rPr>
              <w:t>更新数据库中信息，事件存入日志</w:t>
            </w:r>
          </w:p>
        </w:tc>
      </w:tr>
      <w:tr w:rsidR="00B16890" w14:paraId="3C8E00C5" w14:textId="77777777" w:rsidTr="00B16890">
        <w:trPr>
          <w:trHeight w:hRule="exact" w:val="946"/>
        </w:trPr>
        <w:tc>
          <w:tcPr>
            <w:tcW w:w="4114" w:type="dxa"/>
          </w:tcPr>
          <w:p w14:paraId="0AB44F2F" w14:textId="77777777" w:rsidR="00B16890" w:rsidRDefault="00B16890" w:rsidP="00B16890">
            <w:pPr>
              <w:pStyle w:val="TableParagraph"/>
            </w:pPr>
            <w:proofErr w:type="spellStart"/>
            <w:r>
              <w:t>主干过程</w:t>
            </w:r>
            <w:proofErr w:type="spellEnd"/>
          </w:p>
        </w:tc>
        <w:tc>
          <w:tcPr>
            <w:tcW w:w="4184" w:type="dxa"/>
          </w:tcPr>
          <w:p w14:paraId="424E74D9" w14:textId="77777777" w:rsidR="00B16890" w:rsidRDefault="00B16890" w:rsidP="00B16890">
            <w:pPr>
              <w:pStyle w:val="TableParagraph"/>
              <w:numPr>
                <w:ilvl w:val="0"/>
                <w:numId w:val="55"/>
              </w:numPr>
              <w:tabs>
                <w:tab w:val="left" w:pos="382"/>
              </w:tabs>
              <w:ind w:hanging="278"/>
            </w:pPr>
            <w:proofErr w:type="spellStart"/>
            <w:r>
              <w:t>点击导入员工信息</w:t>
            </w:r>
            <w:proofErr w:type="spellEnd"/>
          </w:p>
          <w:p w14:paraId="56E57A34" w14:textId="77777777" w:rsidR="00B16890" w:rsidRDefault="00B16890" w:rsidP="00B16890">
            <w:pPr>
              <w:pStyle w:val="TableParagraph"/>
              <w:numPr>
                <w:ilvl w:val="0"/>
                <w:numId w:val="55"/>
              </w:numPr>
              <w:tabs>
                <w:tab w:val="left" w:pos="382"/>
              </w:tabs>
              <w:spacing w:before="152"/>
              <w:ind w:hanging="278"/>
            </w:pPr>
            <w:proofErr w:type="spellStart"/>
            <w:r>
              <w:t>输入员工信息并提交</w:t>
            </w:r>
            <w:proofErr w:type="spellEnd"/>
          </w:p>
        </w:tc>
      </w:tr>
      <w:tr w:rsidR="00B16890" w14:paraId="419BB997" w14:textId="77777777" w:rsidTr="00B16890">
        <w:trPr>
          <w:trHeight w:hRule="exact" w:val="1414"/>
        </w:trPr>
        <w:tc>
          <w:tcPr>
            <w:tcW w:w="4114" w:type="dxa"/>
            <w:shd w:val="clear" w:color="auto" w:fill="D9E1F3"/>
          </w:tcPr>
          <w:p w14:paraId="2EC06447" w14:textId="77777777" w:rsidR="00B16890" w:rsidRDefault="00B16890" w:rsidP="00B16890">
            <w:pPr>
              <w:pStyle w:val="TableParagraph"/>
            </w:pPr>
            <w:proofErr w:type="spellStart"/>
            <w:r>
              <w:t>分支过程</w:t>
            </w:r>
            <w:proofErr w:type="spellEnd"/>
          </w:p>
        </w:tc>
        <w:tc>
          <w:tcPr>
            <w:tcW w:w="4184" w:type="dxa"/>
            <w:shd w:val="clear" w:color="auto" w:fill="D9E1F3"/>
          </w:tcPr>
          <w:p w14:paraId="25D3C20D" w14:textId="77777777" w:rsidR="00B16890" w:rsidRDefault="00B16890" w:rsidP="00B16890">
            <w:pPr>
              <w:pStyle w:val="TableParagraph"/>
              <w:rPr>
                <w:lang w:eastAsia="zh-CN"/>
              </w:rPr>
            </w:pPr>
            <w:r>
              <w:rPr>
                <w:lang w:eastAsia="zh-CN"/>
              </w:rPr>
              <w:t>1.1.进入导入员工信息界面</w:t>
            </w:r>
          </w:p>
          <w:p w14:paraId="47C8206C" w14:textId="77777777" w:rsidR="00B16890" w:rsidRDefault="00B16890" w:rsidP="00B16890">
            <w:pPr>
              <w:pStyle w:val="TableParagraph"/>
              <w:numPr>
                <w:ilvl w:val="1"/>
                <w:numId w:val="56"/>
              </w:numPr>
              <w:tabs>
                <w:tab w:val="left" w:pos="550"/>
              </w:tabs>
              <w:spacing w:before="152"/>
              <w:ind w:hanging="446"/>
              <w:rPr>
                <w:lang w:eastAsia="zh-CN"/>
              </w:rPr>
            </w:pPr>
            <w:r>
              <w:rPr>
                <w:lang w:eastAsia="zh-CN"/>
              </w:rPr>
              <w:t>导入成功返回员工信息管理界面</w:t>
            </w:r>
          </w:p>
          <w:p w14:paraId="6390B5CF" w14:textId="77777777" w:rsidR="00B16890" w:rsidRDefault="00B16890" w:rsidP="00B16890">
            <w:pPr>
              <w:pStyle w:val="TableParagraph"/>
              <w:numPr>
                <w:ilvl w:val="1"/>
                <w:numId w:val="56"/>
              </w:numPr>
              <w:tabs>
                <w:tab w:val="left" w:pos="550"/>
              </w:tabs>
              <w:spacing w:before="152"/>
              <w:ind w:hanging="446"/>
              <w:rPr>
                <w:lang w:eastAsia="zh-CN"/>
              </w:rPr>
            </w:pPr>
            <w:r>
              <w:rPr>
                <w:lang w:eastAsia="zh-CN"/>
              </w:rPr>
              <w:t>导入失败，重新导入员工信息</w:t>
            </w:r>
          </w:p>
        </w:tc>
      </w:tr>
      <w:tr w:rsidR="00B16890" w14:paraId="782400F0" w14:textId="77777777" w:rsidTr="00B16890">
        <w:trPr>
          <w:trHeight w:hRule="exact" w:val="478"/>
        </w:trPr>
        <w:tc>
          <w:tcPr>
            <w:tcW w:w="4114" w:type="dxa"/>
          </w:tcPr>
          <w:p w14:paraId="0E2BA535" w14:textId="77777777" w:rsidR="00B16890" w:rsidRDefault="00B16890" w:rsidP="00B16890">
            <w:pPr>
              <w:pStyle w:val="TableParagraph"/>
            </w:pPr>
            <w:proofErr w:type="spellStart"/>
            <w:r>
              <w:t>异常</w:t>
            </w:r>
            <w:proofErr w:type="spellEnd"/>
          </w:p>
        </w:tc>
        <w:tc>
          <w:tcPr>
            <w:tcW w:w="4184" w:type="dxa"/>
          </w:tcPr>
          <w:p w14:paraId="3B6DA371" w14:textId="77777777" w:rsidR="00B16890" w:rsidRDefault="00B16890" w:rsidP="00B16890">
            <w:pPr>
              <w:pStyle w:val="TableParagraph"/>
            </w:pPr>
            <w:r>
              <w:t xml:space="preserve">2.1.  </w:t>
            </w:r>
            <w:proofErr w:type="spellStart"/>
            <w:r>
              <w:t>相关员工信息已存在</w:t>
            </w:r>
            <w:proofErr w:type="spellEnd"/>
          </w:p>
        </w:tc>
      </w:tr>
      <w:tr w:rsidR="00B16890" w14:paraId="15E3BDE5" w14:textId="77777777" w:rsidTr="00B16890">
        <w:trPr>
          <w:trHeight w:hRule="exact" w:val="478"/>
        </w:trPr>
        <w:tc>
          <w:tcPr>
            <w:tcW w:w="4114" w:type="dxa"/>
            <w:shd w:val="clear" w:color="auto" w:fill="D9E1F3"/>
          </w:tcPr>
          <w:p w14:paraId="1844DDB1" w14:textId="77777777" w:rsidR="00B16890" w:rsidRDefault="00B16890" w:rsidP="00B16890">
            <w:pPr>
              <w:pStyle w:val="TableParagraph"/>
            </w:pPr>
            <w:proofErr w:type="spellStart"/>
            <w:r>
              <w:t>包含</w:t>
            </w:r>
            <w:proofErr w:type="spellEnd"/>
          </w:p>
        </w:tc>
        <w:tc>
          <w:tcPr>
            <w:tcW w:w="4184" w:type="dxa"/>
            <w:shd w:val="clear" w:color="auto" w:fill="D9E1F3"/>
          </w:tcPr>
          <w:p w14:paraId="24F9955C" w14:textId="77777777" w:rsidR="00B16890" w:rsidRDefault="00B16890" w:rsidP="00B16890">
            <w:pPr>
              <w:pStyle w:val="TableParagraph"/>
            </w:pPr>
            <w:r>
              <w:t>无</w:t>
            </w:r>
          </w:p>
        </w:tc>
      </w:tr>
      <w:tr w:rsidR="00B16890" w14:paraId="03D6C7AD" w14:textId="77777777" w:rsidTr="00B16890">
        <w:trPr>
          <w:trHeight w:hRule="exact" w:val="479"/>
        </w:trPr>
        <w:tc>
          <w:tcPr>
            <w:tcW w:w="4114" w:type="dxa"/>
          </w:tcPr>
          <w:p w14:paraId="5CF8BB01" w14:textId="77777777" w:rsidR="00B16890" w:rsidRDefault="00B16890" w:rsidP="00B16890">
            <w:pPr>
              <w:pStyle w:val="TableParagraph"/>
            </w:pPr>
            <w:proofErr w:type="spellStart"/>
            <w:r>
              <w:t>优先级</w:t>
            </w:r>
            <w:proofErr w:type="spellEnd"/>
          </w:p>
        </w:tc>
        <w:tc>
          <w:tcPr>
            <w:tcW w:w="4184" w:type="dxa"/>
          </w:tcPr>
          <w:p w14:paraId="4D2AF3C6" w14:textId="77777777" w:rsidR="00B16890" w:rsidRDefault="00B16890" w:rsidP="00B16890">
            <w:pPr>
              <w:pStyle w:val="TableParagraph"/>
            </w:pPr>
            <w:r>
              <w:t>低</w:t>
            </w:r>
          </w:p>
        </w:tc>
      </w:tr>
      <w:tr w:rsidR="00B16890" w14:paraId="5B72D5A9" w14:textId="77777777" w:rsidTr="00B16890">
        <w:trPr>
          <w:trHeight w:hRule="exact" w:val="479"/>
        </w:trPr>
        <w:tc>
          <w:tcPr>
            <w:tcW w:w="4114" w:type="dxa"/>
            <w:shd w:val="clear" w:color="auto" w:fill="D9E1F3"/>
          </w:tcPr>
          <w:p w14:paraId="61B6FC08" w14:textId="77777777" w:rsidR="00B16890" w:rsidRDefault="00B16890" w:rsidP="00B16890">
            <w:pPr>
              <w:pStyle w:val="TableParagraph"/>
              <w:spacing w:before="56"/>
            </w:pPr>
            <w:proofErr w:type="spellStart"/>
            <w:r>
              <w:t>使用频率</w:t>
            </w:r>
            <w:proofErr w:type="spellEnd"/>
          </w:p>
        </w:tc>
        <w:tc>
          <w:tcPr>
            <w:tcW w:w="4184" w:type="dxa"/>
            <w:shd w:val="clear" w:color="auto" w:fill="D9E1F3"/>
          </w:tcPr>
          <w:p w14:paraId="43EFA3FC" w14:textId="77777777" w:rsidR="00B16890" w:rsidRDefault="00B16890" w:rsidP="00B16890">
            <w:pPr>
              <w:pStyle w:val="TableParagraph"/>
              <w:spacing w:before="56"/>
            </w:pPr>
            <w:r>
              <w:rPr>
                <w:rFonts w:hint="eastAsia"/>
                <w:lang w:eastAsia="zh-CN"/>
              </w:rPr>
              <w:t>每年一次每人</w:t>
            </w:r>
          </w:p>
        </w:tc>
      </w:tr>
      <w:tr w:rsidR="00B16890" w14:paraId="3F030CFB" w14:textId="77777777" w:rsidTr="00B16890">
        <w:trPr>
          <w:trHeight w:hRule="exact" w:val="478"/>
        </w:trPr>
        <w:tc>
          <w:tcPr>
            <w:tcW w:w="4114" w:type="dxa"/>
          </w:tcPr>
          <w:p w14:paraId="5F7B8970" w14:textId="77777777" w:rsidR="00B16890" w:rsidRDefault="00B16890" w:rsidP="00B16890">
            <w:pPr>
              <w:pStyle w:val="TableParagraph"/>
            </w:pPr>
            <w:proofErr w:type="spellStart"/>
            <w:r>
              <w:t>业务规则</w:t>
            </w:r>
            <w:proofErr w:type="spellEnd"/>
          </w:p>
        </w:tc>
        <w:tc>
          <w:tcPr>
            <w:tcW w:w="4184" w:type="dxa"/>
          </w:tcPr>
          <w:p w14:paraId="21546DBF" w14:textId="77777777" w:rsidR="00B16890" w:rsidRDefault="00B16890" w:rsidP="00B16890">
            <w:pPr>
              <w:pStyle w:val="TableParagraph"/>
              <w:keepNext/>
              <w:spacing w:before="56"/>
              <w:rPr>
                <w:lang w:eastAsia="zh-CN"/>
              </w:rPr>
            </w:pPr>
            <w:r>
              <w:rPr>
                <w:rFonts w:hint="eastAsia"/>
                <w:lang w:eastAsia="zh-CN"/>
              </w:rPr>
              <w:t>无</w:t>
            </w:r>
          </w:p>
        </w:tc>
      </w:tr>
    </w:tbl>
    <w:p w14:paraId="7315D5CB" w14:textId="77777777" w:rsidR="00B16890" w:rsidRDefault="00B16890" w:rsidP="00B16890">
      <w:pPr>
        <w:spacing w:line="360" w:lineRule="auto"/>
        <w:rPr>
          <w:rFonts w:ascii="宋体" w:hAnsi="宋体" w:cs="宋体"/>
          <w:sz w:val="24"/>
        </w:rPr>
      </w:pPr>
    </w:p>
    <w:p w14:paraId="27B7BA11" w14:textId="77777777" w:rsidR="00B16890" w:rsidRDefault="00B16890" w:rsidP="00B16890">
      <w:pPr>
        <w:spacing w:line="360" w:lineRule="auto"/>
        <w:rPr>
          <w:rFonts w:ascii="宋体" w:hAnsi="宋体" w:cs="宋体" w:hint="eastAsia"/>
          <w:sz w:val="24"/>
        </w:rPr>
      </w:pPr>
    </w:p>
    <w:p w14:paraId="4E69F89D"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5DB0B54D" w14:textId="77777777" w:rsidTr="00B16890">
        <w:trPr>
          <w:trHeight w:hRule="exact" w:val="488"/>
        </w:trPr>
        <w:tc>
          <w:tcPr>
            <w:tcW w:w="4114" w:type="dxa"/>
            <w:tcBorders>
              <w:top w:val="nil"/>
              <w:left w:val="nil"/>
              <w:bottom w:val="single" w:sz="0" w:space="0" w:color="FFFFFF"/>
              <w:right w:val="nil"/>
            </w:tcBorders>
            <w:shd w:val="clear" w:color="auto" w:fill="4471C4"/>
          </w:tcPr>
          <w:p w14:paraId="52738217" w14:textId="77777777" w:rsidR="00B16890" w:rsidRDefault="00B16890" w:rsidP="00B16890">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single" w:sz="0" w:space="0" w:color="FFFFFF"/>
              <w:right w:val="nil"/>
            </w:tcBorders>
            <w:shd w:val="clear" w:color="auto" w:fill="4471C4"/>
          </w:tcPr>
          <w:p w14:paraId="34528B24" w14:textId="77777777" w:rsidR="00B16890" w:rsidRDefault="00B16890" w:rsidP="00B16890">
            <w:pPr>
              <w:pStyle w:val="TableParagraph"/>
              <w:spacing w:before="109"/>
              <w:ind w:left="107"/>
              <w:rPr>
                <w:b/>
              </w:rPr>
            </w:pPr>
            <w:r>
              <w:rPr>
                <w:b/>
                <w:color w:val="FFFFFF"/>
              </w:rPr>
              <w:t>UC_Administrator_19</w:t>
            </w:r>
          </w:p>
        </w:tc>
      </w:tr>
      <w:tr w:rsidR="00B16890" w14:paraId="506981DF" w14:textId="77777777" w:rsidTr="00B16890">
        <w:trPr>
          <w:trHeight w:hRule="exact" w:val="474"/>
        </w:trPr>
        <w:tc>
          <w:tcPr>
            <w:tcW w:w="4114" w:type="dxa"/>
            <w:tcBorders>
              <w:top w:val="single" w:sz="0" w:space="0" w:color="FFFFFF"/>
            </w:tcBorders>
            <w:shd w:val="clear" w:color="auto" w:fill="D9E1F3"/>
          </w:tcPr>
          <w:p w14:paraId="5F2820EA" w14:textId="77777777" w:rsidR="00B16890" w:rsidRDefault="00B16890" w:rsidP="00B16890">
            <w:pPr>
              <w:pStyle w:val="TableParagraph"/>
            </w:pPr>
            <w:proofErr w:type="spellStart"/>
            <w:r>
              <w:t>用例名称</w:t>
            </w:r>
            <w:proofErr w:type="spellEnd"/>
          </w:p>
        </w:tc>
        <w:tc>
          <w:tcPr>
            <w:tcW w:w="4184" w:type="dxa"/>
            <w:tcBorders>
              <w:top w:val="single" w:sz="0" w:space="0" w:color="FFFFFF"/>
            </w:tcBorders>
            <w:shd w:val="clear" w:color="auto" w:fill="D9E1F3"/>
          </w:tcPr>
          <w:p w14:paraId="218397F6" w14:textId="77777777" w:rsidR="00B16890" w:rsidRDefault="00B16890" w:rsidP="00B16890">
            <w:pPr>
              <w:pStyle w:val="TableParagraph"/>
            </w:pPr>
            <w:proofErr w:type="spellStart"/>
            <w:r>
              <w:t>审批事务</w:t>
            </w:r>
            <w:proofErr w:type="spellEnd"/>
          </w:p>
        </w:tc>
      </w:tr>
      <w:tr w:rsidR="00B16890" w14:paraId="11293283" w14:textId="77777777" w:rsidTr="00B16890">
        <w:trPr>
          <w:trHeight w:hRule="exact" w:val="478"/>
        </w:trPr>
        <w:tc>
          <w:tcPr>
            <w:tcW w:w="4114" w:type="dxa"/>
          </w:tcPr>
          <w:p w14:paraId="7AA8291E" w14:textId="77777777" w:rsidR="00B16890" w:rsidRDefault="00B16890" w:rsidP="00B16890">
            <w:pPr>
              <w:pStyle w:val="TableParagraph"/>
            </w:pPr>
            <w:proofErr w:type="spellStart"/>
            <w:r>
              <w:t>创建者</w:t>
            </w:r>
            <w:proofErr w:type="spellEnd"/>
          </w:p>
        </w:tc>
        <w:tc>
          <w:tcPr>
            <w:tcW w:w="4184" w:type="dxa"/>
          </w:tcPr>
          <w:p w14:paraId="203E4D53" w14:textId="7B7F3195" w:rsidR="00B16890" w:rsidRDefault="002C0317" w:rsidP="00B16890">
            <w:pPr>
              <w:pStyle w:val="TableParagraph"/>
            </w:pPr>
            <w:proofErr w:type="spellStart"/>
            <w:r>
              <w:t>霸天虎</w:t>
            </w:r>
            <w:proofErr w:type="spellEnd"/>
          </w:p>
        </w:tc>
      </w:tr>
      <w:tr w:rsidR="00B16890" w14:paraId="32170E07" w14:textId="77777777" w:rsidTr="00B16890">
        <w:trPr>
          <w:trHeight w:hRule="exact" w:val="478"/>
        </w:trPr>
        <w:tc>
          <w:tcPr>
            <w:tcW w:w="4114" w:type="dxa"/>
            <w:shd w:val="clear" w:color="auto" w:fill="D9E1F3"/>
          </w:tcPr>
          <w:p w14:paraId="74837865" w14:textId="77777777" w:rsidR="00B16890" w:rsidRDefault="00B16890" w:rsidP="00B16890">
            <w:pPr>
              <w:pStyle w:val="TableParagraph"/>
            </w:pPr>
            <w:proofErr w:type="spellStart"/>
            <w:r>
              <w:t>最后更新者</w:t>
            </w:r>
            <w:proofErr w:type="spellEnd"/>
          </w:p>
        </w:tc>
        <w:tc>
          <w:tcPr>
            <w:tcW w:w="4184" w:type="dxa"/>
            <w:shd w:val="clear" w:color="auto" w:fill="D9E1F3"/>
          </w:tcPr>
          <w:p w14:paraId="72AEAC5B" w14:textId="22186F90" w:rsidR="00B16890" w:rsidRDefault="002C0317" w:rsidP="00B16890">
            <w:pPr>
              <w:pStyle w:val="TableParagraph"/>
            </w:pPr>
            <w:proofErr w:type="spellStart"/>
            <w:r>
              <w:t>霸天虎</w:t>
            </w:r>
            <w:proofErr w:type="spellEnd"/>
          </w:p>
        </w:tc>
      </w:tr>
      <w:tr w:rsidR="00B16890" w14:paraId="40FC8B2A" w14:textId="77777777" w:rsidTr="00B16890">
        <w:trPr>
          <w:trHeight w:hRule="exact" w:val="478"/>
        </w:trPr>
        <w:tc>
          <w:tcPr>
            <w:tcW w:w="4114" w:type="dxa"/>
          </w:tcPr>
          <w:p w14:paraId="3981FCD5" w14:textId="77777777" w:rsidR="00B16890" w:rsidRDefault="00B16890" w:rsidP="00B16890">
            <w:pPr>
              <w:pStyle w:val="TableParagraph"/>
            </w:pPr>
            <w:proofErr w:type="spellStart"/>
            <w:r>
              <w:t>创建日期</w:t>
            </w:r>
            <w:proofErr w:type="spellEnd"/>
          </w:p>
        </w:tc>
        <w:tc>
          <w:tcPr>
            <w:tcW w:w="4184" w:type="dxa"/>
          </w:tcPr>
          <w:p w14:paraId="4ACD4C7F" w14:textId="0A0C7D52" w:rsidR="00B16890" w:rsidRDefault="002C0317" w:rsidP="00B16890">
            <w:pPr>
              <w:pStyle w:val="TableParagraph"/>
              <w:spacing w:before="100"/>
            </w:pPr>
            <w:r>
              <w:t>2019/6/16</w:t>
            </w:r>
          </w:p>
        </w:tc>
      </w:tr>
      <w:tr w:rsidR="00B16890" w14:paraId="2F0C252C" w14:textId="77777777" w:rsidTr="00B16890">
        <w:trPr>
          <w:trHeight w:hRule="exact" w:val="478"/>
        </w:trPr>
        <w:tc>
          <w:tcPr>
            <w:tcW w:w="4114" w:type="dxa"/>
            <w:shd w:val="clear" w:color="auto" w:fill="D9E1F3"/>
          </w:tcPr>
          <w:p w14:paraId="33739ABB" w14:textId="77777777" w:rsidR="00B16890" w:rsidRDefault="00B16890" w:rsidP="00B16890">
            <w:pPr>
              <w:pStyle w:val="TableParagraph"/>
            </w:pPr>
            <w:proofErr w:type="spellStart"/>
            <w:r>
              <w:t>修改日期</w:t>
            </w:r>
            <w:proofErr w:type="spellEnd"/>
          </w:p>
        </w:tc>
        <w:tc>
          <w:tcPr>
            <w:tcW w:w="4184" w:type="dxa"/>
            <w:shd w:val="clear" w:color="auto" w:fill="D9E1F3"/>
          </w:tcPr>
          <w:p w14:paraId="7503D4EB" w14:textId="0ACF8DD9" w:rsidR="00B16890" w:rsidRDefault="002C0317" w:rsidP="00B16890">
            <w:pPr>
              <w:pStyle w:val="TableParagraph"/>
              <w:spacing w:before="100"/>
            </w:pPr>
            <w:r>
              <w:t>2019/6/16</w:t>
            </w:r>
          </w:p>
        </w:tc>
      </w:tr>
      <w:tr w:rsidR="00B16890" w14:paraId="73FC90FE" w14:textId="77777777" w:rsidTr="00B16890">
        <w:trPr>
          <w:trHeight w:hRule="exact" w:val="479"/>
        </w:trPr>
        <w:tc>
          <w:tcPr>
            <w:tcW w:w="4114" w:type="dxa"/>
          </w:tcPr>
          <w:p w14:paraId="7FFACEBD" w14:textId="77777777" w:rsidR="00B16890" w:rsidRDefault="00B16890" w:rsidP="00B16890">
            <w:pPr>
              <w:pStyle w:val="TableParagraph"/>
            </w:pPr>
            <w:proofErr w:type="spellStart"/>
            <w:r>
              <w:lastRenderedPageBreak/>
              <w:t>参与者</w:t>
            </w:r>
            <w:proofErr w:type="spellEnd"/>
          </w:p>
        </w:tc>
        <w:tc>
          <w:tcPr>
            <w:tcW w:w="4184" w:type="dxa"/>
          </w:tcPr>
          <w:p w14:paraId="53DA2CFC" w14:textId="77777777" w:rsidR="00B16890" w:rsidRDefault="00B16890" w:rsidP="00B16890">
            <w:pPr>
              <w:pStyle w:val="TableParagraph"/>
            </w:pPr>
            <w:proofErr w:type="spellStart"/>
            <w:r>
              <w:t>管理员</w:t>
            </w:r>
            <w:proofErr w:type="spellEnd"/>
          </w:p>
        </w:tc>
      </w:tr>
      <w:tr w:rsidR="00B16890" w14:paraId="112D3B92" w14:textId="77777777" w:rsidTr="00B16890">
        <w:trPr>
          <w:trHeight w:hRule="exact" w:val="479"/>
        </w:trPr>
        <w:tc>
          <w:tcPr>
            <w:tcW w:w="4114" w:type="dxa"/>
            <w:shd w:val="clear" w:color="auto" w:fill="D9E1F3"/>
          </w:tcPr>
          <w:p w14:paraId="3B534B1F" w14:textId="77777777" w:rsidR="00B16890" w:rsidRDefault="00B16890" w:rsidP="00B16890">
            <w:pPr>
              <w:pStyle w:val="TableParagraph"/>
              <w:spacing w:before="56"/>
            </w:pPr>
            <w:proofErr w:type="spellStart"/>
            <w:r>
              <w:t>描述</w:t>
            </w:r>
            <w:proofErr w:type="spellEnd"/>
          </w:p>
        </w:tc>
        <w:tc>
          <w:tcPr>
            <w:tcW w:w="4184" w:type="dxa"/>
            <w:shd w:val="clear" w:color="auto" w:fill="D9E1F3"/>
          </w:tcPr>
          <w:p w14:paraId="0575BF01" w14:textId="77777777" w:rsidR="00B16890" w:rsidRDefault="00B16890" w:rsidP="00B16890">
            <w:pPr>
              <w:pStyle w:val="TableParagraph"/>
              <w:spacing w:before="56"/>
              <w:rPr>
                <w:lang w:eastAsia="zh-CN"/>
              </w:rPr>
            </w:pPr>
            <w:r>
              <w:rPr>
                <w:lang w:eastAsia="zh-CN"/>
              </w:rPr>
              <w:t>管理员在管理员界面</w:t>
            </w:r>
            <w:proofErr w:type="gramStart"/>
            <w:r>
              <w:rPr>
                <w:lang w:eastAsia="zh-CN"/>
              </w:rPr>
              <w:t>点击审批</w:t>
            </w:r>
            <w:proofErr w:type="gramEnd"/>
            <w:r>
              <w:rPr>
                <w:lang w:eastAsia="zh-CN"/>
              </w:rPr>
              <w:t>事务</w:t>
            </w:r>
          </w:p>
        </w:tc>
      </w:tr>
      <w:tr w:rsidR="00B16890" w14:paraId="04BB105B" w14:textId="77777777" w:rsidTr="00B16890">
        <w:trPr>
          <w:trHeight w:hRule="exact" w:val="478"/>
        </w:trPr>
        <w:tc>
          <w:tcPr>
            <w:tcW w:w="4114" w:type="dxa"/>
          </w:tcPr>
          <w:p w14:paraId="0F52F7FB" w14:textId="77777777" w:rsidR="00B16890" w:rsidRDefault="00B16890" w:rsidP="00B16890">
            <w:pPr>
              <w:pStyle w:val="TableParagraph"/>
            </w:pPr>
            <w:proofErr w:type="spellStart"/>
            <w:r>
              <w:t>前置条件</w:t>
            </w:r>
            <w:proofErr w:type="spellEnd"/>
          </w:p>
        </w:tc>
        <w:tc>
          <w:tcPr>
            <w:tcW w:w="4184" w:type="dxa"/>
          </w:tcPr>
          <w:p w14:paraId="7D00048A" w14:textId="77777777" w:rsidR="00B16890" w:rsidRDefault="00B16890" w:rsidP="00B16890">
            <w:pPr>
              <w:pStyle w:val="TableParagraph"/>
            </w:pPr>
            <w:proofErr w:type="spellStart"/>
            <w:r>
              <w:t>管理员账号登录成功</w:t>
            </w:r>
            <w:proofErr w:type="spellEnd"/>
          </w:p>
        </w:tc>
      </w:tr>
      <w:tr w:rsidR="00B16890" w14:paraId="4C455082" w14:textId="77777777" w:rsidTr="00B16890">
        <w:trPr>
          <w:trHeight w:hRule="exact" w:val="478"/>
        </w:trPr>
        <w:tc>
          <w:tcPr>
            <w:tcW w:w="4114" w:type="dxa"/>
            <w:shd w:val="clear" w:color="auto" w:fill="D9E1F3"/>
          </w:tcPr>
          <w:p w14:paraId="176F2E08" w14:textId="77777777" w:rsidR="00B16890" w:rsidRDefault="00B16890" w:rsidP="00B16890">
            <w:pPr>
              <w:pStyle w:val="TableParagraph"/>
            </w:pPr>
            <w:proofErr w:type="spellStart"/>
            <w:r>
              <w:t>后置条件</w:t>
            </w:r>
            <w:proofErr w:type="spellEnd"/>
          </w:p>
        </w:tc>
        <w:tc>
          <w:tcPr>
            <w:tcW w:w="4184" w:type="dxa"/>
            <w:shd w:val="clear" w:color="auto" w:fill="D9E1F3"/>
          </w:tcPr>
          <w:p w14:paraId="1F459A83" w14:textId="77777777" w:rsidR="00B16890" w:rsidRDefault="00B16890" w:rsidP="00B16890">
            <w:pPr>
              <w:pStyle w:val="TableParagraph"/>
              <w:rPr>
                <w:lang w:eastAsia="zh-CN"/>
              </w:rPr>
            </w:pPr>
            <w:r>
              <w:rPr>
                <w:lang w:eastAsia="zh-CN"/>
              </w:rPr>
              <w:t>更新数据库中信息，事件存入日志</w:t>
            </w:r>
          </w:p>
        </w:tc>
      </w:tr>
      <w:tr w:rsidR="00B16890" w14:paraId="0A452B39" w14:textId="77777777" w:rsidTr="00B16890">
        <w:trPr>
          <w:trHeight w:hRule="exact" w:val="1414"/>
        </w:trPr>
        <w:tc>
          <w:tcPr>
            <w:tcW w:w="4114" w:type="dxa"/>
          </w:tcPr>
          <w:p w14:paraId="1A2E588E" w14:textId="77777777" w:rsidR="00B16890" w:rsidRDefault="00B16890" w:rsidP="00B16890">
            <w:pPr>
              <w:pStyle w:val="TableParagraph"/>
            </w:pPr>
            <w:proofErr w:type="spellStart"/>
            <w:r>
              <w:t>主干过程</w:t>
            </w:r>
            <w:proofErr w:type="spellEnd"/>
          </w:p>
        </w:tc>
        <w:tc>
          <w:tcPr>
            <w:tcW w:w="4184" w:type="dxa"/>
          </w:tcPr>
          <w:p w14:paraId="7F080471" w14:textId="77777777" w:rsidR="00B16890" w:rsidRDefault="00B16890" w:rsidP="00B16890">
            <w:pPr>
              <w:pStyle w:val="TableParagraph"/>
              <w:numPr>
                <w:ilvl w:val="0"/>
                <w:numId w:val="57"/>
              </w:numPr>
              <w:tabs>
                <w:tab w:val="left" w:pos="382"/>
              </w:tabs>
              <w:ind w:firstLine="0"/>
            </w:pPr>
            <w:proofErr w:type="spellStart"/>
            <w:r>
              <w:t>点击审批事务</w:t>
            </w:r>
            <w:proofErr w:type="spellEnd"/>
          </w:p>
          <w:p w14:paraId="719F607A" w14:textId="77777777" w:rsidR="00B16890" w:rsidRDefault="00B16890" w:rsidP="00B16890">
            <w:pPr>
              <w:pStyle w:val="TableParagraph"/>
              <w:numPr>
                <w:ilvl w:val="0"/>
                <w:numId w:val="57"/>
              </w:numPr>
              <w:tabs>
                <w:tab w:val="left" w:pos="382"/>
              </w:tabs>
              <w:spacing w:before="152" w:line="355" w:lineRule="auto"/>
              <w:ind w:right="100" w:firstLine="0"/>
              <w:rPr>
                <w:lang w:eastAsia="zh-CN"/>
              </w:rPr>
            </w:pPr>
            <w:r>
              <w:rPr>
                <w:lang w:eastAsia="zh-CN"/>
              </w:rPr>
              <w:t>选</w:t>
            </w:r>
            <w:r>
              <w:rPr>
                <w:spacing w:val="-3"/>
                <w:lang w:eastAsia="zh-CN"/>
              </w:rPr>
              <w:t>择</w:t>
            </w:r>
            <w:r>
              <w:rPr>
                <w:lang w:eastAsia="zh-CN"/>
              </w:rPr>
              <w:t>特定</w:t>
            </w:r>
            <w:r>
              <w:rPr>
                <w:spacing w:val="-3"/>
                <w:lang w:eastAsia="zh-CN"/>
              </w:rPr>
              <w:t>事</w:t>
            </w:r>
            <w:r>
              <w:rPr>
                <w:lang w:eastAsia="zh-CN"/>
              </w:rPr>
              <w:t>务</w:t>
            </w:r>
            <w:r>
              <w:rPr>
                <w:spacing w:val="-27"/>
                <w:lang w:eastAsia="zh-CN"/>
              </w:rPr>
              <w:t>，</w:t>
            </w:r>
            <w:r>
              <w:rPr>
                <w:lang w:eastAsia="zh-CN"/>
              </w:rPr>
              <w:t>点击</w:t>
            </w:r>
            <w:r>
              <w:rPr>
                <w:spacing w:val="-3"/>
                <w:lang w:eastAsia="zh-CN"/>
              </w:rPr>
              <w:t>通</w:t>
            </w:r>
            <w:r>
              <w:rPr>
                <w:lang w:eastAsia="zh-CN"/>
              </w:rPr>
              <w:t>过或不</w:t>
            </w:r>
            <w:r>
              <w:rPr>
                <w:spacing w:val="-3"/>
                <w:lang w:eastAsia="zh-CN"/>
              </w:rPr>
              <w:t>通</w:t>
            </w:r>
            <w:r>
              <w:rPr>
                <w:lang w:eastAsia="zh-CN"/>
              </w:rPr>
              <w:t>过</w:t>
            </w:r>
            <w:r>
              <w:rPr>
                <w:spacing w:val="-27"/>
                <w:lang w:eastAsia="zh-CN"/>
              </w:rPr>
              <w:t>，</w:t>
            </w:r>
            <w:r>
              <w:rPr>
                <w:lang w:eastAsia="zh-CN"/>
              </w:rPr>
              <w:t>并确认</w:t>
            </w:r>
          </w:p>
        </w:tc>
      </w:tr>
      <w:tr w:rsidR="00B16890" w14:paraId="6F3B210F" w14:textId="77777777" w:rsidTr="00B16890">
        <w:trPr>
          <w:trHeight w:hRule="exact" w:val="1414"/>
        </w:trPr>
        <w:tc>
          <w:tcPr>
            <w:tcW w:w="4114" w:type="dxa"/>
            <w:shd w:val="clear" w:color="auto" w:fill="D9E1F3"/>
          </w:tcPr>
          <w:p w14:paraId="1A97E9C6" w14:textId="77777777" w:rsidR="00B16890" w:rsidRDefault="00B16890" w:rsidP="00B16890">
            <w:pPr>
              <w:pStyle w:val="TableParagraph"/>
            </w:pPr>
            <w:proofErr w:type="spellStart"/>
            <w:r>
              <w:t>分支过程</w:t>
            </w:r>
            <w:proofErr w:type="spellEnd"/>
          </w:p>
        </w:tc>
        <w:tc>
          <w:tcPr>
            <w:tcW w:w="4184" w:type="dxa"/>
            <w:shd w:val="clear" w:color="auto" w:fill="D9E1F3"/>
          </w:tcPr>
          <w:p w14:paraId="50F01005" w14:textId="77777777" w:rsidR="00B16890" w:rsidRDefault="00B16890" w:rsidP="00B16890">
            <w:pPr>
              <w:pStyle w:val="TableParagraph"/>
            </w:pPr>
            <w:r>
              <w:t>1.1.进入审批事务界面</w:t>
            </w:r>
          </w:p>
          <w:p w14:paraId="24A36769" w14:textId="77777777" w:rsidR="00B16890" w:rsidRDefault="00B16890" w:rsidP="00B16890">
            <w:pPr>
              <w:pStyle w:val="TableParagraph"/>
              <w:numPr>
                <w:ilvl w:val="1"/>
                <w:numId w:val="58"/>
              </w:numPr>
              <w:tabs>
                <w:tab w:val="left" w:pos="550"/>
              </w:tabs>
              <w:spacing w:before="152"/>
              <w:ind w:hanging="446"/>
              <w:rPr>
                <w:lang w:eastAsia="zh-CN"/>
              </w:rPr>
            </w:pPr>
            <w:r>
              <w:rPr>
                <w:lang w:eastAsia="zh-CN"/>
              </w:rPr>
              <w:t>审批成功返回事务审批界面</w:t>
            </w:r>
          </w:p>
          <w:p w14:paraId="2BC2E796" w14:textId="77777777" w:rsidR="00B16890" w:rsidRDefault="00B16890" w:rsidP="00B16890">
            <w:pPr>
              <w:pStyle w:val="TableParagraph"/>
              <w:numPr>
                <w:ilvl w:val="1"/>
                <w:numId w:val="58"/>
              </w:numPr>
              <w:tabs>
                <w:tab w:val="left" w:pos="550"/>
              </w:tabs>
              <w:spacing w:before="152"/>
              <w:ind w:hanging="446"/>
              <w:rPr>
                <w:lang w:eastAsia="zh-CN"/>
              </w:rPr>
            </w:pPr>
            <w:r>
              <w:rPr>
                <w:lang w:eastAsia="zh-CN"/>
              </w:rPr>
              <w:t>审批失败，重新审批事务</w:t>
            </w:r>
          </w:p>
        </w:tc>
      </w:tr>
      <w:tr w:rsidR="00B16890" w14:paraId="46760E15" w14:textId="77777777" w:rsidTr="00B16890">
        <w:trPr>
          <w:trHeight w:hRule="exact" w:val="479"/>
        </w:trPr>
        <w:tc>
          <w:tcPr>
            <w:tcW w:w="4114" w:type="dxa"/>
          </w:tcPr>
          <w:p w14:paraId="4A7025CC" w14:textId="77777777" w:rsidR="00B16890" w:rsidRDefault="00B16890" w:rsidP="00B16890">
            <w:pPr>
              <w:pStyle w:val="TableParagraph"/>
            </w:pPr>
            <w:proofErr w:type="spellStart"/>
            <w:r>
              <w:t>异常</w:t>
            </w:r>
            <w:proofErr w:type="spellEnd"/>
          </w:p>
        </w:tc>
        <w:tc>
          <w:tcPr>
            <w:tcW w:w="4184" w:type="dxa"/>
          </w:tcPr>
          <w:p w14:paraId="4B66EBEF" w14:textId="77777777" w:rsidR="00B16890" w:rsidRDefault="00B16890" w:rsidP="00B16890">
            <w:pPr>
              <w:pStyle w:val="TableParagraph"/>
            </w:pPr>
            <w:r>
              <w:t>无</w:t>
            </w:r>
          </w:p>
        </w:tc>
      </w:tr>
      <w:tr w:rsidR="00B16890" w14:paraId="1FBCB7E3" w14:textId="77777777" w:rsidTr="00B16890">
        <w:trPr>
          <w:trHeight w:hRule="exact" w:val="479"/>
        </w:trPr>
        <w:tc>
          <w:tcPr>
            <w:tcW w:w="4114" w:type="dxa"/>
            <w:shd w:val="clear" w:color="auto" w:fill="D9E1F3"/>
          </w:tcPr>
          <w:p w14:paraId="3A0728CD" w14:textId="77777777" w:rsidR="00B16890" w:rsidRDefault="00B16890" w:rsidP="00B16890">
            <w:pPr>
              <w:pStyle w:val="TableParagraph"/>
              <w:spacing w:before="56"/>
            </w:pPr>
            <w:proofErr w:type="spellStart"/>
            <w:r>
              <w:t>包含</w:t>
            </w:r>
            <w:proofErr w:type="spellEnd"/>
          </w:p>
        </w:tc>
        <w:tc>
          <w:tcPr>
            <w:tcW w:w="4184" w:type="dxa"/>
            <w:shd w:val="clear" w:color="auto" w:fill="D9E1F3"/>
          </w:tcPr>
          <w:p w14:paraId="3FB50CE6" w14:textId="77777777" w:rsidR="00B16890" w:rsidRDefault="00B16890" w:rsidP="00B16890">
            <w:pPr>
              <w:pStyle w:val="TableParagraph"/>
              <w:spacing w:before="56"/>
            </w:pPr>
            <w:r>
              <w:t>无</w:t>
            </w:r>
          </w:p>
        </w:tc>
      </w:tr>
      <w:tr w:rsidR="00B16890" w14:paraId="504E62F6" w14:textId="77777777" w:rsidTr="00B16890">
        <w:trPr>
          <w:trHeight w:hRule="exact" w:val="478"/>
        </w:trPr>
        <w:tc>
          <w:tcPr>
            <w:tcW w:w="4114" w:type="dxa"/>
          </w:tcPr>
          <w:p w14:paraId="25E73B42" w14:textId="77777777" w:rsidR="00B16890" w:rsidRDefault="00B16890" w:rsidP="00B16890">
            <w:pPr>
              <w:pStyle w:val="TableParagraph"/>
            </w:pPr>
            <w:proofErr w:type="spellStart"/>
            <w:r>
              <w:t>优先级</w:t>
            </w:r>
            <w:proofErr w:type="spellEnd"/>
          </w:p>
        </w:tc>
        <w:tc>
          <w:tcPr>
            <w:tcW w:w="4184" w:type="dxa"/>
          </w:tcPr>
          <w:p w14:paraId="32D92ADE" w14:textId="77777777" w:rsidR="00B16890" w:rsidRDefault="00B16890" w:rsidP="00B16890">
            <w:pPr>
              <w:pStyle w:val="TableParagraph"/>
            </w:pPr>
            <w:r>
              <w:t>低</w:t>
            </w:r>
          </w:p>
        </w:tc>
      </w:tr>
      <w:tr w:rsidR="00B16890" w14:paraId="72F41CBB" w14:textId="77777777" w:rsidTr="00B16890">
        <w:trPr>
          <w:trHeight w:hRule="exact" w:val="478"/>
        </w:trPr>
        <w:tc>
          <w:tcPr>
            <w:tcW w:w="4114" w:type="dxa"/>
            <w:shd w:val="clear" w:color="auto" w:fill="D9E1F3"/>
          </w:tcPr>
          <w:p w14:paraId="6A3748D0" w14:textId="77777777" w:rsidR="00B16890" w:rsidRDefault="00B16890" w:rsidP="00B16890">
            <w:pPr>
              <w:pStyle w:val="TableParagraph"/>
            </w:pPr>
            <w:proofErr w:type="spellStart"/>
            <w:r>
              <w:t>使用频率</w:t>
            </w:r>
            <w:proofErr w:type="spellEnd"/>
          </w:p>
        </w:tc>
        <w:tc>
          <w:tcPr>
            <w:tcW w:w="4184" w:type="dxa"/>
            <w:shd w:val="clear" w:color="auto" w:fill="D9E1F3"/>
          </w:tcPr>
          <w:p w14:paraId="65F13E69" w14:textId="77777777" w:rsidR="00B16890" w:rsidRDefault="00B16890" w:rsidP="00B16890">
            <w:pPr>
              <w:pStyle w:val="TableParagraph"/>
            </w:pPr>
            <w:r>
              <w:rPr>
                <w:rFonts w:hint="eastAsia"/>
                <w:lang w:eastAsia="zh-CN"/>
              </w:rPr>
              <w:t>每年二百次每人</w:t>
            </w:r>
          </w:p>
        </w:tc>
      </w:tr>
      <w:tr w:rsidR="00B16890" w14:paraId="4C7DC98D" w14:textId="77777777" w:rsidTr="00B16890">
        <w:trPr>
          <w:trHeight w:hRule="exact" w:val="478"/>
        </w:trPr>
        <w:tc>
          <w:tcPr>
            <w:tcW w:w="4114" w:type="dxa"/>
          </w:tcPr>
          <w:p w14:paraId="19FF22EE" w14:textId="77777777" w:rsidR="00B16890" w:rsidRDefault="00B16890" w:rsidP="00B16890">
            <w:pPr>
              <w:pStyle w:val="TableParagraph"/>
            </w:pPr>
            <w:proofErr w:type="spellStart"/>
            <w:r>
              <w:t>业务规则</w:t>
            </w:r>
            <w:proofErr w:type="spellEnd"/>
          </w:p>
        </w:tc>
        <w:tc>
          <w:tcPr>
            <w:tcW w:w="4184" w:type="dxa"/>
          </w:tcPr>
          <w:p w14:paraId="6BEBB4A3" w14:textId="77777777" w:rsidR="00B16890" w:rsidRDefault="00B16890" w:rsidP="00B16890">
            <w:pPr>
              <w:pStyle w:val="TableParagraph"/>
              <w:keepNext/>
              <w:spacing w:before="56"/>
              <w:rPr>
                <w:lang w:eastAsia="zh-CN"/>
              </w:rPr>
            </w:pPr>
            <w:r>
              <w:rPr>
                <w:rFonts w:hint="eastAsia"/>
                <w:lang w:eastAsia="zh-CN"/>
              </w:rPr>
              <w:t>无</w:t>
            </w:r>
          </w:p>
        </w:tc>
      </w:tr>
    </w:tbl>
    <w:p w14:paraId="10A9F546" w14:textId="77777777" w:rsidR="00B16890" w:rsidRDefault="00B16890" w:rsidP="00B16890">
      <w:pPr>
        <w:spacing w:line="360" w:lineRule="auto"/>
        <w:rPr>
          <w:rFonts w:ascii="宋体" w:hAnsi="宋体" w:cs="宋体"/>
          <w:sz w:val="24"/>
        </w:rPr>
      </w:pPr>
    </w:p>
    <w:p w14:paraId="63334A1B" w14:textId="77777777" w:rsidR="00B16890" w:rsidRDefault="00B16890" w:rsidP="00B16890">
      <w:pPr>
        <w:spacing w:line="360" w:lineRule="auto"/>
        <w:rPr>
          <w:rFonts w:ascii="宋体" w:hAnsi="宋体" w:cs="宋体" w:hint="eastAsia"/>
          <w:sz w:val="24"/>
        </w:rPr>
      </w:pPr>
    </w:p>
    <w:p w14:paraId="41AED92E"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B16890" w14:paraId="0424215E" w14:textId="77777777" w:rsidTr="00B16890">
        <w:trPr>
          <w:trHeight w:hRule="exact" w:val="484"/>
        </w:trPr>
        <w:tc>
          <w:tcPr>
            <w:tcW w:w="4119" w:type="dxa"/>
            <w:tcBorders>
              <w:top w:val="nil"/>
              <w:left w:val="nil"/>
              <w:bottom w:val="single" w:sz="4" w:space="0" w:color="FFFFFF"/>
              <w:right w:val="nil"/>
            </w:tcBorders>
            <w:shd w:val="clear" w:color="auto" w:fill="4471C4"/>
          </w:tcPr>
          <w:p w14:paraId="6BCE9EB6" w14:textId="77777777" w:rsidR="00B16890" w:rsidRDefault="00B16890" w:rsidP="00B16890">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79" w:type="dxa"/>
            <w:tcBorders>
              <w:top w:val="nil"/>
              <w:left w:val="nil"/>
              <w:bottom w:val="single" w:sz="4" w:space="0" w:color="FFFFFF"/>
              <w:right w:val="nil"/>
            </w:tcBorders>
            <w:shd w:val="clear" w:color="auto" w:fill="4471C4"/>
          </w:tcPr>
          <w:p w14:paraId="70ABA69F" w14:textId="77777777" w:rsidR="00B16890" w:rsidRDefault="00B16890" w:rsidP="00B16890">
            <w:pPr>
              <w:pStyle w:val="TableParagraph"/>
              <w:spacing w:before="109"/>
              <w:ind w:left="108"/>
              <w:rPr>
                <w:b/>
              </w:rPr>
            </w:pPr>
            <w:r>
              <w:rPr>
                <w:b/>
                <w:color w:val="FFFFFF"/>
              </w:rPr>
              <w:t>UC_Administrator_20</w:t>
            </w:r>
          </w:p>
        </w:tc>
      </w:tr>
      <w:tr w:rsidR="00B16890" w14:paraId="0BE3C5D9" w14:textId="77777777" w:rsidTr="00B16890">
        <w:trPr>
          <w:trHeight w:hRule="exact" w:val="479"/>
        </w:trPr>
        <w:tc>
          <w:tcPr>
            <w:tcW w:w="4119" w:type="dxa"/>
            <w:tcBorders>
              <w:top w:val="single" w:sz="4" w:space="0" w:color="FFFFFF"/>
            </w:tcBorders>
            <w:shd w:val="clear" w:color="auto" w:fill="D9E1F3"/>
          </w:tcPr>
          <w:p w14:paraId="7920D382" w14:textId="77777777" w:rsidR="00B16890" w:rsidRDefault="00B16890" w:rsidP="00B16890">
            <w:pPr>
              <w:pStyle w:val="TableParagraph"/>
            </w:pPr>
            <w:proofErr w:type="spellStart"/>
            <w:r>
              <w:t>用例名称</w:t>
            </w:r>
            <w:proofErr w:type="spellEnd"/>
          </w:p>
        </w:tc>
        <w:tc>
          <w:tcPr>
            <w:tcW w:w="4179" w:type="dxa"/>
            <w:tcBorders>
              <w:top w:val="single" w:sz="4" w:space="0" w:color="FFFFFF"/>
            </w:tcBorders>
            <w:shd w:val="clear" w:color="auto" w:fill="D9E1F3"/>
          </w:tcPr>
          <w:p w14:paraId="7B5F238D" w14:textId="77777777" w:rsidR="00B16890" w:rsidRDefault="00B16890" w:rsidP="00B16890">
            <w:pPr>
              <w:pStyle w:val="TableParagraph"/>
            </w:pPr>
            <w:proofErr w:type="spellStart"/>
            <w:r>
              <w:t>论坛管理</w:t>
            </w:r>
            <w:proofErr w:type="spellEnd"/>
          </w:p>
        </w:tc>
      </w:tr>
      <w:tr w:rsidR="00B16890" w14:paraId="4CE55555" w14:textId="77777777" w:rsidTr="00B16890">
        <w:trPr>
          <w:trHeight w:hRule="exact" w:val="478"/>
        </w:trPr>
        <w:tc>
          <w:tcPr>
            <w:tcW w:w="4119" w:type="dxa"/>
          </w:tcPr>
          <w:p w14:paraId="3C29BF6B" w14:textId="77777777" w:rsidR="00B16890" w:rsidRDefault="00B16890" w:rsidP="00B16890">
            <w:pPr>
              <w:pStyle w:val="TableParagraph"/>
            </w:pPr>
            <w:proofErr w:type="spellStart"/>
            <w:r>
              <w:t>创建者</w:t>
            </w:r>
            <w:proofErr w:type="spellEnd"/>
          </w:p>
        </w:tc>
        <w:tc>
          <w:tcPr>
            <w:tcW w:w="4179" w:type="dxa"/>
          </w:tcPr>
          <w:p w14:paraId="28A13E72" w14:textId="2F1F93FA" w:rsidR="00B16890" w:rsidRDefault="002C0317" w:rsidP="00B16890">
            <w:pPr>
              <w:pStyle w:val="TableParagraph"/>
            </w:pPr>
            <w:proofErr w:type="spellStart"/>
            <w:r>
              <w:t>霸天虎</w:t>
            </w:r>
            <w:proofErr w:type="spellEnd"/>
          </w:p>
        </w:tc>
      </w:tr>
      <w:tr w:rsidR="00B16890" w14:paraId="4DD8D77E" w14:textId="77777777" w:rsidTr="00B16890">
        <w:trPr>
          <w:trHeight w:hRule="exact" w:val="478"/>
        </w:trPr>
        <w:tc>
          <w:tcPr>
            <w:tcW w:w="4119" w:type="dxa"/>
            <w:shd w:val="clear" w:color="auto" w:fill="D9E1F3"/>
          </w:tcPr>
          <w:p w14:paraId="15078762" w14:textId="77777777" w:rsidR="00B16890" w:rsidRDefault="00B16890" w:rsidP="00B16890">
            <w:pPr>
              <w:pStyle w:val="TableParagraph"/>
            </w:pPr>
            <w:proofErr w:type="spellStart"/>
            <w:r>
              <w:t>最后更新者</w:t>
            </w:r>
            <w:proofErr w:type="spellEnd"/>
          </w:p>
        </w:tc>
        <w:tc>
          <w:tcPr>
            <w:tcW w:w="4179" w:type="dxa"/>
            <w:shd w:val="clear" w:color="auto" w:fill="D9E1F3"/>
          </w:tcPr>
          <w:p w14:paraId="5CE1647C" w14:textId="6D9F2298" w:rsidR="00B16890" w:rsidRDefault="002C0317" w:rsidP="00B16890">
            <w:pPr>
              <w:pStyle w:val="TableParagraph"/>
            </w:pPr>
            <w:proofErr w:type="spellStart"/>
            <w:r>
              <w:t>霸天虎</w:t>
            </w:r>
            <w:proofErr w:type="spellEnd"/>
          </w:p>
        </w:tc>
      </w:tr>
      <w:tr w:rsidR="00B16890" w14:paraId="03BD89CC" w14:textId="77777777" w:rsidTr="00B16890">
        <w:trPr>
          <w:trHeight w:hRule="exact" w:val="478"/>
        </w:trPr>
        <w:tc>
          <w:tcPr>
            <w:tcW w:w="4119" w:type="dxa"/>
          </w:tcPr>
          <w:p w14:paraId="12CFCC93" w14:textId="77777777" w:rsidR="00B16890" w:rsidRDefault="00B16890" w:rsidP="00B16890">
            <w:pPr>
              <w:pStyle w:val="TableParagraph"/>
            </w:pPr>
            <w:proofErr w:type="spellStart"/>
            <w:r>
              <w:t>创建日期</w:t>
            </w:r>
            <w:proofErr w:type="spellEnd"/>
          </w:p>
        </w:tc>
        <w:tc>
          <w:tcPr>
            <w:tcW w:w="4179" w:type="dxa"/>
          </w:tcPr>
          <w:p w14:paraId="48E7E809" w14:textId="1DA80112" w:rsidR="00B16890" w:rsidRDefault="002C0317" w:rsidP="00B16890">
            <w:pPr>
              <w:pStyle w:val="TableParagraph"/>
              <w:spacing w:before="100"/>
            </w:pPr>
            <w:r>
              <w:t>2019/6/16</w:t>
            </w:r>
          </w:p>
        </w:tc>
      </w:tr>
      <w:tr w:rsidR="00B16890" w14:paraId="3F8FEAE4" w14:textId="77777777" w:rsidTr="00B16890">
        <w:trPr>
          <w:trHeight w:hRule="exact" w:val="478"/>
        </w:trPr>
        <w:tc>
          <w:tcPr>
            <w:tcW w:w="4119" w:type="dxa"/>
            <w:shd w:val="clear" w:color="auto" w:fill="D9E1F3"/>
          </w:tcPr>
          <w:p w14:paraId="195C1980" w14:textId="77777777" w:rsidR="00B16890" w:rsidRDefault="00B16890" w:rsidP="00B16890">
            <w:pPr>
              <w:pStyle w:val="TableParagraph"/>
            </w:pPr>
            <w:proofErr w:type="spellStart"/>
            <w:r>
              <w:t>修改日期</w:t>
            </w:r>
            <w:proofErr w:type="spellEnd"/>
          </w:p>
        </w:tc>
        <w:tc>
          <w:tcPr>
            <w:tcW w:w="4179" w:type="dxa"/>
            <w:shd w:val="clear" w:color="auto" w:fill="D9E1F3"/>
          </w:tcPr>
          <w:p w14:paraId="7D4AF46D" w14:textId="4A2459FA" w:rsidR="00B16890" w:rsidRDefault="002C0317" w:rsidP="00B16890">
            <w:pPr>
              <w:pStyle w:val="TableParagraph"/>
              <w:spacing w:before="100"/>
            </w:pPr>
            <w:r>
              <w:t>2019/6/16</w:t>
            </w:r>
          </w:p>
        </w:tc>
      </w:tr>
      <w:tr w:rsidR="00B16890" w14:paraId="7EC9EC40" w14:textId="77777777" w:rsidTr="00B16890">
        <w:trPr>
          <w:trHeight w:hRule="exact" w:val="479"/>
        </w:trPr>
        <w:tc>
          <w:tcPr>
            <w:tcW w:w="4119" w:type="dxa"/>
          </w:tcPr>
          <w:p w14:paraId="0F32F8E2" w14:textId="77777777" w:rsidR="00B16890" w:rsidRDefault="00B16890" w:rsidP="00B16890">
            <w:pPr>
              <w:pStyle w:val="TableParagraph"/>
            </w:pPr>
            <w:proofErr w:type="spellStart"/>
            <w:r>
              <w:t>参与者</w:t>
            </w:r>
            <w:proofErr w:type="spellEnd"/>
          </w:p>
        </w:tc>
        <w:tc>
          <w:tcPr>
            <w:tcW w:w="4179" w:type="dxa"/>
          </w:tcPr>
          <w:p w14:paraId="3182B797" w14:textId="77777777" w:rsidR="00B16890" w:rsidRDefault="00B16890" w:rsidP="00B16890">
            <w:pPr>
              <w:pStyle w:val="TableParagraph"/>
            </w:pPr>
            <w:proofErr w:type="spellStart"/>
            <w:r>
              <w:t>管理员</w:t>
            </w:r>
            <w:proofErr w:type="spellEnd"/>
          </w:p>
        </w:tc>
      </w:tr>
      <w:tr w:rsidR="00B16890" w14:paraId="52389E87" w14:textId="77777777" w:rsidTr="00B16890">
        <w:trPr>
          <w:trHeight w:hRule="exact" w:val="479"/>
        </w:trPr>
        <w:tc>
          <w:tcPr>
            <w:tcW w:w="4119" w:type="dxa"/>
            <w:shd w:val="clear" w:color="auto" w:fill="D9E1F3"/>
          </w:tcPr>
          <w:p w14:paraId="23794FA2" w14:textId="77777777" w:rsidR="00B16890" w:rsidRDefault="00B16890" w:rsidP="00B16890">
            <w:pPr>
              <w:pStyle w:val="TableParagraph"/>
              <w:spacing w:before="56"/>
            </w:pPr>
            <w:proofErr w:type="spellStart"/>
            <w:r>
              <w:t>描述</w:t>
            </w:r>
            <w:proofErr w:type="spellEnd"/>
          </w:p>
        </w:tc>
        <w:tc>
          <w:tcPr>
            <w:tcW w:w="4179" w:type="dxa"/>
            <w:shd w:val="clear" w:color="auto" w:fill="D9E1F3"/>
          </w:tcPr>
          <w:p w14:paraId="7FF0C168" w14:textId="77777777" w:rsidR="00B16890" w:rsidRDefault="00B16890" w:rsidP="00B16890">
            <w:pPr>
              <w:pStyle w:val="TableParagraph"/>
              <w:spacing w:before="56"/>
              <w:rPr>
                <w:lang w:eastAsia="zh-CN"/>
              </w:rPr>
            </w:pPr>
            <w:r>
              <w:rPr>
                <w:lang w:eastAsia="zh-CN"/>
              </w:rPr>
              <w:t>管理员在管理员界面点击论坛管理</w:t>
            </w:r>
          </w:p>
        </w:tc>
      </w:tr>
      <w:tr w:rsidR="00B16890" w14:paraId="6AFCE6F2" w14:textId="77777777" w:rsidTr="00B16890">
        <w:trPr>
          <w:trHeight w:hRule="exact" w:val="478"/>
        </w:trPr>
        <w:tc>
          <w:tcPr>
            <w:tcW w:w="4119" w:type="dxa"/>
          </w:tcPr>
          <w:p w14:paraId="612682AC" w14:textId="77777777" w:rsidR="00B16890" w:rsidRDefault="00B16890" w:rsidP="00B16890">
            <w:pPr>
              <w:pStyle w:val="TableParagraph"/>
            </w:pPr>
            <w:proofErr w:type="spellStart"/>
            <w:r>
              <w:t>前置条件</w:t>
            </w:r>
            <w:proofErr w:type="spellEnd"/>
          </w:p>
        </w:tc>
        <w:tc>
          <w:tcPr>
            <w:tcW w:w="4179" w:type="dxa"/>
          </w:tcPr>
          <w:p w14:paraId="1D6FF453" w14:textId="77777777" w:rsidR="00B16890" w:rsidRDefault="00B16890" w:rsidP="00B16890">
            <w:pPr>
              <w:pStyle w:val="TableParagraph"/>
            </w:pPr>
            <w:proofErr w:type="spellStart"/>
            <w:r>
              <w:t>管理员账号登录成功</w:t>
            </w:r>
            <w:proofErr w:type="spellEnd"/>
          </w:p>
        </w:tc>
      </w:tr>
      <w:tr w:rsidR="00B16890" w14:paraId="6160DE80" w14:textId="77777777" w:rsidTr="00B16890">
        <w:trPr>
          <w:trHeight w:hRule="exact" w:val="478"/>
        </w:trPr>
        <w:tc>
          <w:tcPr>
            <w:tcW w:w="4119" w:type="dxa"/>
            <w:shd w:val="clear" w:color="auto" w:fill="D9E1F3"/>
          </w:tcPr>
          <w:p w14:paraId="0334C71B" w14:textId="77777777" w:rsidR="00B16890" w:rsidRDefault="00B16890" w:rsidP="00B16890">
            <w:pPr>
              <w:pStyle w:val="TableParagraph"/>
            </w:pPr>
            <w:proofErr w:type="spellStart"/>
            <w:r>
              <w:t>后置条件</w:t>
            </w:r>
            <w:proofErr w:type="spellEnd"/>
          </w:p>
        </w:tc>
        <w:tc>
          <w:tcPr>
            <w:tcW w:w="4179" w:type="dxa"/>
            <w:shd w:val="clear" w:color="auto" w:fill="D9E1F3"/>
          </w:tcPr>
          <w:p w14:paraId="1AC70D95" w14:textId="77777777" w:rsidR="00B16890" w:rsidRDefault="00B16890" w:rsidP="00B16890">
            <w:pPr>
              <w:pStyle w:val="TableParagraph"/>
            </w:pPr>
            <w:proofErr w:type="spellStart"/>
            <w:r>
              <w:t>事件存入日志</w:t>
            </w:r>
            <w:proofErr w:type="spellEnd"/>
          </w:p>
        </w:tc>
      </w:tr>
      <w:tr w:rsidR="00B16890" w14:paraId="39AD13F7" w14:textId="77777777" w:rsidTr="00B16890">
        <w:trPr>
          <w:trHeight w:hRule="exact" w:val="478"/>
        </w:trPr>
        <w:tc>
          <w:tcPr>
            <w:tcW w:w="4119" w:type="dxa"/>
          </w:tcPr>
          <w:p w14:paraId="5C44CF62" w14:textId="77777777" w:rsidR="00B16890" w:rsidRDefault="00B16890" w:rsidP="00B16890">
            <w:pPr>
              <w:pStyle w:val="TableParagraph"/>
            </w:pPr>
            <w:proofErr w:type="spellStart"/>
            <w:r>
              <w:t>主干过程</w:t>
            </w:r>
            <w:proofErr w:type="spellEnd"/>
          </w:p>
        </w:tc>
        <w:tc>
          <w:tcPr>
            <w:tcW w:w="4179" w:type="dxa"/>
          </w:tcPr>
          <w:p w14:paraId="56D4B83E" w14:textId="77777777" w:rsidR="00B16890" w:rsidRDefault="00B16890" w:rsidP="00B16890">
            <w:pPr>
              <w:pStyle w:val="TableParagraph"/>
            </w:pPr>
            <w:r>
              <w:t xml:space="preserve">1.  </w:t>
            </w:r>
            <w:proofErr w:type="spellStart"/>
            <w:r>
              <w:t>点击论坛管理</w:t>
            </w:r>
            <w:proofErr w:type="spellEnd"/>
          </w:p>
        </w:tc>
      </w:tr>
      <w:tr w:rsidR="00B16890" w14:paraId="0744814B" w14:textId="77777777" w:rsidTr="00B16890">
        <w:trPr>
          <w:trHeight w:hRule="exact" w:val="478"/>
        </w:trPr>
        <w:tc>
          <w:tcPr>
            <w:tcW w:w="4119" w:type="dxa"/>
            <w:shd w:val="clear" w:color="auto" w:fill="D9E1F3"/>
          </w:tcPr>
          <w:p w14:paraId="3FE3C4B8" w14:textId="77777777" w:rsidR="00B16890" w:rsidRDefault="00B16890" w:rsidP="00B16890">
            <w:pPr>
              <w:pStyle w:val="TableParagraph"/>
            </w:pPr>
            <w:proofErr w:type="spellStart"/>
            <w:r>
              <w:lastRenderedPageBreak/>
              <w:t>分支过程</w:t>
            </w:r>
            <w:proofErr w:type="spellEnd"/>
          </w:p>
        </w:tc>
        <w:tc>
          <w:tcPr>
            <w:tcW w:w="4179" w:type="dxa"/>
            <w:shd w:val="clear" w:color="auto" w:fill="D9E1F3"/>
          </w:tcPr>
          <w:p w14:paraId="1FFEA674" w14:textId="77777777" w:rsidR="00B16890" w:rsidRDefault="00B16890" w:rsidP="00B16890">
            <w:pPr>
              <w:pStyle w:val="TableParagraph"/>
            </w:pPr>
            <w:r>
              <w:t>1.1.进入论坛管理界面</w:t>
            </w:r>
          </w:p>
        </w:tc>
      </w:tr>
      <w:tr w:rsidR="00B16890" w14:paraId="059CADFC" w14:textId="77777777" w:rsidTr="00B16890">
        <w:trPr>
          <w:trHeight w:hRule="exact" w:val="479"/>
        </w:trPr>
        <w:tc>
          <w:tcPr>
            <w:tcW w:w="4119" w:type="dxa"/>
          </w:tcPr>
          <w:p w14:paraId="6A20C2DB" w14:textId="77777777" w:rsidR="00B16890" w:rsidRDefault="00B16890" w:rsidP="00B16890">
            <w:pPr>
              <w:pStyle w:val="TableParagraph"/>
            </w:pPr>
            <w:proofErr w:type="spellStart"/>
            <w:r>
              <w:t>异常</w:t>
            </w:r>
            <w:proofErr w:type="spellEnd"/>
          </w:p>
        </w:tc>
        <w:tc>
          <w:tcPr>
            <w:tcW w:w="4179" w:type="dxa"/>
          </w:tcPr>
          <w:p w14:paraId="05E036A3" w14:textId="77777777" w:rsidR="00B16890" w:rsidRDefault="00B16890" w:rsidP="00B16890">
            <w:pPr>
              <w:pStyle w:val="TableParagraph"/>
            </w:pPr>
            <w:r>
              <w:t>无</w:t>
            </w:r>
          </w:p>
        </w:tc>
      </w:tr>
      <w:tr w:rsidR="00B16890" w14:paraId="7FA05FD6" w14:textId="77777777" w:rsidTr="00B16890">
        <w:trPr>
          <w:trHeight w:hRule="exact" w:val="479"/>
        </w:trPr>
        <w:tc>
          <w:tcPr>
            <w:tcW w:w="4119" w:type="dxa"/>
            <w:shd w:val="clear" w:color="auto" w:fill="D9E1F3"/>
          </w:tcPr>
          <w:p w14:paraId="66CB5ACF" w14:textId="77777777" w:rsidR="00B16890" w:rsidRDefault="00B16890" w:rsidP="00B16890">
            <w:pPr>
              <w:pStyle w:val="TableParagraph"/>
              <w:spacing w:before="56"/>
            </w:pPr>
            <w:proofErr w:type="spellStart"/>
            <w:r>
              <w:t>包含</w:t>
            </w:r>
            <w:proofErr w:type="spellEnd"/>
          </w:p>
        </w:tc>
        <w:tc>
          <w:tcPr>
            <w:tcW w:w="4179" w:type="dxa"/>
            <w:shd w:val="clear" w:color="auto" w:fill="D9E1F3"/>
          </w:tcPr>
          <w:p w14:paraId="2267B53B" w14:textId="77777777" w:rsidR="00B16890" w:rsidRDefault="00B16890" w:rsidP="00B16890">
            <w:pPr>
              <w:pStyle w:val="TableParagraph"/>
              <w:spacing w:before="56"/>
            </w:pPr>
            <w:r>
              <w:t>无</w:t>
            </w:r>
          </w:p>
        </w:tc>
      </w:tr>
      <w:tr w:rsidR="00B16890" w14:paraId="79F31515" w14:textId="77777777" w:rsidTr="00B16890">
        <w:trPr>
          <w:trHeight w:hRule="exact" w:val="478"/>
        </w:trPr>
        <w:tc>
          <w:tcPr>
            <w:tcW w:w="4119" w:type="dxa"/>
          </w:tcPr>
          <w:p w14:paraId="468998EA" w14:textId="77777777" w:rsidR="00B16890" w:rsidRDefault="00B16890" w:rsidP="00B16890">
            <w:pPr>
              <w:pStyle w:val="TableParagraph"/>
            </w:pPr>
            <w:proofErr w:type="spellStart"/>
            <w:r>
              <w:t>优先级</w:t>
            </w:r>
            <w:proofErr w:type="spellEnd"/>
          </w:p>
        </w:tc>
        <w:tc>
          <w:tcPr>
            <w:tcW w:w="4179" w:type="dxa"/>
          </w:tcPr>
          <w:p w14:paraId="27BC32BC" w14:textId="77777777" w:rsidR="00B16890" w:rsidRDefault="00B16890" w:rsidP="00B16890">
            <w:pPr>
              <w:pStyle w:val="TableParagraph"/>
            </w:pPr>
            <w:r>
              <w:t>低</w:t>
            </w:r>
          </w:p>
        </w:tc>
      </w:tr>
      <w:tr w:rsidR="00B16890" w14:paraId="5FC74B07" w14:textId="77777777" w:rsidTr="00B16890">
        <w:trPr>
          <w:trHeight w:hRule="exact" w:val="478"/>
        </w:trPr>
        <w:tc>
          <w:tcPr>
            <w:tcW w:w="4119" w:type="dxa"/>
            <w:shd w:val="clear" w:color="auto" w:fill="D9E1F3"/>
          </w:tcPr>
          <w:p w14:paraId="7D7CCF12" w14:textId="77777777" w:rsidR="00B16890" w:rsidRDefault="00B16890" w:rsidP="00B16890">
            <w:pPr>
              <w:pStyle w:val="TableParagraph"/>
            </w:pPr>
            <w:proofErr w:type="spellStart"/>
            <w:r>
              <w:t>使用频率</w:t>
            </w:r>
            <w:proofErr w:type="spellEnd"/>
          </w:p>
        </w:tc>
        <w:tc>
          <w:tcPr>
            <w:tcW w:w="4179" w:type="dxa"/>
            <w:shd w:val="clear" w:color="auto" w:fill="D9E1F3"/>
          </w:tcPr>
          <w:p w14:paraId="3820DCE7" w14:textId="77777777" w:rsidR="00B16890" w:rsidRDefault="00B16890" w:rsidP="00B16890">
            <w:pPr>
              <w:pStyle w:val="TableParagraph"/>
            </w:pPr>
            <w:r>
              <w:rPr>
                <w:rFonts w:hint="eastAsia"/>
                <w:lang w:eastAsia="zh-CN"/>
              </w:rPr>
              <w:t>每天十次每人</w:t>
            </w:r>
          </w:p>
        </w:tc>
      </w:tr>
      <w:tr w:rsidR="00B16890" w14:paraId="0B885B8E" w14:textId="77777777" w:rsidTr="00B16890">
        <w:trPr>
          <w:trHeight w:hRule="exact" w:val="478"/>
        </w:trPr>
        <w:tc>
          <w:tcPr>
            <w:tcW w:w="4119" w:type="dxa"/>
          </w:tcPr>
          <w:p w14:paraId="7B9645D3" w14:textId="77777777" w:rsidR="00B16890" w:rsidRDefault="00B16890" w:rsidP="00B16890">
            <w:pPr>
              <w:pStyle w:val="TableParagraph"/>
            </w:pPr>
            <w:proofErr w:type="spellStart"/>
            <w:r>
              <w:t>业务规则</w:t>
            </w:r>
            <w:proofErr w:type="spellEnd"/>
          </w:p>
        </w:tc>
        <w:tc>
          <w:tcPr>
            <w:tcW w:w="4179" w:type="dxa"/>
          </w:tcPr>
          <w:p w14:paraId="4F019A46" w14:textId="77777777" w:rsidR="00B16890" w:rsidRDefault="00B16890" w:rsidP="00B16890">
            <w:pPr>
              <w:pStyle w:val="TableParagraph"/>
              <w:keepNext/>
              <w:spacing w:before="56"/>
              <w:rPr>
                <w:lang w:eastAsia="zh-CN"/>
              </w:rPr>
            </w:pPr>
            <w:r>
              <w:rPr>
                <w:rFonts w:hint="eastAsia"/>
                <w:lang w:eastAsia="zh-CN"/>
              </w:rPr>
              <w:t>无</w:t>
            </w:r>
          </w:p>
        </w:tc>
      </w:tr>
    </w:tbl>
    <w:p w14:paraId="092D0E30" w14:textId="77777777" w:rsidR="00B16890" w:rsidRDefault="00B16890" w:rsidP="00B16890">
      <w:pPr>
        <w:spacing w:line="360" w:lineRule="auto"/>
        <w:rPr>
          <w:rFonts w:ascii="宋体" w:hAnsi="宋体" w:cs="宋体"/>
          <w:sz w:val="24"/>
        </w:rPr>
      </w:pPr>
    </w:p>
    <w:p w14:paraId="2085F260" w14:textId="77777777" w:rsidR="00B16890" w:rsidRDefault="00B16890" w:rsidP="00B16890">
      <w:pPr>
        <w:spacing w:line="360" w:lineRule="auto"/>
        <w:rPr>
          <w:rFonts w:ascii="宋体" w:hAnsi="宋体" w:cs="宋体" w:hint="eastAsia"/>
          <w:sz w:val="24"/>
        </w:rPr>
      </w:pPr>
    </w:p>
    <w:p w14:paraId="4DB0036C"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644A65D2" w14:textId="77777777" w:rsidTr="00B16890">
        <w:trPr>
          <w:trHeight w:hRule="exact" w:val="484"/>
        </w:trPr>
        <w:tc>
          <w:tcPr>
            <w:tcW w:w="4114" w:type="dxa"/>
            <w:tcBorders>
              <w:top w:val="nil"/>
              <w:left w:val="nil"/>
              <w:bottom w:val="single" w:sz="4" w:space="0" w:color="FFFFFF"/>
              <w:right w:val="nil"/>
            </w:tcBorders>
            <w:shd w:val="clear" w:color="auto" w:fill="4471C4"/>
          </w:tcPr>
          <w:p w14:paraId="74802910" w14:textId="77777777" w:rsidR="00B16890" w:rsidRDefault="00B16890" w:rsidP="00B16890">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73B43B0D" w14:textId="77777777" w:rsidR="00B16890" w:rsidRDefault="00B16890" w:rsidP="00B16890">
            <w:pPr>
              <w:pStyle w:val="TableParagraph"/>
              <w:spacing w:before="109"/>
              <w:ind w:left="107"/>
              <w:rPr>
                <w:b/>
              </w:rPr>
            </w:pPr>
            <w:r>
              <w:rPr>
                <w:b/>
                <w:color w:val="FFFFFF"/>
              </w:rPr>
              <w:t>UC_Administrator_21</w:t>
            </w:r>
          </w:p>
        </w:tc>
      </w:tr>
      <w:tr w:rsidR="00B16890" w14:paraId="544001AA" w14:textId="77777777" w:rsidTr="00B16890">
        <w:trPr>
          <w:trHeight w:hRule="exact" w:val="479"/>
        </w:trPr>
        <w:tc>
          <w:tcPr>
            <w:tcW w:w="4114" w:type="dxa"/>
            <w:tcBorders>
              <w:top w:val="single" w:sz="4" w:space="0" w:color="FFFFFF"/>
            </w:tcBorders>
            <w:shd w:val="clear" w:color="auto" w:fill="D9E1F3"/>
          </w:tcPr>
          <w:p w14:paraId="15310C1F" w14:textId="77777777" w:rsidR="00B16890" w:rsidRDefault="00B16890" w:rsidP="00B16890">
            <w:pPr>
              <w:pStyle w:val="TableParagraph"/>
            </w:pPr>
            <w:proofErr w:type="spellStart"/>
            <w:r>
              <w:t>用例名称</w:t>
            </w:r>
            <w:proofErr w:type="spellEnd"/>
          </w:p>
        </w:tc>
        <w:tc>
          <w:tcPr>
            <w:tcW w:w="4184" w:type="dxa"/>
            <w:tcBorders>
              <w:top w:val="single" w:sz="4" w:space="0" w:color="FFFFFF"/>
            </w:tcBorders>
            <w:shd w:val="clear" w:color="auto" w:fill="D9E1F3"/>
          </w:tcPr>
          <w:p w14:paraId="15AACB25" w14:textId="77777777" w:rsidR="00B16890" w:rsidRDefault="00B16890" w:rsidP="00B16890">
            <w:pPr>
              <w:pStyle w:val="TableParagraph"/>
            </w:pPr>
            <w:proofErr w:type="spellStart"/>
            <w:r>
              <w:t>查看帖子</w:t>
            </w:r>
            <w:proofErr w:type="spellEnd"/>
          </w:p>
        </w:tc>
      </w:tr>
      <w:tr w:rsidR="00B16890" w14:paraId="6B657353" w14:textId="77777777" w:rsidTr="00B16890">
        <w:trPr>
          <w:trHeight w:hRule="exact" w:val="478"/>
        </w:trPr>
        <w:tc>
          <w:tcPr>
            <w:tcW w:w="4114" w:type="dxa"/>
          </w:tcPr>
          <w:p w14:paraId="368CAB94" w14:textId="77777777" w:rsidR="00B16890" w:rsidRDefault="00B16890" w:rsidP="00B16890">
            <w:pPr>
              <w:pStyle w:val="TableParagraph"/>
            </w:pPr>
            <w:proofErr w:type="spellStart"/>
            <w:r>
              <w:t>创建者</w:t>
            </w:r>
            <w:proofErr w:type="spellEnd"/>
          </w:p>
        </w:tc>
        <w:tc>
          <w:tcPr>
            <w:tcW w:w="4184" w:type="dxa"/>
          </w:tcPr>
          <w:p w14:paraId="4D9F17EB" w14:textId="30CC33EA" w:rsidR="00B16890" w:rsidRDefault="002C0317" w:rsidP="00B16890">
            <w:pPr>
              <w:pStyle w:val="TableParagraph"/>
            </w:pPr>
            <w:proofErr w:type="spellStart"/>
            <w:r>
              <w:t>霸天虎</w:t>
            </w:r>
            <w:proofErr w:type="spellEnd"/>
          </w:p>
        </w:tc>
      </w:tr>
      <w:tr w:rsidR="00B16890" w14:paraId="1D892BCA" w14:textId="77777777" w:rsidTr="00B16890">
        <w:trPr>
          <w:trHeight w:hRule="exact" w:val="478"/>
        </w:trPr>
        <w:tc>
          <w:tcPr>
            <w:tcW w:w="4114" w:type="dxa"/>
            <w:shd w:val="clear" w:color="auto" w:fill="D9E1F3"/>
          </w:tcPr>
          <w:p w14:paraId="2E063901" w14:textId="77777777" w:rsidR="00B16890" w:rsidRDefault="00B16890" w:rsidP="00B16890">
            <w:pPr>
              <w:pStyle w:val="TableParagraph"/>
            </w:pPr>
            <w:proofErr w:type="spellStart"/>
            <w:r>
              <w:t>最后更新者</w:t>
            </w:r>
            <w:proofErr w:type="spellEnd"/>
          </w:p>
        </w:tc>
        <w:tc>
          <w:tcPr>
            <w:tcW w:w="4184" w:type="dxa"/>
            <w:shd w:val="clear" w:color="auto" w:fill="D9E1F3"/>
          </w:tcPr>
          <w:p w14:paraId="3FC5ACF6" w14:textId="34752439" w:rsidR="00B16890" w:rsidRDefault="002C0317" w:rsidP="00B16890">
            <w:pPr>
              <w:pStyle w:val="TableParagraph"/>
            </w:pPr>
            <w:proofErr w:type="spellStart"/>
            <w:r>
              <w:t>霸天虎</w:t>
            </w:r>
            <w:proofErr w:type="spellEnd"/>
          </w:p>
        </w:tc>
      </w:tr>
      <w:tr w:rsidR="00B16890" w14:paraId="04089F91" w14:textId="77777777" w:rsidTr="00B16890">
        <w:trPr>
          <w:trHeight w:hRule="exact" w:val="478"/>
        </w:trPr>
        <w:tc>
          <w:tcPr>
            <w:tcW w:w="4114" w:type="dxa"/>
          </w:tcPr>
          <w:p w14:paraId="3261B6BB" w14:textId="77777777" w:rsidR="00B16890" w:rsidRDefault="00B16890" w:rsidP="00B16890">
            <w:pPr>
              <w:pStyle w:val="TableParagraph"/>
            </w:pPr>
            <w:proofErr w:type="spellStart"/>
            <w:r>
              <w:t>创建日期</w:t>
            </w:r>
            <w:proofErr w:type="spellEnd"/>
          </w:p>
        </w:tc>
        <w:tc>
          <w:tcPr>
            <w:tcW w:w="4184" w:type="dxa"/>
          </w:tcPr>
          <w:p w14:paraId="69ABEF4F" w14:textId="68D0E773" w:rsidR="00B16890" w:rsidRDefault="002C0317" w:rsidP="00B16890">
            <w:pPr>
              <w:pStyle w:val="TableParagraph"/>
              <w:spacing w:before="100"/>
            </w:pPr>
            <w:r>
              <w:t>2019/6/16</w:t>
            </w:r>
          </w:p>
        </w:tc>
      </w:tr>
      <w:tr w:rsidR="00B16890" w14:paraId="4556C921" w14:textId="77777777" w:rsidTr="00B16890">
        <w:trPr>
          <w:trHeight w:hRule="exact" w:val="478"/>
        </w:trPr>
        <w:tc>
          <w:tcPr>
            <w:tcW w:w="4114" w:type="dxa"/>
            <w:shd w:val="clear" w:color="auto" w:fill="D9E1F3"/>
          </w:tcPr>
          <w:p w14:paraId="59DE266F" w14:textId="77777777" w:rsidR="00B16890" w:rsidRDefault="00B16890" w:rsidP="00B16890">
            <w:pPr>
              <w:pStyle w:val="TableParagraph"/>
            </w:pPr>
            <w:proofErr w:type="spellStart"/>
            <w:r>
              <w:t>修改日期</w:t>
            </w:r>
            <w:proofErr w:type="spellEnd"/>
          </w:p>
        </w:tc>
        <w:tc>
          <w:tcPr>
            <w:tcW w:w="4184" w:type="dxa"/>
            <w:shd w:val="clear" w:color="auto" w:fill="D9E1F3"/>
          </w:tcPr>
          <w:p w14:paraId="3A756956" w14:textId="50A5C6AF" w:rsidR="00B16890" w:rsidRDefault="002C0317" w:rsidP="00B16890">
            <w:pPr>
              <w:pStyle w:val="TableParagraph"/>
              <w:spacing w:before="100"/>
            </w:pPr>
            <w:r>
              <w:t>2019/6/16</w:t>
            </w:r>
          </w:p>
        </w:tc>
      </w:tr>
      <w:tr w:rsidR="00B16890" w14:paraId="1A8ABA7E" w14:textId="77777777" w:rsidTr="00B16890">
        <w:trPr>
          <w:trHeight w:hRule="exact" w:val="479"/>
        </w:trPr>
        <w:tc>
          <w:tcPr>
            <w:tcW w:w="4114" w:type="dxa"/>
          </w:tcPr>
          <w:p w14:paraId="2D6EDC5E" w14:textId="77777777" w:rsidR="00B16890" w:rsidRDefault="00B16890" w:rsidP="00B16890">
            <w:pPr>
              <w:pStyle w:val="TableParagraph"/>
            </w:pPr>
            <w:proofErr w:type="spellStart"/>
            <w:r>
              <w:t>参与者</w:t>
            </w:r>
            <w:proofErr w:type="spellEnd"/>
          </w:p>
        </w:tc>
        <w:tc>
          <w:tcPr>
            <w:tcW w:w="4184" w:type="dxa"/>
          </w:tcPr>
          <w:p w14:paraId="1108D2C6" w14:textId="77777777" w:rsidR="00B16890" w:rsidRDefault="00B16890" w:rsidP="00B16890">
            <w:pPr>
              <w:pStyle w:val="TableParagraph"/>
            </w:pPr>
            <w:proofErr w:type="spellStart"/>
            <w:r>
              <w:t>管理员</w:t>
            </w:r>
            <w:proofErr w:type="spellEnd"/>
          </w:p>
        </w:tc>
      </w:tr>
      <w:tr w:rsidR="00B16890" w14:paraId="1FEB38DD" w14:textId="77777777" w:rsidTr="00B16890">
        <w:trPr>
          <w:trHeight w:hRule="exact" w:val="479"/>
        </w:trPr>
        <w:tc>
          <w:tcPr>
            <w:tcW w:w="4114" w:type="dxa"/>
            <w:shd w:val="clear" w:color="auto" w:fill="D9E1F3"/>
          </w:tcPr>
          <w:p w14:paraId="57212EF7" w14:textId="77777777" w:rsidR="00B16890" w:rsidRDefault="00B16890" w:rsidP="00B16890">
            <w:pPr>
              <w:pStyle w:val="TableParagraph"/>
              <w:spacing w:before="56"/>
            </w:pPr>
            <w:proofErr w:type="spellStart"/>
            <w:r>
              <w:t>描述</w:t>
            </w:r>
            <w:proofErr w:type="spellEnd"/>
          </w:p>
        </w:tc>
        <w:tc>
          <w:tcPr>
            <w:tcW w:w="4184" w:type="dxa"/>
            <w:shd w:val="clear" w:color="auto" w:fill="D9E1F3"/>
          </w:tcPr>
          <w:p w14:paraId="2F13A69A" w14:textId="77777777" w:rsidR="00B16890" w:rsidRDefault="00B16890" w:rsidP="00B16890">
            <w:pPr>
              <w:pStyle w:val="TableParagraph"/>
              <w:spacing w:before="56"/>
              <w:rPr>
                <w:lang w:eastAsia="zh-CN"/>
              </w:rPr>
            </w:pPr>
            <w:r>
              <w:rPr>
                <w:lang w:eastAsia="zh-CN"/>
              </w:rPr>
              <w:t>管理员在论坛管理界面点击查看帖子</w:t>
            </w:r>
          </w:p>
        </w:tc>
      </w:tr>
      <w:tr w:rsidR="00B16890" w14:paraId="078D2D69" w14:textId="77777777" w:rsidTr="00B16890">
        <w:trPr>
          <w:trHeight w:hRule="exact" w:val="946"/>
        </w:trPr>
        <w:tc>
          <w:tcPr>
            <w:tcW w:w="4114" w:type="dxa"/>
          </w:tcPr>
          <w:p w14:paraId="1DF144BD" w14:textId="77777777" w:rsidR="00B16890" w:rsidRDefault="00B16890" w:rsidP="00B16890">
            <w:pPr>
              <w:pStyle w:val="TableParagraph"/>
            </w:pPr>
            <w:proofErr w:type="spellStart"/>
            <w:r>
              <w:t>前置条件</w:t>
            </w:r>
            <w:proofErr w:type="spellEnd"/>
          </w:p>
        </w:tc>
        <w:tc>
          <w:tcPr>
            <w:tcW w:w="4184" w:type="dxa"/>
          </w:tcPr>
          <w:p w14:paraId="4BE6C0F4" w14:textId="77777777" w:rsidR="00B16890" w:rsidRDefault="00B16890" w:rsidP="00B16890">
            <w:pPr>
              <w:pStyle w:val="TableParagraph"/>
              <w:numPr>
                <w:ilvl w:val="0"/>
                <w:numId w:val="59"/>
              </w:numPr>
              <w:tabs>
                <w:tab w:val="left" w:pos="382"/>
              </w:tabs>
              <w:ind w:hanging="278"/>
            </w:pPr>
            <w:proofErr w:type="spellStart"/>
            <w:r>
              <w:t>管理员账号登录成功</w:t>
            </w:r>
            <w:proofErr w:type="spellEnd"/>
          </w:p>
          <w:p w14:paraId="6E85369E" w14:textId="77777777" w:rsidR="00B16890" w:rsidRDefault="00B16890" w:rsidP="00B16890">
            <w:pPr>
              <w:pStyle w:val="TableParagraph"/>
              <w:numPr>
                <w:ilvl w:val="0"/>
                <w:numId w:val="59"/>
              </w:numPr>
              <w:tabs>
                <w:tab w:val="left" w:pos="382"/>
              </w:tabs>
              <w:spacing w:before="152"/>
              <w:ind w:hanging="278"/>
              <w:rPr>
                <w:lang w:eastAsia="zh-CN"/>
              </w:rPr>
            </w:pPr>
            <w:r>
              <w:rPr>
                <w:lang w:eastAsia="zh-CN"/>
              </w:rPr>
              <w:t>管理员进入论坛管理界面</w:t>
            </w:r>
          </w:p>
        </w:tc>
      </w:tr>
    </w:tbl>
    <w:p w14:paraId="4E13B8BC" w14:textId="77777777" w:rsidR="00B16890" w:rsidRDefault="00B16890" w:rsidP="00B16890">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6526F3B8" w14:textId="77777777" w:rsidTr="00B16890">
        <w:trPr>
          <w:trHeight w:hRule="exact" w:val="478"/>
        </w:trPr>
        <w:tc>
          <w:tcPr>
            <w:tcW w:w="4114" w:type="dxa"/>
            <w:shd w:val="clear" w:color="auto" w:fill="D9E1F3"/>
          </w:tcPr>
          <w:p w14:paraId="65A2E8D9" w14:textId="77777777" w:rsidR="00B16890" w:rsidRDefault="00B16890" w:rsidP="00B16890">
            <w:pPr>
              <w:pStyle w:val="TableParagraph"/>
            </w:pPr>
            <w:proofErr w:type="spellStart"/>
            <w:r>
              <w:t>后置条件</w:t>
            </w:r>
            <w:proofErr w:type="spellEnd"/>
          </w:p>
        </w:tc>
        <w:tc>
          <w:tcPr>
            <w:tcW w:w="4184" w:type="dxa"/>
            <w:shd w:val="clear" w:color="auto" w:fill="D9E1F3"/>
          </w:tcPr>
          <w:p w14:paraId="35CBC3E5" w14:textId="77777777" w:rsidR="00B16890" w:rsidRDefault="00B16890" w:rsidP="00B16890">
            <w:pPr>
              <w:pStyle w:val="TableParagraph"/>
            </w:pPr>
            <w:proofErr w:type="spellStart"/>
            <w:r>
              <w:t>事件存入日志</w:t>
            </w:r>
            <w:proofErr w:type="spellEnd"/>
          </w:p>
        </w:tc>
      </w:tr>
      <w:tr w:rsidR="00B16890" w14:paraId="602EAF07" w14:textId="77777777" w:rsidTr="00B16890">
        <w:trPr>
          <w:trHeight w:hRule="exact" w:val="478"/>
        </w:trPr>
        <w:tc>
          <w:tcPr>
            <w:tcW w:w="4114" w:type="dxa"/>
          </w:tcPr>
          <w:p w14:paraId="2260B748" w14:textId="77777777" w:rsidR="00B16890" w:rsidRDefault="00B16890" w:rsidP="00B16890">
            <w:pPr>
              <w:pStyle w:val="TableParagraph"/>
            </w:pPr>
            <w:proofErr w:type="spellStart"/>
            <w:r>
              <w:t>主干过程</w:t>
            </w:r>
            <w:proofErr w:type="spellEnd"/>
          </w:p>
        </w:tc>
        <w:tc>
          <w:tcPr>
            <w:tcW w:w="4184" w:type="dxa"/>
          </w:tcPr>
          <w:p w14:paraId="73640C09" w14:textId="77777777" w:rsidR="00B16890" w:rsidRDefault="00B16890" w:rsidP="00B16890">
            <w:pPr>
              <w:pStyle w:val="TableParagraph"/>
            </w:pPr>
            <w:r>
              <w:t xml:space="preserve">1.  </w:t>
            </w:r>
            <w:proofErr w:type="spellStart"/>
            <w:r>
              <w:t>点击查看帖子</w:t>
            </w:r>
            <w:proofErr w:type="spellEnd"/>
          </w:p>
        </w:tc>
      </w:tr>
      <w:tr w:rsidR="00B16890" w14:paraId="463BC76B" w14:textId="77777777" w:rsidTr="00B16890">
        <w:trPr>
          <w:trHeight w:hRule="exact" w:val="478"/>
        </w:trPr>
        <w:tc>
          <w:tcPr>
            <w:tcW w:w="4114" w:type="dxa"/>
            <w:shd w:val="clear" w:color="auto" w:fill="D9E1F3"/>
          </w:tcPr>
          <w:p w14:paraId="79FD7FD3" w14:textId="77777777" w:rsidR="00B16890" w:rsidRDefault="00B16890" w:rsidP="00B16890">
            <w:pPr>
              <w:pStyle w:val="TableParagraph"/>
            </w:pPr>
            <w:proofErr w:type="spellStart"/>
            <w:r>
              <w:t>分支过程</w:t>
            </w:r>
            <w:proofErr w:type="spellEnd"/>
          </w:p>
        </w:tc>
        <w:tc>
          <w:tcPr>
            <w:tcW w:w="4184" w:type="dxa"/>
            <w:shd w:val="clear" w:color="auto" w:fill="D9E1F3"/>
          </w:tcPr>
          <w:p w14:paraId="0D1DAB28" w14:textId="77777777" w:rsidR="00B16890" w:rsidRDefault="00B16890" w:rsidP="00B16890">
            <w:pPr>
              <w:pStyle w:val="TableParagraph"/>
              <w:rPr>
                <w:lang w:eastAsia="zh-CN"/>
              </w:rPr>
            </w:pPr>
            <w:r>
              <w:rPr>
                <w:lang w:eastAsia="zh-CN"/>
              </w:rPr>
              <w:t>1.  进入帖子界面，显示会话列表</w:t>
            </w:r>
          </w:p>
        </w:tc>
      </w:tr>
      <w:tr w:rsidR="00B16890" w14:paraId="271FC6C3" w14:textId="77777777" w:rsidTr="00B16890">
        <w:trPr>
          <w:trHeight w:hRule="exact" w:val="480"/>
        </w:trPr>
        <w:tc>
          <w:tcPr>
            <w:tcW w:w="4114" w:type="dxa"/>
          </w:tcPr>
          <w:p w14:paraId="7E5E1BF3" w14:textId="77777777" w:rsidR="00B16890" w:rsidRDefault="00B16890" w:rsidP="00B16890">
            <w:pPr>
              <w:pStyle w:val="TableParagraph"/>
              <w:spacing w:before="57"/>
            </w:pPr>
            <w:proofErr w:type="spellStart"/>
            <w:r>
              <w:t>异常</w:t>
            </w:r>
            <w:proofErr w:type="spellEnd"/>
          </w:p>
        </w:tc>
        <w:tc>
          <w:tcPr>
            <w:tcW w:w="4184" w:type="dxa"/>
          </w:tcPr>
          <w:p w14:paraId="7B632F70" w14:textId="77777777" w:rsidR="00B16890" w:rsidRDefault="00B16890" w:rsidP="00B16890">
            <w:pPr>
              <w:pStyle w:val="TableParagraph"/>
              <w:spacing w:before="57"/>
            </w:pPr>
            <w:r>
              <w:t>无</w:t>
            </w:r>
          </w:p>
        </w:tc>
      </w:tr>
      <w:tr w:rsidR="00B16890" w14:paraId="36B8B7C4" w14:textId="77777777" w:rsidTr="00B16890">
        <w:trPr>
          <w:trHeight w:hRule="exact" w:val="478"/>
        </w:trPr>
        <w:tc>
          <w:tcPr>
            <w:tcW w:w="4114" w:type="dxa"/>
            <w:shd w:val="clear" w:color="auto" w:fill="D9E1F3"/>
          </w:tcPr>
          <w:p w14:paraId="0918F00C" w14:textId="77777777" w:rsidR="00B16890" w:rsidRDefault="00B16890" w:rsidP="00B16890">
            <w:pPr>
              <w:pStyle w:val="TableParagraph"/>
            </w:pPr>
            <w:proofErr w:type="spellStart"/>
            <w:r>
              <w:t>包含</w:t>
            </w:r>
            <w:proofErr w:type="spellEnd"/>
          </w:p>
        </w:tc>
        <w:tc>
          <w:tcPr>
            <w:tcW w:w="4184" w:type="dxa"/>
            <w:shd w:val="clear" w:color="auto" w:fill="D9E1F3"/>
          </w:tcPr>
          <w:p w14:paraId="1CBDC198" w14:textId="77777777" w:rsidR="00B16890" w:rsidRDefault="00B16890" w:rsidP="00B16890">
            <w:pPr>
              <w:pStyle w:val="TableParagraph"/>
            </w:pPr>
            <w:r>
              <w:t>无</w:t>
            </w:r>
          </w:p>
        </w:tc>
      </w:tr>
      <w:tr w:rsidR="00B16890" w14:paraId="019758DD" w14:textId="77777777" w:rsidTr="00B16890">
        <w:trPr>
          <w:trHeight w:hRule="exact" w:val="478"/>
        </w:trPr>
        <w:tc>
          <w:tcPr>
            <w:tcW w:w="4114" w:type="dxa"/>
          </w:tcPr>
          <w:p w14:paraId="676EA1FB" w14:textId="77777777" w:rsidR="00B16890" w:rsidRDefault="00B16890" w:rsidP="00B16890">
            <w:pPr>
              <w:pStyle w:val="TableParagraph"/>
            </w:pPr>
            <w:proofErr w:type="spellStart"/>
            <w:r>
              <w:t>优先级</w:t>
            </w:r>
            <w:proofErr w:type="spellEnd"/>
          </w:p>
        </w:tc>
        <w:tc>
          <w:tcPr>
            <w:tcW w:w="4184" w:type="dxa"/>
          </w:tcPr>
          <w:p w14:paraId="1A491AD7" w14:textId="77777777" w:rsidR="00B16890" w:rsidRDefault="00B16890" w:rsidP="00B16890">
            <w:pPr>
              <w:pStyle w:val="TableParagraph"/>
            </w:pPr>
            <w:r>
              <w:t>低</w:t>
            </w:r>
          </w:p>
        </w:tc>
      </w:tr>
      <w:tr w:rsidR="00B16890" w14:paraId="6D45C63C" w14:textId="77777777" w:rsidTr="00B16890">
        <w:trPr>
          <w:trHeight w:hRule="exact" w:val="478"/>
        </w:trPr>
        <w:tc>
          <w:tcPr>
            <w:tcW w:w="4114" w:type="dxa"/>
            <w:shd w:val="clear" w:color="auto" w:fill="D9E1F3"/>
          </w:tcPr>
          <w:p w14:paraId="2638D6F3" w14:textId="77777777" w:rsidR="00B16890" w:rsidRDefault="00B16890" w:rsidP="00B16890">
            <w:pPr>
              <w:pStyle w:val="TableParagraph"/>
            </w:pPr>
            <w:proofErr w:type="spellStart"/>
            <w:r>
              <w:t>使用频率</w:t>
            </w:r>
            <w:proofErr w:type="spellEnd"/>
          </w:p>
        </w:tc>
        <w:tc>
          <w:tcPr>
            <w:tcW w:w="4184" w:type="dxa"/>
            <w:shd w:val="clear" w:color="auto" w:fill="D9E1F3"/>
          </w:tcPr>
          <w:p w14:paraId="6D9AF8C0" w14:textId="77777777" w:rsidR="00B16890" w:rsidRDefault="00B16890" w:rsidP="00B16890">
            <w:pPr>
              <w:pStyle w:val="TableParagraph"/>
            </w:pPr>
            <w:r>
              <w:rPr>
                <w:rFonts w:hint="eastAsia"/>
                <w:lang w:eastAsia="zh-CN"/>
              </w:rPr>
              <w:t>每天一次每人</w:t>
            </w:r>
          </w:p>
        </w:tc>
      </w:tr>
      <w:tr w:rsidR="00B16890" w14:paraId="3FA087E6" w14:textId="77777777" w:rsidTr="00B16890">
        <w:trPr>
          <w:trHeight w:hRule="exact" w:val="478"/>
        </w:trPr>
        <w:tc>
          <w:tcPr>
            <w:tcW w:w="4114" w:type="dxa"/>
          </w:tcPr>
          <w:p w14:paraId="28D2E45C" w14:textId="77777777" w:rsidR="00B16890" w:rsidRDefault="00B16890" w:rsidP="00B16890">
            <w:pPr>
              <w:pStyle w:val="TableParagraph"/>
            </w:pPr>
            <w:proofErr w:type="spellStart"/>
            <w:r>
              <w:t>业务规则</w:t>
            </w:r>
            <w:proofErr w:type="spellEnd"/>
          </w:p>
        </w:tc>
        <w:tc>
          <w:tcPr>
            <w:tcW w:w="4184" w:type="dxa"/>
          </w:tcPr>
          <w:p w14:paraId="3D8F5AF0" w14:textId="77777777" w:rsidR="00B16890" w:rsidRDefault="00B16890" w:rsidP="00B16890">
            <w:pPr>
              <w:pStyle w:val="TableParagraph"/>
              <w:keepNext/>
              <w:spacing w:before="56"/>
              <w:rPr>
                <w:lang w:eastAsia="zh-CN"/>
              </w:rPr>
            </w:pPr>
            <w:r>
              <w:rPr>
                <w:rFonts w:hint="eastAsia"/>
                <w:lang w:eastAsia="zh-CN"/>
              </w:rPr>
              <w:t>无</w:t>
            </w:r>
          </w:p>
        </w:tc>
      </w:tr>
    </w:tbl>
    <w:p w14:paraId="0C8A4CD0" w14:textId="77777777" w:rsidR="00B16890" w:rsidRDefault="00B16890" w:rsidP="00B16890">
      <w:pPr>
        <w:spacing w:line="360" w:lineRule="auto"/>
        <w:rPr>
          <w:rFonts w:ascii="宋体" w:hAnsi="宋体" w:cs="宋体"/>
          <w:sz w:val="24"/>
        </w:rPr>
      </w:pPr>
    </w:p>
    <w:p w14:paraId="30B17B44" w14:textId="77777777" w:rsidR="00B16890" w:rsidRDefault="00B16890" w:rsidP="00B16890">
      <w:pPr>
        <w:spacing w:line="360" w:lineRule="auto"/>
        <w:rPr>
          <w:rFonts w:ascii="宋体" w:hAnsi="宋体" w:cs="宋体" w:hint="eastAsia"/>
          <w:sz w:val="24"/>
        </w:rPr>
      </w:pPr>
    </w:p>
    <w:p w14:paraId="23D29FEB"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33DD4DF8" w14:textId="77777777" w:rsidTr="00B16890">
        <w:trPr>
          <w:trHeight w:hRule="exact" w:val="473"/>
        </w:trPr>
        <w:tc>
          <w:tcPr>
            <w:tcW w:w="4114" w:type="dxa"/>
            <w:tcBorders>
              <w:top w:val="nil"/>
              <w:left w:val="nil"/>
              <w:bottom w:val="single" w:sz="4" w:space="0" w:color="FFFFFF"/>
              <w:right w:val="nil"/>
            </w:tcBorders>
            <w:shd w:val="clear" w:color="auto" w:fill="4471C4"/>
          </w:tcPr>
          <w:p w14:paraId="624DC765" w14:textId="77777777" w:rsidR="00B16890" w:rsidRDefault="00B16890" w:rsidP="00B16890">
            <w:pPr>
              <w:pStyle w:val="TableParagraph"/>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5CE76367" w14:textId="77777777" w:rsidR="00B16890" w:rsidRDefault="00B16890" w:rsidP="00B16890">
            <w:pPr>
              <w:pStyle w:val="TableParagraph"/>
              <w:spacing w:before="100"/>
              <w:ind w:left="107"/>
              <w:rPr>
                <w:b/>
              </w:rPr>
            </w:pPr>
            <w:r>
              <w:rPr>
                <w:b/>
                <w:color w:val="FFFFFF"/>
              </w:rPr>
              <w:t>UC_Administrator_22</w:t>
            </w:r>
          </w:p>
        </w:tc>
      </w:tr>
      <w:tr w:rsidR="00B16890" w14:paraId="1DA661FF" w14:textId="77777777" w:rsidTr="00B16890">
        <w:trPr>
          <w:trHeight w:hRule="exact" w:val="478"/>
        </w:trPr>
        <w:tc>
          <w:tcPr>
            <w:tcW w:w="4114" w:type="dxa"/>
            <w:tcBorders>
              <w:top w:val="single" w:sz="4" w:space="0" w:color="FFFFFF"/>
            </w:tcBorders>
            <w:shd w:val="clear" w:color="auto" w:fill="D9E1F3"/>
          </w:tcPr>
          <w:p w14:paraId="4C04FDFB" w14:textId="77777777" w:rsidR="00B16890" w:rsidRDefault="00B16890" w:rsidP="00B16890">
            <w:pPr>
              <w:pStyle w:val="TableParagraph"/>
            </w:pPr>
            <w:proofErr w:type="spellStart"/>
            <w:r>
              <w:t>用例名称</w:t>
            </w:r>
            <w:proofErr w:type="spellEnd"/>
          </w:p>
        </w:tc>
        <w:tc>
          <w:tcPr>
            <w:tcW w:w="4184" w:type="dxa"/>
            <w:tcBorders>
              <w:top w:val="single" w:sz="4" w:space="0" w:color="FFFFFF"/>
            </w:tcBorders>
            <w:shd w:val="clear" w:color="auto" w:fill="D9E1F3"/>
          </w:tcPr>
          <w:p w14:paraId="76906CAF" w14:textId="77777777" w:rsidR="00B16890" w:rsidRDefault="00B16890" w:rsidP="00B16890">
            <w:pPr>
              <w:pStyle w:val="TableParagraph"/>
            </w:pPr>
            <w:proofErr w:type="spellStart"/>
            <w:r>
              <w:t>删除楼层</w:t>
            </w:r>
            <w:proofErr w:type="spellEnd"/>
          </w:p>
        </w:tc>
      </w:tr>
      <w:tr w:rsidR="00B16890" w14:paraId="6509B4D8" w14:textId="77777777" w:rsidTr="00B16890">
        <w:trPr>
          <w:trHeight w:hRule="exact" w:val="478"/>
        </w:trPr>
        <w:tc>
          <w:tcPr>
            <w:tcW w:w="4114" w:type="dxa"/>
          </w:tcPr>
          <w:p w14:paraId="130A472F" w14:textId="77777777" w:rsidR="00B16890" w:rsidRDefault="00B16890" w:rsidP="00B16890">
            <w:pPr>
              <w:pStyle w:val="TableParagraph"/>
            </w:pPr>
            <w:proofErr w:type="spellStart"/>
            <w:r>
              <w:t>创建者</w:t>
            </w:r>
            <w:proofErr w:type="spellEnd"/>
          </w:p>
        </w:tc>
        <w:tc>
          <w:tcPr>
            <w:tcW w:w="4184" w:type="dxa"/>
          </w:tcPr>
          <w:p w14:paraId="0C599DDC" w14:textId="2740B98A" w:rsidR="00B16890" w:rsidRDefault="002C0317" w:rsidP="00B16890">
            <w:pPr>
              <w:pStyle w:val="TableParagraph"/>
            </w:pPr>
            <w:proofErr w:type="spellStart"/>
            <w:r>
              <w:t>霸天虎</w:t>
            </w:r>
            <w:proofErr w:type="spellEnd"/>
          </w:p>
        </w:tc>
      </w:tr>
      <w:tr w:rsidR="00B16890" w14:paraId="702952CE" w14:textId="77777777" w:rsidTr="00B16890">
        <w:trPr>
          <w:trHeight w:hRule="exact" w:val="478"/>
        </w:trPr>
        <w:tc>
          <w:tcPr>
            <w:tcW w:w="4114" w:type="dxa"/>
            <w:shd w:val="clear" w:color="auto" w:fill="D9E1F3"/>
          </w:tcPr>
          <w:p w14:paraId="406BBDF3" w14:textId="77777777" w:rsidR="00B16890" w:rsidRDefault="00B16890" w:rsidP="00B16890">
            <w:pPr>
              <w:pStyle w:val="TableParagraph"/>
            </w:pPr>
            <w:proofErr w:type="spellStart"/>
            <w:r>
              <w:t>最后更新者</w:t>
            </w:r>
            <w:proofErr w:type="spellEnd"/>
          </w:p>
        </w:tc>
        <w:tc>
          <w:tcPr>
            <w:tcW w:w="4184" w:type="dxa"/>
            <w:shd w:val="clear" w:color="auto" w:fill="D9E1F3"/>
          </w:tcPr>
          <w:p w14:paraId="0062FA4F" w14:textId="10FE9793" w:rsidR="00B16890" w:rsidRDefault="002C0317" w:rsidP="00B16890">
            <w:pPr>
              <w:pStyle w:val="TableParagraph"/>
            </w:pPr>
            <w:proofErr w:type="spellStart"/>
            <w:r>
              <w:t>霸天虎</w:t>
            </w:r>
            <w:proofErr w:type="spellEnd"/>
          </w:p>
        </w:tc>
      </w:tr>
      <w:tr w:rsidR="00B16890" w14:paraId="51FDCE3F" w14:textId="77777777" w:rsidTr="00B16890">
        <w:trPr>
          <w:trHeight w:hRule="exact" w:val="478"/>
        </w:trPr>
        <w:tc>
          <w:tcPr>
            <w:tcW w:w="4114" w:type="dxa"/>
          </w:tcPr>
          <w:p w14:paraId="7C5AAC2F" w14:textId="77777777" w:rsidR="00B16890" w:rsidRDefault="00B16890" w:rsidP="00B16890">
            <w:pPr>
              <w:pStyle w:val="TableParagraph"/>
            </w:pPr>
            <w:proofErr w:type="spellStart"/>
            <w:r>
              <w:t>创建日期</w:t>
            </w:r>
            <w:proofErr w:type="spellEnd"/>
          </w:p>
        </w:tc>
        <w:tc>
          <w:tcPr>
            <w:tcW w:w="4184" w:type="dxa"/>
          </w:tcPr>
          <w:p w14:paraId="3D8C7F56" w14:textId="35574718" w:rsidR="00B16890" w:rsidRDefault="002C0317" w:rsidP="00B16890">
            <w:pPr>
              <w:pStyle w:val="TableParagraph"/>
              <w:spacing w:before="100"/>
            </w:pPr>
            <w:r>
              <w:t>2019/6/16</w:t>
            </w:r>
          </w:p>
        </w:tc>
      </w:tr>
      <w:tr w:rsidR="00B16890" w14:paraId="638F73C0" w14:textId="77777777" w:rsidTr="00B16890">
        <w:trPr>
          <w:trHeight w:hRule="exact" w:val="478"/>
        </w:trPr>
        <w:tc>
          <w:tcPr>
            <w:tcW w:w="4114" w:type="dxa"/>
            <w:shd w:val="clear" w:color="auto" w:fill="D9E1F3"/>
          </w:tcPr>
          <w:p w14:paraId="10DE3615" w14:textId="77777777" w:rsidR="00B16890" w:rsidRDefault="00B16890" w:rsidP="00B16890">
            <w:pPr>
              <w:pStyle w:val="TableParagraph"/>
            </w:pPr>
            <w:proofErr w:type="spellStart"/>
            <w:r>
              <w:t>修改日期</w:t>
            </w:r>
            <w:proofErr w:type="spellEnd"/>
          </w:p>
        </w:tc>
        <w:tc>
          <w:tcPr>
            <w:tcW w:w="4184" w:type="dxa"/>
            <w:shd w:val="clear" w:color="auto" w:fill="D9E1F3"/>
          </w:tcPr>
          <w:p w14:paraId="37CD8C63" w14:textId="28BA997E" w:rsidR="00B16890" w:rsidRDefault="002C0317" w:rsidP="00B16890">
            <w:pPr>
              <w:pStyle w:val="TableParagraph"/>
              <w:spacing w:before="100"/>
            </w:pPr>
            <w:r>
              <w:t>2019/6/16</w:t>
            </w:r>
          </w:p>
        </w:tc>
      </w:tr>
      <w:tr w:rsidR="00B16890" w14:paraId="2D4D5589" w14:textId="77777777" w:rsidTr="00B16890">
        <w:trPr>
          <w:trHeight w:hRule="exact" w:val="480"/>
        </w:trPr>
        <w:tc>
          <w:tcPr>
            <w:tcW w:w="4114" w:type="dxa"/>
          </w:tcPr>
          <w:p w14:paraId="11587906" w14:textId="77777777" w:rsidR="00B16890" w:rsidRDefault="00B16890" w:rsidP="00B16890">
            <w:pPr>
              <w:pStyle w:val="TableParagraph"/>
              <w:spacing w:before="58"/>
            </w:pPr>
            <w:proofErr w:type="spellStart"/>
            <w:r>
              <w:t>参与者</w:t>
            </w:r>
            <w:proofErr w:type="spellEnd"/>
          </w:p>
        </w:tc>
        <w:tc>
          <w:tcPr>
            <w:tcW w:w="4184" w:type="dxa"/>
          </w:tcPr>
          <w:p w14:paraId="0A27A0B7" w14:textId="77777777" w:rsidR="00B16890" w:rsidRDefault="00B16890" w:rsidP="00B16890">
            <w:pPr>
              <w:pStyle w:val="TableParagraph"/>
              <w:spacing w:before="58"/>
            </w:pPr>
            <w:proofErr w:type="spellStart"/>
            <w:r>
              <w:t>管理员</w:t>
            </w:r>
            <w:proofErr w:type="spellEnd"/>
          </w:p>
        </w:tc>
      </w:tr>
      <w:tr w:rsidR="00B16890" w14:paraId="7B701DC7" w14:textId="77777777" w:rsidTr="00B16890">
        <w:trPr>
          <w:trHeight w:hRule="exact" w:val="478"/>
        </w:trPr>
        <w:tc>
          <w:tcPr>
            <w:tcW w:w="4114" w:type="dxa"/>
            <w:shd w:val="clear" w:color="auto" w:fill="D9E1F3"/>
          </w:tcPr>
          <w:p w14:paraId="0AD7466F" w14:textId="77777777" w:rsidR="00B16890" w:rsidRDefault="00B16890" w:rsidP="00B16890">
            <w:pPr>
              <w:pStyle w:val="TableParagraph"/>
            </w:pPr>
            <w:proofErr w:type="spellStart"/>
            <w:r>
              <w:t>描述</w:t>
            </w:r>
            <w:proofErr w:type="spellEnd"/>
          </w:p>
        </w:tc>
        <w:tc>
          <w:tcPr>
            <w:tcW w:w="4184" w:type="dxa"/>
            <w:shd w:val="clear" w:color="auto" w:fill="D9E1F3"/>
          </w:tcPr>
          <w:p w14:paraId="7FB5C5BF" w14:textId="77777777" w:rsidR="00B16890" w:rsidRDefault="00B16890" w:rsidP="00B16890">
            <w:pPr>
              <w:pStyle w:val="TableParagraph"/>
              <w:rPr>
                <w:lang w:eastAsia="zh-CN"/>
              </w:rPr>
            </w:pPr>
            <w:r>
              <w:rPr>
                <w:lang w:eastAsia="zh-CN"/>
              </w:rPr>
              <w:t>管理员在帖子界面点击删除楼层</w:t>
            </w:r>
          </w:p>
        </w:tc>
      </w:tr>
      <w:tr w:rsidR="00B16890" w14:paraId="7F6BFB3F" w14:textId="77777777" w:rsidTr="00B16890">
        <w:trPr>
          <w:trHeight w:hRule="exact" w:val="946"/>
        </w:trPr>
        <w:tc>
          <w:tcPr>
            <w:tcW w:w="4114" w:type="dxa"/>
          </w:tcPr>
          <w:p w14:paraId="173362FE" w14:textId="77777777" w:rsidR="00B16890" w:rsidRDefault="00B16890" w:rsidP="00B16890">
            <w:pPr>
              <w:pStyle w:val="TableParagraph"/>
            </w:pPr>
            <w:proofErr w:type="spellStart"/>
            <w:r>
              <w:t>前置条件</w:t>
            </w:r>
            <w:proofErr w:type="spellEnd"/>
          </w:p>
        </w:tc>
        <w:tc>
          <w:tcPr>
            <w:tcW w:w="4184" w:type="dxa"/>
          </w:tcPr>
          <w:p w14:paraId="29695BF4" w14:textId="77777777" w:rsidR="00B16890" w:rsidRDefault="00B16890" w:rsidP="00B16890">
            <w:pPr>
              <w:pStyle w:val="TableParagraph"/>
              <w:numPr>
                <w:ilvl w:val="0"/>
                <w:numId w:val="60"/>
              </w:numPr>
              <w:tabs>
                <w:tab w:val="left" w:pos="382"/>
              </w:tabs>
              <w:ind w:hanging="278"/>
            </w:pPr>
            <w:proofErr w:type="spellStart"/>
            <w:r>
              <w:t>管理员账号登录成功</w:t>
            </w:r>
            <w:proofErr w:type="spellEnd"/>
          </w:p>
          <w:p w14:paraId="49F96386" w14:textId="77777777" w:rsidR="00B16890" w:rsidRDefault="00B16890" w:rsidP="00B16890">
            <w:pPr>
              <w:pStyle w:val="TableParagraph"/>
              <w:numPr>
                <w:ilvl w:val="0"/>
                <w:numId w:val="60"/>
              </w:numPr>
              <w:tabs>
                <w:tab w:val="left" w:pos="382"/>
              </w:tabs>
              <w:spacing w:before="152"/>
              <w:ind w:hanging="278"/>
            </w:pPr>
            <w:proofErr w:type="spellStart"/>
            <w:r>
              <w:t>管理员进入帖子界面</w:t>
            </w:r>
            <w:proofErr w:type="spellEnd"/>
          </w:p>
        </w:tc>
      </w:tr>
      <w:tr w:rsidR="00B16890" w14:paraId="43AA7A13" w14:textId="77777777" w:rsidTr="00B16890">
        <w:trPr>
          <w:trHeight w:hRule="exact" w:val="478"/>
        </w:trPr>
        <w:tc>
          <w:tcPr>
            <w:tcW w:w="4114" w:type="dxa"/>
            <w:shd w:val="clear" w:color="auto" w:fill="D9E1F3"/>
          </w:tcPr>
          <w:p w14:paraId="6C928B7B" w14:textId="77777777" w:rsidR="00B16890" w:rsidRDefault="00B16890" w:rsidP="00B16890">
            <w:pPr>
              <w:pStyle w:val="TableParagraph"/>
            </w:pPr>
            <w:proofErr w:type="spellStart"/>
            <w:r>
              <w:t>后置条件</w:t>
            </w:r>
            <w:proofErr w:type="spellEnd"/>
          </w:p>
        </w:tc>
        <w:tc>
          <w:tcPr>
            <w:tcW w:w="4184" w:type="dxa"/>
            <w:shd w:val="clear" w:color="auto" w:fill="D9E1F3"/>
          </w:tcPr>
          <w:p w14:paraId="4CFDE797" w14:textId="77777777" w:rsidR="00B16890" w:rsidRDefault="00B16890" w:rsidP="00B16890">
            <w:pPr>
              <w:pStyle w:val="TableParagraph"/>
              <w:rPr>
                <w:lang w:eastAsia="zh-CN"/>
              </w:rPr>
            </w:pPr>
            <w:r>
              <w:rPr>
                <w:lang w:eastAsia="zh-CN"/>
              </w:rPr>
              <w:t>更新数据库中信息，事件存入日志</w:t>
            </w:r>
          </w:p>
        </w:tc>
      </w:tr>
      <w:tr w:rsidR="00B16890" w14:paraId="3783A742" w14:textId="77777777" w:rsidTr="00B16890">
        <w:trPr>
          <w:trHeight w:hRule="exact" w:val="946"/>
        </w:trPr>
        <w:tc>
          <w:tcPr>
            <w:tcW w:w="4114" w:type="dxa"/>
          </w:tcPr>
          <w:p w14:paraId="7E1A0C28" w14:textId="77777777" w:rsidR="00B16890" w:rsidRDefault="00B16890" w:rsidP="00B16890">
            <w:pPr>
              <w:pStyle w:val="TableParagraph"/>
            </w:pPr>
            <w:proofErr w:type="spellStart"/>
            <w:r>
              <w:t>主干过程</w:t>
            </w:r>
            <w:proofErr w:type="spellEnd"/>
          </w:p>
        </w:tc>
        <w:tc>
          <w:tcPr>
            <w:tcW w:w="4184" w:type="dxa"/>
          </w:tcPr>
          <w:p w14:paraId="485151E4" w14:textId="77777777" w:rsidR="00B16890" w:rsidRDefault="00B16890" w:rsidP="00B16890">
            <w:pPr>
              <w:pStyle w:val="TableParagraph"/>
              <w:numPr>
                <w:ilvl w:val="0"/>
                <w:numId w:val="61"/>
              </w:numPr>
              <w:tabs>
                <w:tab w:val="left" w:pos="382"/>
              </w:tabs>
              <w:ind w:hanging="278"/>
            </w:pPr>
            <w:proofErr w:type="spellStart"/>
            <w:r>
              <w:t>点击删除楼层</w:t>
            </w:r>
            <w:proofErr w:type="spellEnd"/>
          </w:p>
          <w:p w14:paraId="72BF7F4D" w14:textId="77777777" w:rsidR="00B16890" w:rsidRDefault="00B16890" w:rsidP="00B16890">
            <w:pPr>
              <w:pStyle w:val="TableParagraph"/>
              <w:numPr>
                <w:ilvl w:val="0"/>
                <w:numId w:val="61"/>
              </w:numPr>
              <w:tabs>
                <w:tab w:val="left" w:pos="382"/>
              </w:tabs>
              <w:spacing w:before="152"/>
              <w:ind w:hanging="278"/>
            </w:pPr>
            <w:proofErr w:type="spellStart"/>
            <w:r>
              <w:t>确认操作</w:t>
            </w:r>
            <w:proofErr w:type="spellEnd"/>
          </w:p>
        </w:tc>
      </w:tr>
      <w:tr w:rsidR="00B16890" w14:paraId="55FF5549" w14:textId="77777777" w:rsidTr="00B16890">
        <w:trPr>
          <w:trHeight w:hRule="exact" w:val="946"/>
        </w:trPr>
        <w:tc>
          <w:tcPr>
            <w:tcW w:w="4114" w:type="dxa"/>
            <w:shd w:val="clear" w:color="auto" w:fill="D9E1F3"/>
          </w:tcPr>
          <w:p w14:paraId="50B4533C" w14:textId="77777777" w:rsidR="00B16890" w:rsidRDefault="00B16890" w:rsidP="00B16890">
            <w:pPr>
              <w:pStyle w:val="TableParagraph"/>
            </w:pPr>
            <w:proofErr w:type="spellStart"/>
            <w:r>
              <w:t>分支过程</w:t>
            </w:r>
            <w:proofErr w:type="spellEnd"/>
          </w:p>
        </w:tc>
        <w:tc>
          <w:tcPr>
            <w:tcW w:w="4184" w:type="dxa"/>
            <w:shd w:val="clear" w:color="auto" w:fill="D9E1F3"/>
          </w:tcPr>
          <w:p w14:paraId="30EA10D8" w14:textId="77777777" w:rsidR="00B16890" w:rsidRDefault="00B16890" w:rsidP="00B16890">
            <w:pPr>
              <w:pStyle w:val="TableParagraph"/>
              <w:numPr>
                <w:ilvl w:val="1"/>
                <w:numId w:val="62"/>
              </w:numPr>
              <w:tabs>
                <w:tab w:val="left" w:pos="550"/>
              </w:tabs>
              <w:ind w:hanging="446"/>
            </w:pPr>
            <w:proofErr w:type="spellStart"/>
            <w:r>
              <w:t>操作成功返回帖子界面</w:t>
            </w:r>
            <w:proofErr w:type="spellEnd"/>
          </w:p>
          <w:p w14:paraId="1E950576" w14:textId="77777777" w:rsidR="00B16890" w:rsidRDefault="00B16890" w:rsidP="00B16890">
            <w:pPr>
              <w:pStyle w:val="TableParagraph"/>
              <w:numPr>
                <w:ilvl w:val="1"/>
                <w:numId w:val="62"/>
              </w:numPr>
              <w:tabs>
                <w:tab w:val="left" w:pos="550"/>
              </w:tabs>
              <w:spacing w:before="152"/>
              <w:ind w:hanging="446"/>
              <w:rPr>
                <w:lang w:eastAsia="zh-CN"/>
              </w:rPr>
            </w:pPr>
            <w:r>
              <w:rPr>
                <w:lang w:eastAsia="zh-CN"/>
              </w:rPr>
              <w:t>操作失败，重新删除楼层</w:t>
            </w:r>
          </w:p>
        </w:tc>
      </w:tr>
      <w:tr w:rsidR="00B16890" w14:paraId="2BD7E82C" w14:textId="77777777" w:rsidTr="00B16890">
        <w:trPr>
          <w:trHeight w:hRule="exact" w:val="480"/>
        </w:trPr>
        <w:tc>
          <w:tcPr>
            <w:tcW w:w="4114" w:type="dxa"/>
          </w:tcPr>
          <w:p w14:paraId="3F77AE0E" w14:textId="77777777" w:rsidR="00B16890" w:rsidRDefault="00B16890" w:rsidP="00B16890">
            <w:pPr>
              <w:pStyle w:val="TableParagraph"/>
              <w:spacing w:before="57"/>
            </w:pPr>
            <w:proofErr w:type="spellStart"/>
            <w:r>
              <w:t>异常</w:t>
            </w:r>
            <w:proofErr w:type="spellEnd"/>
          </w:p>
        </w:tc>
        <w:tc>
          <w:tcPr>
            <w:tcW w:w="4184" w:type="dxa"/>
          </w:tcPr>
          <w:p w14:paraId="6D5D356F" w14:textId="77777777" w:rsidR="00B16890" w:rsidRDefault="00B16890" w:rsidP="00B16890">
            <w:pPr>
              <w:pStyle w:val="TableParagraph"/>
              <w:spacing w:before="57"/>
            </w:pPr>
            <w:r>
              <w:t>无</w:t>
            </w:r>
          </w:p>
        </w:tc>
      </w:tr>
      <w:tr w:rsidR="00B16890" w14:paraId="722CFBB2" w14:textId="77777777" w:rsidTr="00B16890">
        <w:trPr>
          <w:trHeight w:hRule="exact" w:val="478"/>
        </w:trPr>
        <w:tc>
          <w:tcPr>
            <w:tcW w:w="4114" w:type="dxa"/>
            <w:shd w:val="clear" w:color="auto" w:fill="D9E1F3"/>
          </w:tcPr>
          <w:p w14:paraId="14F2BBC6" w14:textId="77777777" w:rsidR="00B16890" w:rsidRDefault="00B16890" w:rsidP="00B16890">
            <w:pPr>
              <w:pStyle w:val="TableParagraph"/>
            </w:pPr>
            <w:proofErr w:type="spellStart"/>
            <w:r>
              <w:t>包含</w:t>
            </w:r>
            <w:proofErr w:type="spellEnd"/>
          </w:p>
        </w:tc>
        <w:tc>
          <w:tcPr>
            <w:tcW w:w="4184" w:type="dxa"/>
            <w:shd w:val="clear" w:color="auto" w:fill="D9E1F3"/>
          </w:tcPr>
          <w:p w14:paraId="3F1A61F6" w14:textId="77777777" w:rsidR="00B16890" w:rsidRDefault="00B16890" w:rsidP="00B16890">
            <w:pPr>
              <w:pStyle w:val="TableParagraph"/>
            </w:pPr>
            <w:r>
              <w:t>无</w:t>
            </w:r>
          </w:p>
        </w:tc>
      </w:tr>
      <w:tr w:rsidR="00B16890" w14:paraId="3D5B7CA7" w14:textId="77777777" w:rsidTr="00B16890">
        <w:trPr>
          <w:trHeight w:hRule="exact" w:val="478"/>
        </w:trPr>
        <w:tc>
          <w:tcPr>
            <w:tcW w:w="4114" w:type="dxa"/>
          </w:tcPr>
          <w:p w14:paraId="42C0D9FE" w14:textId="77777777" w:rsidR="00B16890" w:rsidRDefault="00B16890" w:rsidP="00B16890">
            <w:pPr>
              <w:pStyle w:val="TableParagraph"/>
            </w:pPr>
            <w:proofErr w:type="spellStart"/>
            <w:r>
              <w:t>优先级</w:t>
            </w:r>
            <w:proofErr w:type="spellEnd"/>
          </w:p>
        </w:tc>
        <w:tc>
          <w:tcPr>
            <w:tcW w:w="4184" w:type="dxa"/>
          </w:tcPr>
          <w:p w14:paraId="7B77C8B3" w14:textId="77777777" w:rsidR="00B16890" w:rsidRDefault="00B16890" w:rsidP="00B16890">
            <w:pPr>
              <w:pStyle w:val="TableParagraph"/>
            </w:pPr>
            <w:r>
              <w:t>低</w:t>
            </w:r>
          </w:p>
        </w:tc>
      </w:tr>
      <w:tr w:rsidR="00B16890" w14:paraId="72148389" w14:textId="77777777" w:rsidTr="00B16890">
        <w:trPr>
          <w:trHeight w:hRule="exact" w:val="478"/>
        </w:trPr>
        <w:tc>
          <w:tcPr>
            <w:tcW w:w="4114" w:type="dxa"/>
            <w:shd w:val="clear" w:color="auto" w:fill="D9E1F3"/>
          </w:tcPr>
          <w:p w14:paraId="79C9F5CB" w14:textId="77777777" w:rsidR="00B16890" w:rsidRDefault="00B16890" w:rsidP="00B16890">
            <w:pPr>
              <w:pStyle w:val="TableParagraph"/>
            </w:pPr>
            <w:proofErr w:type="spellStart"/>
            <w:r>
              <w:t>使用频率</w:t>
            </w:r>
            <w:proofErr w:type="spellEnd"/>
          </w:p>
        </w:tc>
        <w:tc>
          <w:tcPr>
            <w:tcW w:w="4184" w:type="dxa"/>
            <w:shd w:val="clear" w:color="auto" w:fill="D9E1F3"/>
          </w:tcPr>
          <w:p w14:paraId="53E778DC" w14:textId="77777777" w:rsidR="00B16890" w:rsidRDefault="00B16890" w:rsidP="00B16890">
            <w:pPr>
              <w:pStyle w:val="TableParagraph"/>
            </w:pPr>
            <w:r>
              <w:rPr>
                <w:rFonts w:hint="eastAsia"/>
                <w:lang w:eastAsia="zh-CN"/>
              </w:rPr>
              <w:t>每天十次每人</w:t>
            </w:r>
          </w:p>
        </w:tc>
      </w:tr>
    </w:tbl>
    <w:p w14:paraId="18070307" w14:textId="77777777" w:rsidR="00B16890" w:rsidRDefault="00B16890" w:rsidP="00B16890">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201A569D" w14:textId="77777777" w:rsidTr="00B16890">
        <w:trPr>
          <w:trHeight w:hRule="exact" w:val="478"/>
        </w:trPr>
        <w:tc>
          <w:tcPr>
            <w:tcW w:w="4114" w:type="dxa"/>
          </w:tcPr>
          <w:p w14:paraId="600BD884" w14:textId="77777777" w:rsidR="00B16890" w:rsidRDefault="00B16890" w:rsidP="00B16890">
            <w:pPr>
              <w:pStyle w:val="TableParagraph"/>
            </w:pPr>
            <w:proofErr w:type="spellStart"/>
            <w:r>
              <w:t>业务规则</w:t>
            </w:r>
            <w:proofErr w:type="spellEnd"/>
          </w:p>
        </w:tc>
        <w:tc>
          <w:tcPr>
            <w:tcW w:w="4184" w:type="dxa"/>
          </w:tcPr>
          <w:p w14:paraId="417E29E7" w14:textId="77777777" w:rsidR="00B16890" w:rsidRDefault="00B16890" w:rsidP="00B16890">
            <w:pPr>
              <w:pStyle w:val="TableParagraph"/>
              <w:keepNext/>
              <w:spacing w:before="56"/>
              <w:rPr>
                <w:lang w:eastAsia="zh-CN"/>
              </w:rPr>
            </w:pPr>
            <w:bookmarkStart w:id="156" w:name="OLE_LINK77"/>
            <w:bookmarkStart w:id="157" w:name="OLE_LINK78"/>
            <w:r>
              <w:rPr>
                <w:rFonts w:hint="eastAsia"/>
                <w:lang w:eastAsia="zh-CN"/>
              </w:rPr>
              <w:t>楼层被删除后，会提示作者</w:t>
            </w:r>
            <w:bookmarkEnd w:id="156"/>
            <w:bookmarkEnd w:id="157"/>
          </w:p>
        </w:tc>
      </w:tr>
    </w:tbl>
    <w:p w14:paraId="2D799AC1" w14:textId="77777777" w:rsidR="00B16890" w:rsidRDefault="00B16890" w:rsidP="00B16890">
      <w:pPr>
        <w:spacing w:line="360" w:lineRule="auto"/>
        <w:rPr>
          <w:rFonts w:ascii="宋体" w:hAnsi="宋体" w:cs="宋体"/>
          <w:sz w:val="24"/>
        </w:rPr>
      </w:pPr>
    </w:p>
    <w:p w14:paraId="2D32B029" w14:textId="77777777" w:rsidR="00B16890" w:rsidRDefault="00B16890" w:rsidP="00B16890">
      <w:pPr>
        <w:spacing w:line="360" w:lineRule="auto"/>
        <w:rPr>
          <w:rFonts w:ascii="宋体" w:hAnsi="宋体" w:cs="宋体" w:hint="eastAsia"/>
          <w:sz w:val="24"/>
        </w:rPr>
      </w:pPr>
    </w:p>
    <w:p w14:paraId="0C9CEAC4" w14:textId="77777777" w:rsidR="00B16890" w:rsidRDefault="00B16890" w:rsidP="00B16890">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B16890" w14:paraId="15E82A87" w14:textId="77777777" w:rsidTr="00B16890">
        <w:trPr>
          <w:trHeight w:hRule="exact" w:val="484"/>
        </w:trPr>
        <w:tc>
          <w:tcPr>
            <w:tcW w:w="4114" w:type="dxa"/>
            <w:tcBorders>
              <w:top w:val="nil"/>
              <w:left w:val="nil"/>
              <w:bottom w:val="single" w:sz="4" w:space="0" w:color="FFFFFF"/>
              <w:right w:val="nil"/>
            </w:tcBorders>
            <w:shd w:val="clear" w:color="auto" w:fill="4471C4"/>
          </w:tcPr>
          <w:p w14:paraId="7AE71AD2" w14:textId="77777777" w:rsidR="00B16890" w:rsidRDefault="00B16890" w:rsidP="00B16890">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0EFCDE48" w14:textId="77777777" w:rsidR="00B16890" w:rsidRDefault="00B16890" w:rsidP="00B16890">
            <w:pPr>
              <w:pStyle w:val="TableParagraph"/>
              <w:spacing w:before="109"/>
              <w:ind w:left="107"/>
              <w:rPr>
                <w:b/>
              </w:rPr>
            </w:pPr>
            <w:r>
              <w:rPr>
                <w:b/>
                <w:color w:val="FFFFFF"/>
              </w:rPr>
              <w:t>UC_Administrator_23</w:t>
            </w:r>
          </w:p>
        </w:tc>
      </w:tr>
      <w:tr w:rsidR="00B16890" w14:paraId="457F506B" w14:textId="77777777" w:rsidTr="00B16890">
        <w:trPr>
          <w:trHeight w:hRule="exact" w:val="479"/>
        </w:trPr>
        <w:tc>
          <w:tcPr>
            <w:tcW w:w="4114" w:type="dxa"/>
            <w:tcBorders>
              <w:top w:val="single" w:sz="4" w:space="0" w:color="FFFFFF"/>
            </w:tcBorders>
            <w:shd w:val="clear" w:color="auto" w:fill="D9E1F3"/>
          </w:tcPr>
          <w:p w14:paraId="06B443A1" w14:textId="77777777" w:rsidR="00B16890" w:rsidRDefault="00B16890" w:rsidP="00B16890">
            <w:pPr>
              <w:pStyle w:val="TableParagraph"/>
            </w:pPr>
            <w:proofErr w:type="spellStart"/>
            <w:r>
              <w:t>用例名称</w:t>
            </w:r>
            <w:proofErr w:type="spellEnd"/>
          </w:p>
        </w:tc>
        <w:tc>
          <w:tcPr>
            <w:tcW w:w="4184" w:type="dxa"/>
            <w:tcBorders>
              <w:top w:val="single" w:sz="4" w:space="0" w:color="FFFFFF"/>
            </w:tcBorders>
            <w:shd w:val="clear" w:color="auto" w:fill="D9E1F3"/>
          </w:tcPr>
          <w:p w14:paraId="4C932F02" w14:textId="77777777" w:rsidR="00B16890" w:rsidRDefault="00B16890" w:rsidP="00B16890">
            <w:pPr>
              <w:pStyle w:val="TableParagraph"/>
            </w:pPr>
            <w:proofErr w:type="spellStart"/>
            <w:r>
              <w:t>置顶</w:t>
            </w:r>
            <w:proofErr w:type="spellEnd"/>
            <w:r>
              <w:t>/</w:t>
            </w:r>
            <w:proofErr w:type="spellStart"/>
            <w:r>
              <w:t>下沉</w:t>
            </w:r>
            <w:proofErr w:type="spellEnd"/>
            <w:r>
              <w:t>/</w:t>
            </w:r>
            <w:proofErr w:type="spellStart"/>
            <w:r>
              <w:t>删除帖子</w:t>
            </w:r>
            <w:proofErr w:type="spellEnd"/>
          </w:p>
        </w:tc>
      </w:tr>
      <w:tr w:rsidR="00B16890" w14:paraId="43113147" w14:textId="77777777" w:rsidTr="00B16890">
        <w:trPr>
          <w:trHeight w:hRule="exact" w:val="478"/>
        </w:trPr>
        <w:tc>
          <w:tcPr>
            <w:tcW w:w="4114" w:type="dxa"/>
          </w:tcPr>
          <w:p w14:paraId="403CF9E7" w14:textId="77777777" w:rsidR="00B16890" w:rsidRDefault="00B16890" w:rsidP="00B16890">
            <w:pPr>
              <w:pStyle w:val="TableParagraph"/>
            </w:pPr>
            <w:proofErr w:type="spellStart"/>
            <w:r>
              <w:t>创建者</w:t>
            </w:r>
            <w:proofErr w:type="spellEnd"/>
          </w:p>
        </w:tc>
        <w:tc>
          <w:tcPr>
            <w:tcW w:w="4184" w:type="dxa"/>
          </w:tcPr>
          <w:p w14:paraId="7E4BF55F" w14:textId="13D07589" w:rsidR="00B16890" w:rsidRDefault="002C0317" w:rsidP="00B16890">
            <w:pPr>
              <w:pStyle w:val="TableParagraph"/>
            </w:pPr>
            <w:proofErr w:type="spellStart"/>
            <w:r>
              <w:t>霸天虎</w:t>
            </w:r>
            <w:proofErr w:type="spellEnd"/>
          </w:p>
        </w:tc>
      </w:tr>
      <w:tr w:rsidR="00B16890" w14:paraId="5A59D068" w14:textId="77777777" w:rsidTr="00B16890">
        <w:trPr>
          <w:trHeight w:hRule="exact" w:val="478"/>
        </w:trPr>
        <w:tc>
          <w:tcPr>
            <w:tcW w:w="4114" w:type="dxa"/>
            <w:shd w:val="clear" w:color="auto" w:fill="D9E1F3"/>
          </w:tcPr>
          <w:p w14:paraId="059C3CB3" w14:textId="77777777" w:rsidR="00B16890" w:rsidRDefault="00B16890" w:rsidP="00B16890">
            <w:pPr>
              <w:pStyle w:val="TableParagraph"/>
            </w:pPr>
            <w:proofErr w:type="spellStart"/>
            <w:r>
              <w:t>最后更新者</w:t>
            </w:r>
            <w:proofErr w:type="spellEnd"/>
          </w:p>
        </w:tc>
        <w:tc>
          <w:tcPr>
            <w:tcW w:w="4184" w:type="dxa"/>
            <w:shd w:val="clear" w:color="auto" w:fill="D9E1F3"/>
          </w:tcPr>
          <w:p w14:paraId="55D15294" w14:textId="2644FF8F" w:rsidR="00B16890" w:rsidRDefault="002C0317" w:rsidP="00B16890">
            <w:pPr>
              <w:pStyle w:val="TableParagraph"/>
            </w:pPr>
            <w:proofErr w:type="spellStart"/>
            <w:r>
              <w:t>霸天虎</w:t>
            </w:r>
            <w:proofErr w:type="spellEnd"/>
          </w:p>
        </w:tc>
      </w:tr>
      <w:tr w:rsidR="00B16890" w14:paraId="17AB6863" w14:textId="77777777" w:rsidTr="00B16890">
        <w:trPr>
          <w:trHeight w:hRule="exact" w:val="478"/>
        </w:trPr>
        <w:tc>
          <w:tcPr>
            <w:tcW w:w="4114" w:type="dxa"/>
          </w:tcPr>
          <w:p w14:paraId="429CFB0D" w14:textId="77777777" w:rsidR="00B16890" w:rsidRDefault="00B16890" w:rsidP="00B16890">
            <w:pPr>
              <w:pStyle w:val="TableParagraph"/>
            </w:pPr>
            <w:proofErr w:type="spellStart"/>
            <w:r>
              <w:t>创建日期</w:t>
            </w:r>
            <w:proofErr w:type="spellEnd"/>
          </w:p>
        </w:tc>
        <w:tc>
          <w:tcPr>
            <w:tcW w:w="4184" w:type="dxa"/>
          </w:tcPr>
          <w:p w14:paraId="1B57F053" w14:textId="0B835B26" w:rsidR="00B16890" w:rsidRDefault="002C0317" w:rsidP="00B16890">
            <w:pPr>
              <w:pStyle w:val="TableParagraph"/>
              <w:spacing w:before="100"/>
            </w:pPr>
            <w:r>
              <w:t>2019/6/16</w:t>
            </w:r>
          </w:p>
        </w:tc>
      </w:tr>
      <w:tr w:rsidR="00B16890" w14:paraId="31216DEA" w14:textId="77777777" w:rsidTr="00B16890">
        <w:trPr>
          <w:trHeight w:hRule="exact" w:val="478"/>
        </w:trPr>
        <w:tc>
          <w:tcPr>
            <w:tcW w:w="4114" w:type="dxa"/>
            <w:shd w:val="clear" w:color="auto" w:fill="D9E1F3"/>
          </w:tcPr>
          <w:p w14:paraId="25D05557" w14:textId="77777777" w:rsidR="00B16890" w:rsidRDefault="00B16890" w:rsidP="00B16890">
            <w:pPr>
              <w:pStyle w:val="TableParagraph"/>
            </w:pPr>
            <w:proofErr w:type="spellStart"/>
            <w:r>
              <w:lastRenderedPageBreak/>
              <w:t>修改日期</w:t>
            </w:r>
            <w:proofErr w:type="spellEnd"/>
          </w:p>
        </w:tc>
        <w:tc>
          <w:tcPr>
            <w:tcW w:w="4184" w:type="dxa"/>
            <w:shd w:val="clear" w:color="auto" w:fill="D9E1F3"/>
          </w:tcPr>
          <w:p w14:paraId="4466A6FF" w14:textId="14694797" w:rsidR="00B16890" w:rsidRDefault="002C0317" w:rsidP="00B16890">
            <w:pPr>
              <w:pStyle w:val="TableParagraph"/>
              <w:spacing w:before="100"/>
            </w:pPr>
            <w:r>
              <w:t>2019/6/16</w:t>
            </w:r>
          </w:p>
        </w:tc>
      </w:tr>
      <w:tr w:rsidR="00B16890" w14:paraId="1B99EDC1" w14:textId="77777777" w:rsidTr="00B16890">
        <w:trPr>
          <w:trHeight w:hRule="exact" w:val="479"/>
        </w:trPr>
        <w:tc>
          <w:tcPr>
            <w:tcW w:w="4114" w:type="dxa"/>
          </w:tcPr>
          <w:p w14:paraId="6A826559" w14:textId="77777777" w:rsidR="00B16890" w:rsidRDefault="00B16890" w:rsidP="00B16890">
            <w:pPr>
              <w:pStyle w:val="TableParagraph"/>
            </w:pPr>
            <w:proofErr w:type="spellStart"/>
            <w:r>
              <w:t>参与者</w:t>
            </w:r>
            <w:proofErr w:type="spellEnd"/>
          </w:p>
        </w:tc>
        <w:tc>
          <w:tcPr>
            <w:tcW w:w="4184" w:type="dxa"/>
          </w:tcPr>
          <w:p w14:paraId="27770224" w14:textId="77777777" w:rsidR="00B16890" w:rsidRDefault="00B16890" w:rsidP="00B16890">
            <w:pPr>
              <w:pStyle w:val="TableParagraph"/>
            </w:pPr>
            <w:proofErr w:type="spellStart"/>
            <w:r>
              <w:t>管理员</w:t>
            </w:r>
            <w:proofErr w:type="spellEnd"/>
          </w:p>
        </w:tc>
      </w:tr>
      <w:tr w:rsidR="00B16890" w14:paraId="6CED01FA" w14:textId="77777777" w:rsidTr="00B16890">
        <w:trPr>
          <w:trHeight w:hRule="exact" w:val="947"/>
        </w:trPr>
        <w:tc>
          <w:tcPr>
            <w:tcW w:w="4114" w:type="dxa"/>
            <w:shd w:val="clear" w:color="auto" w:fill="D9E1F3"/>
          </w:tcPr>
          <w:p w14:paraId="7B42D44F" w14:textId="77777777" w:rsidR="00B16890" w:rsidRDefault="00B16890" w:rsidP="00B16890">
            <w:pPr>
              <w:pStyle w:val="TableParagraph"/>
              <w:spacing w:before="56"/>
            </w:pPr>
            <w:proofErr w:type="spellStart"/>
            <w:r>
              <w:t>描述</w:t>
            </w:r>
            <w:proofErr w:type="spellEnd"/>
          </w:p>
        </w:tc>
        <w:tc>
          <w:tcPr>
            <w:tcW w:w="4184" w:type="dxa"/>
            <w:shd w:val="clear" w:color="auto" w:fill="D9E1F3"/>
          </w:tcPr>
          <w:p w14:paraId="4DD7DAAD" w14:textId="77777777" w:rsidR="00B16890" w:rsidRDefault="00B16890" w:rsidP="00B16890">
            <w:pPr>
              <w:pStyle w:val="TableParagraph"/>
              <w:spacing w:before="56" w:line="355" w:lineRule="auto"/>
              <w:ind w:right="96"/>
              <w:rPr>
                <w:lang w:eastAsia="zh-CN"/>
              </w:rPr>
            </w:pPr>
            <w:r>
              <w:rPr>
                <w:spacing w:val="2"/>
                <w:lang w:eastAsia="zh-CN"/>
              </w:rPr>
              <w:t>管理员在管理员界面点击置顶</w:t>
            </w:r>
            <w:r>
              <w:rPr>
                <w:spacing w:val="3"/>
                <w:lang w:eastAsia="zh-CN"/>
              </w:rPr>
              <w:t>/</w:t>
            </w:r>
            <w:r>
              <w:rPr>
                <w:spacing w:val="2"/>
                <w:lang w:eastAsia="zh-CN"/>
              </w:rPr>
              <w:t>下</w:t>
            </w:r>
            <w:r>
              <w:rPr>
                <w:spacing w:val="3"/>
                <w:lang w:eastAsia="zh-CN"/>
              </w:rPr>
              <w:t>沉/</w:t>
            </w:r>
            <w:r>
              <w:rPr>
                <w:spacing w:val="2"/>
                <w:lang w:eastAsia="zh-CN"/>
              </w:rPr>
              <w:t>删除</w:t>
            </w:r>
            <w:r>
              <w:rPr>
                <w:lang w:eastAsia="zh-CN"/>
              </w:rPr>
              <w:t>帖子</w:t>
            </w:r>
          </w:p>
        </w:tc>
      </w:tr>
      <w:tr w:rsidR="00B16890" w14:paraId="664F4BEC" w14:textId="77777777" w:rsidTr="00B16890">
        <w:trPr>
          <w:trHeight w:hRule="exact" w:val="946"/>
        </w:trPr>
        <w:tc>
          <w:tcPr>
            <w:tcW w:w="4114" w:type="dxa"/>
          </w:tcPr>
          <w:p w14:paraId="5B71B992" w14:textId="77777777" w:rsidR="00B16890" w:rsidRDefault="00B16890" w:rsidP="00B16890">
            <w:pPr>
              <w:pStyle w:val="TableParagraph"/>
            </w:pPr>
            <w:proofErr w:type="spellStart"/>
            <w:r>
              <w:t>前置条件</w:t>
            </w:r>
            <w:proofErr w:type="spellEnd"/>
          </w:p>
        </w:tc>
        <w:tc>
          <w:tcPr>
            <w:tcW w:w="4184" w:type="dxa"/>
          </w:tcPr>
          <w:p w14:paraId="34E909A8" w14:textId="77777777" w:rsidR="00B16890" w:rsidRDefault="00B16890" w:rsidP="00B16890">
            <w:pPr>
              <w:pStyle w:val="TableParagraph"/>
              <w:numPr>
                <w:ilvl w:val="0"/>
                <w:numId w:val="63"/>
              </w:numPr>
              <w:tabs>
                <w:tab w:val="left" w:pos="382"/>
              </w:tabs>
              <w:ind w:hanging="278"/>
            </w:pPr>
            <w:proofErr w:type="spellStart"/>
            <w:r>
              <w:t>管理员账号登录成功</w:t>
            </w:r>
            <w:proofErr w:type="spellEnd"/>
          </w:p>
          <w:p w14:paraId="6B242FEB" w14:textId="77777777" w:rsidR="00B16890" w:rsidRDefault="00B16890" w:rsidP="00B16890">
            <w:pPr>
              <w:pStyle w:val="TableParagraph"/>
              <w:numPr>
                <w:ilvl w:val="0"/>
                <w:numId w:val="63"/>
              </w:numPr>
              <w:tabs>
                <w:tab w:val="left" w:pos="382"/>
              </w:tabs>
              <w:spacing w:before="152"/>
              <w:ind w:hanging="278"/>
              <w:rPr>
                <w:lang w:eastAsia="zh-CN"/>
              </w:rPr>
            </w:pPr>
            <w:r>
              <w:rPr>
                <w:lang w:eastAsia="zh-CN"/>
              </w:rPr>
              <w:t>管理员进入论坛管理界面</w:t>
            </w:r>
          </w:p>
        </w:tc>
      </w:tr>
      <w:tr w:rsidR="00B16890" w14:paraId="4CC99603" w14:textId="77777777" w:rsidTr="00B16890">
        <w:trPr>
          <w:trHeight w:hRule="exact" w:val="478"/>
        </w:trPr>
        <w:tc>
          <w:tcPr>
            <w:tcW w:w="4114" w:type="dxa"/>
            <w:shd w:val="clear" w:color="auto" w:fill="D9E1F3"/>
          </w:tcPr>
          <w:p w14:paraId="0B2078D3" w14:textId="77777777" w:rsidR="00B16890" w:rsidRDefault="00B16890" w:rsidP="00B16890">
            <w:pPr>
              <w:pStyle w:val="TableParagraph"/>
            </w:pPr>
            <w:proofErr w:type="spellStart"/>
            <w:r>
              <w:t>后置条件</w:t>
            </w:r>
            <w:proofErr w:type="spellEnd"/>
          </w:p>
        </w:tc>
        <w:tc>
          <w:tcPr>
            <w:tcW w:w="4184" w:type="dxa"/>
            <w:shd w:val="clear" w:color="auto" w:fill="D9E1F3"/>
          </w:tcPr>
          <w:p w14:paraId="77C7F331" w14:textId="77777777" w:rsidR="00B16890" w:rsidRDefault="00B16890" w:rsidP="00B16890">
            <w:pPr>
              <w:pStyle w:val="TableParagraph"/>
              <w:rPr>
                <w:lang w:eastAsia="zh-CN"/>
              </w:rPr>
            </w:pPr>
            <w:r>
              <w:rPr>
                <w:lang w:eastAsia="zh-CN"/>
              </w:rPr>
              <w:t>更新数据库中信息，事件存入日志</w:t>
            </w:r>
          </w:p>
        </w:tc>
      </w:tr>
      <w:tr w:rsidR="00B16890" w14:paraId="5075A141" w14:textId="77777777" w:rsidTr="00B16890">
        <w:trPr>
          <w:trHeight w:hRule="exact" w:val="946"/>
        </w:trPr>
        <w:tc>
          <w:tcPr>
            <w:tcW w:w="4114" w:type="dxa"/>
          </w:tcPr>
          <w:p w14:paraId="6C8CCAA0" w14:textId="77777777" w:rsidR="00B16890" w:rsidRDefault="00B16890" w:rsidP="00B16890">
            <w:pPr>
              <w:pStyle w:val="TableParagraph"/>
            </w:pPr>
            <w:proofErr w:type="spellStart"/>
            <w:r>
              <w:t>主干过程</w:t>
            </w:r>
            <w:proofErr w:type="spellEnd"/>
          </w:p>
        </w:tc>
        <w:tc>
          <w:tcPr>
            <w:tcW w:w="4184" w:type="dxa"/>
          </w:tcPr>
          <w:p w14:paraId="70465EA6" w14:textId="77777777" w:rsidR="00B16890" w:rsidRDefault="00B16890" w:rsidP="00B16890">
            <w:pPr>
              <w:pStyle w:val="TableParagraph"/>
              <w:numPr>
                <w:ilvl w:val="0"/>
                <w:numId w:val="64"/>
              </w:numPr>
              <w:tabs>
                <w:tab w:val="left" w:pos="382"/>
              </w:tabs>
              <w:ind w:hanging="278"/>
            </w:pPr>
            <w:proofErr w:type="spellStart"/>
            <w:r>
              <w:t>点击置顶</w:t>
            </w:r>
            <w:proofErr w:type="spellEnd"/>
            <w:r>
              <w:t>/</w:t>
            </w:r>
            <w:proofErr w:type="spellStart"/>
            <w:r>
              <w:t>下沉</w:t>
            </w:r>
            <w:proofErr w:type="spellEnd"/>
            <w:r>
              <w:t>/</w:t>
            </w:r>
            <w:proofErr w:type="spellStart"/>
            <w:r>
              <w:t>删除帖子</w:t>
            </w:r>
            <w:proofErr w:type="spellEnd"/>
          </w:p>
          <w:p w14:paraId="56A9F054" w14:textId="77777777" w:rsidR="00B16890" w:rsidRDefault="00B16890" w:rsidP="00B16890">
            <w:pPr>
              <w:pStyle w:val="TableParagraph"/>
              <w:numPr>
                <w:ilvl w:val="0"/>
                <w:numId w:val="64"/>
              </w:numPr>
              <w:tabs>
                <w:tab w:val="left" w:pos="382"/>
              </w:tabs>
              <w:spacing w:before="152"/>
              <w:ind w:hanging="278"/>
            </w:pPr>
            <w:proofErr w:type="spellStart"/>
            <w:r>
              <w:t>确认操作</w:t>
            </w:r>
            <w:proofErr w:type="spellEnd"/>
          </w:p>
        </w:tc>
      </w:tr>
      <w:tr w:rsidR="00B16890" w14:paraId="344AEE6B" w14:textId="77777777" w:rsidTr="00B16890">
        <w:trPr>
          <w:trHeight w:hRule="exact" w:val="946"/>
        </w:trPr>
        <w:tc>
          <w:tcPr>
            <w:tcW w:w="4114" w:type="dxa"/>
            <w:shd w:val="clear" w:color="auto" w:fill="D9E1F3"/>
          </w:tcPr>
          <w:p w14:paraId="4BB8132E" w14:textId="77777777" w:rsidR="00B16890" w:rsidRDefault="00B16890" w:rsidP="00B16890">
            <w:pPr>
              <w:pStyle w:val="TableParagraph"/>
            </w:pPr>
            <w:proofErr w:type="spellStart"/>
            <w:r>
              <w:t>分支过程</w:t>
            </w:r>
            <w:proofErr w:type="spellEnd"/>
          </w:p>
        </w:tc>
        <w:tc>
          <w:tcPr>
            <w:tcW w:w="4184" w:type="dxa"/>
            <w:shd w:val="clear" w:color="auto" w:fill="D9E1F3"/>
          </w:tcPr>
          <w:p w14:paraId="6FC49A02" w14:textId="77777777" w:rsidR="00B16890" w:rsidRDefault="00B16890" w:rsidP="00B16890">
            <w:pPr>
              <w:pStyle w:val="TableParagraph"/>
              <w:numPr>
                <w:ilvl w:val="1"/>
                <w:numId w:val="65"/>
              </w:numPr>
              <w:tabs>
                <w:tab w:val="left" w:pos="550"/>
              </w:tabs>
              <w:ind w:hanging="446"/>
              <w:rPr>
                <w:lang w:eastAsia="zh-CN"/>
              </w:rPr>
            </w:pPr>
            <w:r>
              <w:rPr>
                <w:lang w:eastAsia="zh-CN"/>
              </w:rPr>
              <w:t>操作成功返回论坛管理界面</w:t>
            </w:r>
          </w:p>
          <w:p w14:paraId="645537CF" w14:textId="77777777" w:rsidR="00B16890" w:rsidRDefault="00B16890" w:rsidP="00B16890">
            <w:pPr>
              <w:pStyle w:val="TableParagraph"/>
              <w:numPr>
                <w:ilvl w:val="1"/>
                <w:numId w:val="65"/>
              </w:numPr>
              <w:tabs>
                <w:tab w:val="left" w:pos="550"/>
              </w:tabs>
              <w:spacing w:before="152"/>
              <w:ind w:hanging="446"/>
              <w:rPr>
                <w:lang w:eastAsia="zh-CN"/>
              </w:rPr>
            </w:pPr>
            <w:r>
              <w:rPr>
                <w:lang w:eastAsia="zh-CN"/>
              </w:rPr>
              <w:t>操作失败，重新操作帖子</w:t>
            </w:r>
          </w:p>
        </w:tc>
      </w:tr>
      <w:tr w:rsidR="00B16890" w14:paraId="054E84F4" w14:textId="77777777" w:rsidTr="00B16890">
        <w:trPr>
          <w:trHeight w:hRule="exact" w:val="479"/>
        </w:trPr>
        <w:tc>
          <w:tcPr>
            <w:tcW w:w="4114" w:type="dxa"/>
          </w:tcPr>
          <w:p w14:paraId="39A96021" w14:textId="77777777" w:rsidR="00B16890" w:rsidRDefault="00B16890" w:rsidP="00B16890">
            <w:pPr>
              <w:pStyle w:val="TableParagraph"/>
            </w:pPr>
            <w:proofErr w:type="spellStart"/>
            <w:r>
              <w:t>异常</w:t>
            </w:r>
            <w:proofErr w:type="spellEnd"/>
          </w:p>
        </w:tc>
        <w:tc>
          <w:tcPr>
            <w:tcW w:w="4184" w:type="dxa"/>
          </w:tcPr>
          <w:p w14:paraId="31D9A2FD" w14:textId="77777777" w:rsidR="00B16890" w:rsidRDefault="00B16890" w:rsidP="00B16890">
            <w:pPr>
              <w:pStyle w:val="TableParagraph"/>
            </w:pPr>
            <w:r>
              <w:t>无</w:t>
            </w:r>
          </w:p>
        </w:tc>
      </w:tr>
      <w:tr w:rsidR="00B16890" w14:paraId="1D889D3D" w14:textId="77777777" w:rsidTr="00B16890">
        <w:trPr>
          <w:trHeight w:hRule="exact" w:val="479"/>
        </w:trPr>
        <w:tc>
          <w:tcPr>
            <w:tcW w:w="4114" w:type="dxa"/>
            <w:shd w:val="clear" w:color="auto" w:fill="D9E1F3"/>
          </w:tcPr>
          <w:p w14:paraId="304F2B3B" w14:textId="77777777" w:rsidR="00B16890" w:rsidRDefault="00B16890" w:rsidP="00B16890">
            <w:pPr>
              <w:pStyle w:val="TableParagraph"/>
              <w:spacing w:before="56"/>
            </w:pPr>
            <w:proofErr w:type="spellStart"/>
            <w:r>
              <w:t>包含</w:t>
            </w:r>
            <w:proofErr w:type="spellEnd"/>
          </w:p>
        </w:tc>
        <w:tc>
          <w:tcPr>
            <w:tcW w:w="4184" w:type="dxa"/>
            <w:shd w:val="clear" w:color="auto" w:fill="D9E1F3"/>
          </w:tcPr>
          <w:p w14:paraId="683A3ED0" w14:textId="77777777" w:rsidR="00B16890" w:rsidRDefault="00B16890" w:rsidP="00B16890">
            <w:pPr>
              <w:pStyle w:val="TableParagraph"/>
              <w:spacing w:before="56"/>
            </w:pPr>
            <w:r>
              <w:t>无</w:t>
            </w:r>
          </w:p>
        </w:tc>
      </w:tr>
      <w:tr w:rsidR="00B16890" w14:paraId="6197FCDE" w14:textId="77777777" w:rsidTr="00B16890">
        <w:trPr>
          <w:trHeight w:hRule="exact" w:val="478"/>
        </w:trPr>
        <w:tc>
          <w:tcPr>
            <w:tcW w:w="4114" w:type="dxa"/>
          </w:tcPr>
          <w:p w14:paraId="1D04E150" w14:textId="77777777" w:rsidR="00B16890" w:rsidRDefault="00B16890" w:rsidP="00B16890">
            <w:pPr>
              <w:pStyle w:val="TableParagraph"/>
            </w:pPr>
            <w:proofErr w:type="spellStart"/>
            <w:r>
              <w:t>优先级</w:t>
            </w:r>
            <w:proofErr w:type="spellEnd"/>
          </w:p>
        </w:tc>
        <w:tc>
          <w:tcPr>
            <w:tcW w:w="4184" w:type="dxa"/>
          </w:tcPr>
          <w:p w14:paraId="5F447DB9" w14:textId="77777777" w:rsidR="00B16890" w:rsidRDefault="00B16890" w:rsidP="00B16890">
            <w:pPr>
              <w:pStyle w:val="TableParagraph"/>
            </w:pPr>
            <w:r>
              <w:t>低</w:t>
            </w:r>
          </w:p>
        </w:tc>
      </w:tr>
      <w:tr w:rsidR="00B16890" w14:paraId="6D39FA10" w14:textId="77777777" w:rsidTr="00B16890">
        <w:trPr>
          <w:trHeight w:hRule="exact" w:val="478"/>
        </w:trPr>
        <w:tc>
          <w:tcPr>
            <w:tcW w:w="4114" w:type="dxa"/>
            <w:shd w:val="clear" w:color="auto" w:fill="D9E1F3"/>
          </w:tcPr>
          <w:p w14:paraId="1ECCC89C" w14:textId="77777777" w:rsidR="00B16890" w:rsidRDefault="00B16890" w:rsidP="00B16890">
            <w:pPr>
              <w:pStyle w:val="TableParagraph"/>
            </w:pPr>
            <w:proofErr w:type="spellStart"/>
            <w:r>
              <w:t>使用频率</w:t>
            </w:r>
            <w:proofErr w:type="spellEnd"/>
          </w:p>
        </w:tc>
        <w:tc>
          <w:tcPr>
            <w:tcW w:w="4184" w:type="dxa"/>
            <w:shd w:val="clear" w:color="auto" w:fill="D9E1F3"/>
          </w:tcPr>
          <w:p w14:paraId="3138DB18" w14:textId="77777777" w:rsidR="00B16890" w:rsidRDefault="00B16890" w:rsidP="00B16890">
            <w:pPr>
              <w:pStyle w:val="TableParagraph"/>
            </w:pPr>
            <w:r>
              <w:rPr>
                <w:rFonts w:hint="eastAsia"/>
                <w:lang w:eastAsia="zh-CN"/>
              </w:rPr>
              <w:t>每周三次每人</w:t>
            </w:r>
          </w:p>
        </w:tc>
      </w:tr>
      <w:tr w:rsidR="00B16890" w14:paraId="7C9A66DB" w14:textId="77777777" w:rsidTr="00B16890">
        <w:trPr>
          <w:trHeight w:hRule="exact" w:val="478"/>
        </w:trPr>
        <w:tc>
          <w:tcPr>
            <w:tcW w:w="4114" w:type="dxa"/>
          </w:tcPr>
          <w:p w14:paraId="643B298D" w14:textId="77777777" w:rsidR="00B16890" w:rsidRDefault="00B16890" w:rsidP="00B16890">
            <w:pPr>
              <w:pStyle w:val="TableParagraph"/>
            </w:pPr>
            <w:proofErr w:type="spellStart"/>
            <w:r>
              <w:t>业务规则</w:t>
            </w:r>
            <w:proofErr w:type="spellEnd"/>
          </w:p>
        </w:tc>
        <w:tc>
          <w:tcPr>
            <w:tcW w:w="4184" w:type="dxa"/>
          </w:tcPr>
          <w:p w14:paraId="4CB5FC3C" w14:textId="77777777" w:rsidR="00B16890" w:rsidRDefault="00B16890" w:rsidP="00B16890">
            <w:pPr>
              <w:pStyle w:val="TableParagraph"/>
              <w:keepNext/>
              <w:spacing w:before="56"/>
              <w:rPr>
                <w:lang w:eastAsia="zh-CN"/>
              </w:rPr>
            </w:pPr>
            <w:bookmarkStart w:id="158" w:name="OLE_LINK79"/>
            <w:bookmarkStart w:id="159" w:name="OLE_LINK80"/>
            <w:r>
              <w:rPr>
                <w:rFonts w:hint="eastAsia"/>
                <w:lang w:eastAsia="zh-CN"/>
              </w:rPr>
              <w:t>帖子被置顶/下沉/删除后会提示作者</w:t>
            </w:r>
            <w:bookmarkEnd w:id="158"/>
            <w:bookmarkEnd w:id="159"/>
          </w:p>
        </w:tc>
      </w:tr>
    </w:tbl>
    <w:p w14:paraId="4A68D053" w14:textId="77777777" w:rsidR="00B16890" w:rsidRDefault="00B16890" w:rsidP="00B16890">
      <w:pPr>
        <w:spacing w:line="360" w:lineRule="auto"/>
        <w:rPr>
          <w:rFonts w:ascii="宋体" w:hAnsi="宋体" w:cs="宋体"/>
          <w:sz w:val="24"/>
        </w:rPr>
      </w:pPr>
    </w:p>
    <w:p w14:paraId="320CE83B" w14:textId="77777777" w:rsidR="00B16890" w:rsidRDefault="00B16890" w:rsidP="00B16890">
      <w:pPr>
        <w:spacing w:line="360" w:lineRule="auto"/>
        <w:rPr>
          <w:rFonts w:ascii="宋体" w:hAnsi="宋体" w:cs="宋体" w:hint="eastAsia"/>
          <w:sz w:val="24"/>
        </w:rPr>
      </w:pPr>
    </w:p>
    <w:p w14:paraId="3435DE60" w14:textId="77777777" w:rsidR="00B16890" w:rsidRDefault="00B16890" w:rsidP="00B16890">
      <w:pPr>
        <w:spacing w:line="360" w:lineRule="auto"/>
        <w:rPr>
          <w:rFonts w:ascii="宋体" w:hAnsi="宋体" w:cs="宋体"/>
          <w:sz w:val="24"/>
        </w:rPr>
      </w:pPr>
    </w:p>
    <w:p w14:paraId="11A0D288" w14:textId="77777777" w:rsidR="00B16890" w:rsidRPr="00B11D3C" w:rsidRDefault="00B16890" w:rsidP="00B16890">
      <w:pPr>
        <w:rPr>
          <w:rFonts w:hint="eastAsia"/>
        </w:rPr>
      </w:pPr>
    </w:p>
    <w:p w14:paraId="61B97416" w14:textId="77777777" w:rsidR="00B16890" w:rsidRDefault="00B16890" w:rsidP="00B16890">
      <w:pPr>
        <w:pStyle w:val="1"/>
        <w:jc w:val="left"/>
        <w:rPr>
          <w:rFonts w:ascii="宋体" w:hAnsi="宋体" w:hint="eastAsia"/>
        </w:rPr>
      </w:pPr>
      <w:bookmarkStart w:id="160" w:name="_Toc518417065"/>
      <w:r>
        <w:rPr>
          <w:rFonts w:ascii="宋体" w:hAnsi="宋体" w:hint="eastAsia"/>
        </w:rPr>
        <w:t>4.5实习生子系统</w:t>
      </w:r>
      <w:bookmarkEnd w:id="160"/>
    </w:p>
    <w:p w14:paraId="22A7512D" w14:textId="77777777" w:rsidR="00B16890" w:rsidRDefault="00B16890" w:rsidP="00B16890">
      <w:pPr>
        <w:pStyle w:val="1"/>
        <w:rPr>
          <w:rFonts w:ascii="宋体" w:hAnsi="宋体" w:hint="eastAsia"/>
          <w:sz w:val="36"/>
          <w:szCs w:val="36"/>
        </w:rPr>
      </w:pPr>
      <w:bookmarkStart w:id="161" w:name="_Toc518417066"/>
      <w:r>
        <w:rPr>
          <w:rFonts w:ascii="宋体" w:hAnsi="宋体" w:hint="eastAsia"/>
          <w:sz w:val="36"/>
          <w:szCs w:val="36"/>
        </w:rPr>
        <w:t>4.5.1 说明和优先级</w:t>
      </w:r>
      <w:bookmarkEnd w:id="161"/>
    </w:p>
    <w:p w14:paraId="07E1F561" w14:textId="77777777" w:rsidR="00B16890" w:rsidRDefault="00B16890" w:rsidP="00B16890">
      <w:pPr>
        <w:pStyle w:val="aa"/>
        <w:spacing w:before="148" w:line="408" w:lineRule="auto"/>
        <w:ind w:left="140" w:right="131" w:firstLine="419"/>
        <w:rPr>
          <w:sz w:val="24"/>
          <w:szCs w:val="24"/>
          <w:lang w:eastAsia="zh-CN"/>
        </w:rPr>
      </w:pPr>
      <w:r>
        <w:rPr>
          <w:sz w:val="24"/>
          <w:szCs w:val="24"/>
          <w:lang w:eastAsia="zh-CN"/>
        </w:rPr>
        <w:t>本子</w:t>
      </w:r>
      <w:r>
        <w:rPr>
          <w:spacing w:val="-3"/>
          <w:sz w:val="24"/>
          <w:szCs w:val="24"/>
          <w:lang w:eastAsia="zh-CN"/>
        </w:rPr>
        <w:t>系</w:t>
      </w:r>
      <w:r>
        <w:rPr>
          <w:sz w:val="24"/>
          <w:szCs w:val="24"/>
          <w:lang w:eastAsia="zh-CN"/>
        </w:rPr>
        <w:t>统</w:t>
      </w:r>
      <w:r>
        <w:rPr>
          <w:spacing w:val="-3"/>
          <w:sz w:val="24"/>
          <w:szCs w:val="24"/>
          <w:lang w:eastAsia="zh-CN"/>
        </w:rPr>
        <w:t>用</w:t>
      </w:r>
      <w:r>
        <w:rPr>
          <w:sz w:val="24"/>
          <w:szCs w:val="24"/>
          <w:lang w:eastAsia="zh-CN"/>
        </w:rPr>
        <w:t>于</w:t>
      </w:r>
      <w:r>
        <w:rPr>
          <w:spacing w:val="-3"/>
          <w:sz w:val="24"/>
          <w:szCs w:val="24"/>
          <w:lang w:eastAsia="zh-CN"/>
        </w:rPr>
        <w:t>提</w:t>
      </w:r>
      <w:r>
        <w:rPr>
          <w:sz w:val="24"/>
          <w:szCs w:val="24"/>
          <w:lang w:eastAsia="zh-CN"/>
        </w:rPr>
        <w:t>供</w:t>
      </w:r>
      <w:r>
        <w:rPr>
          <w:spacing w:val="-3"/>
          <w:sz w:val="24"/>
          <w:szCs w:val="24"/>
          <w:lang w:eastAsia="zh-CN"/>
        </w:rPr>
        <w:t>实习生用</w:t>
      </w:r>
      <w:r>
        <w:rPr>
          <w:sz w:val="24"/>
          <w:szCs w:val="24"/>
          <w:lang w:eastAsia="zh-CN"/>
        </w:rPr>
        <w:t>户</w:t>
      </w:r>
      <w:r>
        <w:rPr>
          <w:spacing w:val="-48"/>
          <w:sz w:val="24"/>
          <w:szCs w:val="24"/>
          <w:lang w:eastAsia="zh-CN"/>
        </w:rPr>
        <w:t>，</w:t>
      </w:r>
      <w:r>
        <w:rPr>
          <w:spacing w:val="-3"/>
          <w:sz w:val="24"/>
          <w:szCs w:val="24"/>
          <w:lang w:eastAsia="zh-CN"/>
        </w:rPr>
        <w:t>即</w:t>
      </w:r>
      <w:r>
        <w:rPr>
          <w:sz w:val="24"/>
          <w:szCs w:val="24"/>
          <w:lang w:eastAsia="zh-CN"/>
        </w:rPr>
        <w:t>未</w:t>
      </w:r>
      <w:r>
        <w:rPr>
          <w:spacing w:val="-3"/>
          <w:sz w:val="24"/>
          <w:szCs w:val="24"/>
          <w:lang w:eastAsia="zh-CN"/>
        </w:rPr>
        <w:t>登</w:t>
      </w:r>
      <w:r>
        <w:rPr>
          <w:sz w:val="24"/>
          <w:szCs w:val="24"/>
          <w:lang w:eastAsia="zh-CN"/>
        </w:rPr>
        <w:t>录</w:t>
      </w:r>
      <w:r>
        <w:rPr>
          <w:spacing w:val="-3"/>
          <w:sz w:val="24"/>
          <w:szCs w:val="24"/>
          <w:lang w:eastAsia="zh-CN"/>
        </w:rPr>
        <w:t>的</w:t>
      </w:r>
      <w:r>
        <w:rPr>
          <w:sz w:val="24"/>
          <w:szCs w:val="24"/>
          <w:lang w:eastAsia="zh-CN"/>
        </w:rPr>
        <w:t>用</w:t>
      </w:r>
      <w:r>
        <w:rPr>
          <w:spacing w:val="-3"/>
          <w:sz w:val="24"/>
          <w:szCs w:val="24"/>
          <w:lang w:eastAsia="zh-CN"/>
        </w:rPr>
        <w:t>户</w:t>
      </w:r>
      <w:r>
        <w:rPr>
          <w:sz w:val="24"/>
          <w:szCs w:val="24"/>
          <w:lang w:eastAsia="zh-CN"/>
        </w:rPr>
        <w:t>对</w:t>
      </w:r>
      <w:r>
        <w:rPr>
          <w:spacing w:val="-3"/>
          <w:sz w:val="24"/>
          <w:szCs w:val="24"/>
          <w:lang w:eastAsia="zh-CN"/>
        </w:rPr>
        <w:t>本</w:t>
      </w:r>
      <w:r>
        <w:rPr>
          <w:sz w:val="24"/>
          <w:szCs w:val="24"/>
          <w:lang w:eastAsia="zh-CN"/>
        </w:rPr>
        <w:t>站工作项目介</w:t>
      </w:r>
      <w:r>
        <w:rPr>
          <w:spacing w:val="-3"/>
          <w:sz w:val="24"/>
          <w:szCs w:val="24"/>
          <w:lang w:eastAsia="zh-CN"/>
        </w:rPr>
        <w:t>绍</w:t>
      </w:r>
      <w:r>
        <w:rPr>
          <w:sz w:val="24"/>
          <w:szCs w:val="24"/>
          <w:lang w:eastAsia="zh-CN"/>
        </w:rPr>
        <w:t>进</w:t>
      </w:r>
      <w:r>
        <w:rPr>
          <w:spacing w:val="-3"/>
          <w:sz w:val="24"/>
          <w:szCs w:val="24"/>
          <w:lang w:eastAsia="zh-CN"/>
        </w:rPr>
        <w:t>行</w:t>
      </w:r>
      <w:r>
        <w:rPr>
          <w:sz w:val="24"/>
          <w:szCs w:val="24"/>
          <w:lang w:eastAsia="zh-CN"/>
        </w:rPr>
        <w:t>查</w:t>
      </w:r>
      <w:r>
        <w:rPr>
          <w:spacing w:val="-3"/>
          <w:sz w:val="24"/>
          <w:szCs w:val="24"/>
          <w:lang w:eastAsia="zh-CN"/>
        </w:rPr>
        <w:t>看</w:t>
      </w:r>
      <w:r>
        <w:rPr>
          <w:sz w:val="24"/>
          <w:szCs w:val="24"/>
          <w:lang w:eastAsia="zh-CN"/>
        </w:rPr>
        <w:t>的</w:t>
      </w:r>
      <w:r>
        <w:rPr>
          <w:spacing w:val="-3"/>
          <w:sz w:val="24"/>
          <w:szCs w:val="24"/>
          <w:lang w:eastAsia="zh-CN"/>
        </w:rPr>
        <w:t>功</w:t>
      </w:r>
      <w:r>
        <w:rPr>
          <w:sz w:val="24"/>
          <w:szCs w:val="24"/>
          <w:lang w:eastAsia="zh-CN"/>
        </w:rPr>
        <w:t>能</w:t>
      </w:r>
      <w:r>
        <w:rPr>
          <w:spacing w:val="-48"/>
          <w:sz w:val="24"/>
          <w:szCs w:val="24"/>
          <w:lang w:eastAsia="zh-CN"/>
        </w:rPr>
        <w:t>。</w:t>
      </w:r>
      <w:r>
        <w:rPr>
          <w:spacing w:val="-3"/>
          <w:sz w:val="24"/>
          <w:szCs w:val="24"/>
          <w:lang w:eastAsia="zh-CN"/>
        </w:rPr>
        <w:t>该</w:t>
      </w:r>
      <w:r>
        <w:rPr>
          <w:sz w:val="24"/>
          <w:szCs w:val="24"/>
          <w:lang w:eastAsia="zh-CN"/>
        </w:rPr>
        <w:t>子模块的</w:t>
      </w:r>
      <w:r>
        <w:rPr>
          <w:spacing w:val="-3"/>
          <w:sz w:val="24"/>
          <w:szCs w:val="24"/>
          <w:lang w:eastAsia="zh-CN"/>
        </w:rPr>
        <w:t>主</w:t>
      </w:r>
      <w:r>
        <w:rPr>
          <w:sz w:val="24"/>
          <w:szCs w:val="24"/>
          <w:lang w:eastAsia="zh-CN"/>
        </w:rPr>
        <w:t>要</w:t>
      </w:r>
      <w:r>
        <w:rPr>
          <w:spacing w:val="-3"/>
          <w:sz w:val="24"/>
          <w:szCs w:val="24"/>
          <w:lang w:eastAsia="zh-CN"/>
        </w:rPr>
        <w:t>业</w:t>
      </w:r>
      <w:r>
        <w:rPr>
          <w:sz w:val="24"/>
          <w:szCs w:val="24"/>
          <w:lang w:eastAsia="zh-CN"/>
        </w:rPr>
        <w:t>务</w:t>
      </w:r>
      <w:r>
        <w:rPr>
          <w:spacing w:val="-3"/>
          <w:sz w:val="24"/>
          <w:szCs w:val="24"/>
          <w:lang w:eastAsia="zh-CN"/>
        </w:rPr>
        <w:t>为</w:t>
      </w:r>
      <w:r>
        <w:rPr>
          <w:sz w:val="24"/>
          <w:szCs w:val="24"/>
          <w:lang w:eastAsia="zh-CN"/>
        </w:rPr>
        <w:t>查</w:t>
      </w:r>
      <w:r>
        <w:rPr>
          <w:spacing w:val="-3"/>
          <w:sz w:val="24"/>
          <w:szCs w:val="24"/>
          <w:lang w:eastAsia="zh-CN"/>
        </w:rPr>
        <w:t>看</w:t>
      </w:r>
      <w:r>
        <w:rPr>
          <w:sz w:val="24"/>
          <w:szCs w:val="24"/>
          <w:lang w:eastAsia="zh-CN"/>
        </w:rPr>
        <w:t>工作项目介绍。</w:t>
      </w:r>
    </w:p>
    <w:p w14:paraId="028F4F67" w14:textId="77777777" w:rsidR="00B16890" w:rsidRDefault="00B16890" w:rsidP="00B16890">
      <w:pPr>
        <w:pStyle w:val="aa"/>
        <w:spacing w:before="46"/>
        <w:ind w:left="560"/>
        <w:rPr>
          <w:sz w:val="24"/>
          <w:szCs w:val="24"/>
        </w:rPr>
      </w:pPr>
      <w:proofErr w:type="spellStart"/>
      <w:r>
        <w:rPr>
          <w:sz w:val="24"/>
          <w:szCs w:val="24"/>
        </w:rPr>
        <w:t>优先级：低</w:t>
      </w:r>
      <w:proofErr w:type="spellEnd"/>
      <w:r>
        <w:rPr>
          <w:sz w:val="24"/>
          <w:szCs w:val="24"/>
        </w:rPr>
        <w:t>。</w:t>
      </w:r>
    </w:p>
    <w:p w14:paraId="4EE5C8A1" w14:textId="77777777" w:rsidR="00B16890" w:rsidRDefault="00B16890" w:rsidP="00B16890">
      <w:pPr>
        <w:spacing w:line="360" w:lineRule="auto"/>
        <w:ind w:firstLineChars="200" w:firstLine="480"/>
        <w:rPr>
          <w:rFonts w:ascii="宋体" w:hAnsi="宋体" w:cs="宋体"/>
          <w:sz w:val="24"/>
        </w:rPr>
      </w:pPr>
    </w:p>
    <w:p w14:paraId="604EBAC1" w14:textId="77777777" w:rsidR="00B16890" w:rsidRDefault="00B16890" w:rsidP="00B16890">
      <w:pPr>
        <w:spacing w:line="360" w:lineRule="auto"/>
        <w:ind w:firstLineChars="200" w:firstLine="480"/>
        <w:rPr>
          <w:rFonts w:ascii="宋体" w:hAnsi="宋体" w:cs="宋体" w:hint="eastAsia"/>
          <w:sz w:val="24"/>
        </w:rPr>
      </w:pPr>
    </w:p>
    <w:p w14:paraId="475F6F08" w14:textId="77777777" w:rsidR="00B16890" w:rsidRDefault="00B16890" w:rsidP="00B16890">
      <w:pPr>
        <w:pStyle w:val="1"/>
        <w:rPr>
          <w:rFonts w:ascii="宋体" w:hAnsi="宋体" w:hint="eastAsia"/>
          <w:sz w:val="36"/>
          <w:szCs w:val="36"/>
        </w:rPr>
      </w:pPr>
      <w:bookmarkStart w:id="162" w:name="_Toc518417067"/>
      <w:r>
        <w:rPr>
          <w:rFonts w:ascii="宋体" w:hAnsi="宋体" w:hint="eastAsia"/>
          <w:sz w:val="36"/>
          <w:szCs w:val="36"/>
        </w:rPr>
        <w:t>4.5.2 激励/序列</w:t>
      </w:r>
      <w:bookmarkEnd w:id="162"/>
    </w:p>
    <w:tbl>
      <w:tblPr>
        <w:tblW w:w="0" w:type="auto"/>
        <w:jc w:val="center"/>
        <w:tblLayout w:type="fixed"/>
        <w:tblCellMar>
          <w:left w:w="0" w:type="dxa"/>
          <w:right w:w="0" w:type="dxa"/>
        </w:tblCellMar>
        <w:tblLook w:val="0000" w:firstRow="0" w:lastRow="0" w:firstColumn="0" w:lastColumn="0" w:noHBand="0" w:noVBand="0"/>
      </w:tblPr>
      <w:tblGrid>
        <w:gridCol w:w="3195"/>
        <w:gridCol w:w="3197"/>
      </w:tblGrid>
      <w:tr w:rsidR="00B16890" w14:paraId="1DAD11D2" w14:textId="77777777" w:rsidTr="00B16890">
        <w:trPr>
          <w:trHeight w:hRule="exact" w:val="474"/>
          <w:jc w:val="center"/>
        </w:trPr>
        <w:tc>
          <w:tcPr>
            <w:tcW w:w="3195" w:type="dxa"/>
            <w:tcBorders>
              <w:bottom w:val="single" w:sz="4" w:space="0" w:color="FFFFFF"/>
            </w:tcBorders>
            <w:shd w:val="clear" w:color="auto" w:fill="4471C4"/>
          </w:tcPr>
          <w:p w14:paraId="3333557B" w14:textId="77777777" w:rsidR="00B16890" w:rsidRDefault="00B16890" w:rsidP="00B16890">
            <w:pPr>
              <w:pStyle w:val="TableParagraph"/>
              <w:ind w:left="107"/>
              <w:rPr>
                <w:b/>
              </w:rPr>
            </w:pPr>
            <w:proofErr w:type="spellStart"/>
            <w:r>
              <w:rPr>
                <w:b/>
                <w:color w:val="FFFFFF"/>
              </w:rPr>
              <w:t>刺激</w:t>
            </w:r>
            <w:proofErr w:type="spellEnd"/>
            <w:r>
              <w:rPr>
                <w:b/>
                <w:color w:val="FFFFFF"/>
                <w:w w:val="99"/>
              </w:rPr>
              <w:t xml:space="preserve"> </w:t>
            </w:r>
          </w:p>
        </w:tc>
        <w:tc>
          <w:tcPr>
            <w:tcW w:w="3197" w:type="dxa"/>
            <w:tcBorders>
              <w:bottom w:val="single" w:sz="4" w:space="0" w:color="FFFFFF"/>
            </w:tcBorders>
            <w:shd w:val="clear" w:color="auto" w:fill="4471C4"/>
          </w:tcPr>
          <w:p w14:paraId="536325C6" w14:textId="77777777" w:rsidR="00B16890" w:rsidRDefault="00B16890" w:rsidP="00B16890">
            <w:pPr>
              <w:pStyle w:val="TableParagraph"/>
              <w:ind w:left="108"/>
              <w:rPr>
                <w:b/>
              </w:rPr>
            </w:pPr>
            <w:proofErr w:type="spellStart"/>
            <w:r>
              <w:rPr>
                <w:b/>
                <w:color w:val="FFFFFF"/>
              </w:rPr>
              <w:t>访问</w:t>
            </w:r>
            <w:proofErr w:type="spellEnd"/>
            <w:r>
              <w:rPr>
                <w:b/>
                <w:color w:val="FFFFFF"/>
                <w:w w:val="99"/>
              </w:rPr>
              <w:t xml:space="preserve"> </w:t>
            </w:r>
          </w:p>
        </w:tc>
      </w:tr>
      <w:tr w:rsidR="00B16890" w14:paraId="52540EA5" w14:textId="77777777" w:rsidTr="00B16890">
        <w:trPr>
          <w:trHeight w:hRule="exact" w:val="479"/>
          <w:jc w:val="center"/>
        </w:trPr>
        <w:tc>
          <w:tcPr>
            <w:tcW w:w="3195" w:type="dxa"/>
            <w:tcBorders>
              <w:top w:val="single" w:sz="4" w:space="0" w:color="FFFFFF"/>
              <w:left w:val="single" w:sz="4" w:space="0" w:color="8EAADB"/>
              <w:bottom w:val="single" w:sz="4" w:space="0" w:color="8EAADB"/>
              <w:right w:val="single" w:sz="4" w:space="0" w:color="8EAADB"/>
            </w:tcBorders>
            <w:shd w:val="clear" w:color="auto" w:fill="D9E1F3"/>
          </w:tcPr>
          <w:p w14:paraId="1391668E" w14:textId="77777777" w:rsidR="00B16890" w:rsidRDefault="00B16890" w:rsidP="00B16890">
            <w:pPr>
              <w:pStyle w:val="TableParagraph"/>
            </w:pPr>
            <w:proofErr w:type="spellStart"/>
            <w:r>
              <w:t>点击特定页面</w:t>
            </w:r>
            <w:proofErr w:type="spellEnd"/>
            <w:r>
              <w:t xml:space="preserve"> </w:t>
            </w:r>
          </w:p>
        </w:tc>
        <w:tc>
          <w:tcPr>
            <w:tcW w:w="3197" w:type="dxa"/>
            <w:tcBorders>
              <w:top w:val="single" w:sz="4" w:space="0" w:color="FFFFFF"/>
              <w:left w:val="single" w:sz="4" w:space="0" w:color="8EAADB"/>
              <w:bottom w:val="single" w:sz="4" w:space="0" w:color="8EAADB"/>
              <w:right w:val="single" w:sz="4" w:space="0" w:color="8EAADB"/>
            </w:tcBorders>
            <w:shd w:val="clear" w:color="auto" w:fill="D9E1F3"/>
          </w:tcPr>
          <w:p w14:paraId="4C181114" w14:textId="77777777" w:rsidR="00B16890" w:rsidRDefault="00B16890" w:rsidP="00B16890">
            <w:pPr>
              <w:pStyle w:val="TableParagraph"/>
              <w:keepNext/>
              <w:rPr>
                <w:lang w:eastAsia="zh-CN"/>
              </w:rPr>
            </w:pPr>
            <w:r>
              <w:rPr>
                <w:lang w:eastAsia="zh-CN"/>
              </w:rPr>
              <w:t xml:space="preserve">进入该页面，浏览网站信息 </w:t>
            </w:r>
          </w:p>
        </w:tc>
      </w:tr>
    </w:tbl>
    <w:p w14:paraId="7DC2BCBC" w14:textId="77777777" w:rsidR="00B16890" w:rsidRDefault="00B16890" w:rsidP="00B16890">
      <w:pPr>
        <w:spacing w:line="360" w:lineRule="auto"/>
        <w:ind w:firstLineChars="200" w:firstLine="480"/>
        <w:rPr>
          <w:rFonts w:ascii="宋体" w:hAnsi="宋体" w:cs="宋体" w:hint="eastAsia"/>
          <w:sz w:val="24"/>
        </w:rPr>
      </w:pPr>
    </w:p>
    <w:p w14:paraId="32CF6E9C" w14:textId="77777777" w:rsidR="00B16890" w:rsidRDefault="00B16890" w:rsidP="00B16890">
      <w:pPr>
        <w:pStyle w:val="1"/>
        <w:rPr>
          <w:rFonts w:ascii="宋体" w:hAnsi="宋体" w:hint="eastAsia"/>
          <w:sz w:val="36"/>
          <w:szCs w:val="36"/>
        </w:rPr>
      </w:pPr>
      <w:bookmarkStart w:id="163" w:name="_Toc518417068"/>
      <w:r>
        <w:rPr>
          <w:rFonts w:ascii="宋体" w:hAnsi="宋体" w:hint="eastAsia"/>
          <w:sz w:val="36"/>
          <w:szCs w:val="36"/>
        </w:rPr>
        <w:t>4.5.3 功能需求</w:t>
      </w:r>
      <w:bookmarkEnd w:id="163"/>
    </w:p>
    <w:p w14:paraId="5AD32951" w14:textId="77777777" w:rsidR="00B16890" w:rsidRDefault="00B16890" w:rsidP="00B16890">
      <w:pPr>
        <w:spacing w:line="360" w:lineRule="auto"/>
        <w:ind w:firstLineChars="200" w:firstLine="480"/>
        <w:rPr>
          <w:rFonts w:ascii="宋体" w:hAnsi="宋体" w:cs="宋体"/>
          <w:sz w:val="24"/>
        </w:rPr>
      </w:pPr>
      <w:r>
        <w:rPr>
          <w:rFonts w:ascii="宋体" w:hAnsi="宋体" w:cs="宋体" w:hint="eastAsia"/>
          <w:sz w:val="24"/>
        </w:rPr>
        <w:t>查看研究内容介绍</w:t>
      </w:r>
    </w:p>
    <w:p w14:paraId="71E4EFAD" w14:textId="77777777" w:rsidR="00B16890" w:rsidRDefault="00B16890" w:rsidP="00B16890">
      <w:pPr>
        <w:pStyle w:val="1"/>
        <w:rPr>
          <w:rFonts w:ascii="宋体" w:hAnsi="宋体"/>
          <w:sz w:val="36"/>
          <w:szCs w:val="36"/>
        </w:rPr>
      </w:pPr>
      <w:bookmarkStart w:id="164" w:name="_Toc518417069"/>
      <w:r>
        <w:rPr>
          <w:rFonts w:ascii="宋体" w:hAnsi="宋体" w:hint="eastAsia"/>
          <w:sz w:val="36"/>
          <w:szCs w:val="36"/>
        </w:rPr>
        <w:t>4.5.4 用例图</w:t>
      </w:r>
      <w:bookmarkEnd w:id="164"/>
    </w:p>
    <w:p w14:paraId="76CBA539" w14:textId="37E37E87" w:rsidR="00B16890" w:rsidRDefault="00B16890" w:rsidP="00B16890">
      <w:pPr>
        <w:keepNext/>
        <w:spacing w:line="360" w:lineRule="auto"/>
        <w:ind w:firstLineChars="200" w:firstLine="480"/>
      </w:pPr>
      <w:r w:rsidRPr="00B11D3C">
        <w:rPr>
          <w:rFonts w:ascii="宋体" w:hAnsi="宋体" w:cs="宋体"/>
          <w:noProof/>
          <w:sz w:val="24"/>
        </w:rPr>
        <w:drawing>
          <wp:inline distT="0" distB="0" distL="0" distR="0" wp14:anchorId="3A31CD82" wp14:editId="735FA901">
            <wp:extent cx="5270500" cy="23050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305050"/>
                    </a:xfrm>
                    <a:prstGeom prst="rect">
                      <a:avLst/>
                    </a:prstGeom>
                    <a:noFill/>
                    <a:ln>
                      <a:noFill/>
                    </a:ln>
                  </pic:spPr>
                </pic:pic>
              </a:graphicData>
            </a:graphic>
          </wp:inline>
        </w:drawing>
      </w:r>
    </w:p>
    <w:p w14:paraId="7D8E72C4" w14:textId="77777777" w:rsidR="00B16890" w:rsidRDefault="00B16890" w:rsidP="00B16890">
      <w:pPr>
        <w:spacing w:line="360" w:lineRule="auto"/>
        <w:jc w:val="left"/>
        <w:rPr>
          <w:rFonts w:ascii="宋体" w:hAnsi="宋体" w:cs="宋体" w:hint="eastAsia"/>
          <w:sz w:val="48"/>
          <w:szCs w:val="48"/>
        </w:rPr>
      </w:pPr>
    </w:p>
    <w:p w14:paraId="5CD5BB2B" w14:textId="77777777" w:rsidR="00B16890" w:rsidRDefault="00B16890" w:rsidP="00B16890">
      <w:pPr>
        <w:pStyle w:val="1"/>
        <w:rPr>
          <w:rFonts w:ascii="宋体" w:hAnsi="宋体"/>
          <w:sz w:val="36"/>
          <w:szCs w:val="36"/>
        </w:rPr>
      </w:pPr>
      <w:bookmarkStart w:id="165" w:name="_Toc518417070"/>
      <w:r>
        <w:rPr>
          <w:rFonts w:ascii="宋体" w:hAnsi="宋体" w:hint="eastAsia"/>
          <w:sz w:val="36"/>
          <w:szCs w:val="36"/>
        </w:rPr>
        <w:lastRenderedPageBreak/>
        <w:t>4.5.5 用例描述</w:t>
      </w:r>
      <w:bookmarkEnd w:id="165"/>
    </w:p>
    <w:p w14:paraId="0E7A451A" w14:textId="77777777" w:rsidR="00B16890" w:rsidRDefault="00B16890" w:rsidP="00B16890">
      <w:pPr>
        <w:pStyle w:val="1"/>
        <w:rPr>
          <w:rFonts w:ascii="宋体" w:hAnsi="宋体"/>
          <w:sz w:val="36"/>
          <w:szCs w:val="36"/>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980"/>
        <w:gridCol w:w="6318"/>
      </w:tblGrid>
      <w:tr w:rsidR="00B16890" w14:paraId="27D30CB3" w14:textId="77777777" w:rsidTr="00B16890">
        <w:trPr>
          <w:trHeight w:hRule="exact" w:val="473"/>
        </w:trPr>
        <w:tc>
          <w:tcPr>
            <w:tcW w:w="1980" w:type="dxa"/>
            <w:tcBorders>
              <w:top w:val="nil"/>
              <w:left w:val="nil"/>
              <w:bottom w:val="single" w:sz="4" w:space="0" w:color="FFFFFF"/>
              <w:right w:val="nil"/>
            </w:tcBorders>
            <w:shd w:val="clear" w:color="auto" w:fill="4471C4"/>
          </w:tcPr>
          <w:p w14:paraId="03B9C02E" w14:textId="77777777" w:rsidR="00B16890" w:rsidRDefault="00B16890" w:rsidP="00B16890">
            <w:pPr>
              <w:pStyle w:val="TableParagraph"/>
              <w:ind w:left="420"/>
              <w:rPr>
                <w:b/>
              </w:rPr>
            </w:pPr>
            <w:proofErr w:type="spellStart"/>
            <w:r>
              <w:rPr>
                <w:b/>
                <w:color w:val="FFFFFF"/>
              </w:rPr>
              <w:t>用例</w:t>
            </w:r>
            <w:proofErr w:type="spellEnd"/>
            <w:r>
              <w:rPr>
                <w:b/>
                <w:color w:val="FFFFFF"/>
                <w:spacing w:val="-58"/>
              </w:rPr>
              <w:t xml:space="preserve"> </w:t>
            </w:r>
            <w:r>
              <w:rPr>
                <w:b/>
                <w:color w:val="FFFFFF"/>
              </w:rPr>
              <w:t>ID</w:t>
            </w:r>
          </w:p>
        </w:tc>
        <w:tc>
          <w:tcPr>
            <w:tcW w:w="6318" w:type="dxa"/>
            <w:tcBorders>
              <w:top w:val="nil"/>
              <w:left w:val="nil"/>
              <w:bottom w:val="single" w:sz="4" w:space="0" w:color="FFFFFF"/>
              <w:right w:val="nil"/>
            </w:tcBorders>
            <w:shd w:val="clear" w:color="auto" w:fill="4471C4"/>
          </w:tcPr>
          <w:p w14:paraId="080E4E00" w14:textId="77777777" w:rsidR="00B16890" w:rsidRDefault="00B16890" w:rsidP="00B16890">
            <w:pPr>
              <w:pStyle w:val="TableParagraph"/>
              <w:spacing w:before="100"/>
              <w:ind w:left="420"/>
              <w:rPr>
                <w:b/>
              </w:rPr>
            </w:pPr>
            <w:r>
              <w:rPr>
                <w:b/>
                <w:color w:val="FFFFFF"/>
              </w:rPr>
              <w:t>UC_01</w:t>
            </w:r>
          </w:p>
        </w:tc>
      </w:tr>
      <w:tr w:rsidR="00B16890" w14:paraId="121333B4" w14:textId="77777777" w:rsidTr="00B16890">
        <w:trPr>
          <w:trHeight w:hRule="exact" w:val="478"/>
        </w:trPr>
        <w:tc>
          <w:tcPr>
            <w:tcW w:w="1980" w:type="dxa"/>
            <w:tcBorders>
              <w:top w:val="single" w:sz="4" w:space="0" w:color="FFFFFF"/>
            </w:tcBorders>
            <w:shd w:val="clear" w:color="auto" w:fill="D9E1F3"/>
          </w:tcPr>
          <w:p w14:paraId="669AF96E" w14:textId="77777777" w:rsidR="00B16890" w:rsidRDefault="00B16890" w:rsidP="00B16890">
            <w:pPr>
              <w:pStyle w:val="TableParagraph"/>
            </w:pPr>
            <w:proofErr w:type="spellStart"/>
            <w:r>
              <w:t>用例名称</w:t>
            </w:r>
            <w:proofErr w:type="spellEnd"/>
          </w:p>
        </w:tc>
        <w:tc>
          <w:tcPr>
            <w:tcW w:w="6318" w:type="dxa"/>
            <w:tcBorders>
              <w:top w:val="single" w:sz="4" w:space="0" w:color="FFFFFF"/>
            </w:tcBorders>
            <w:shd w:val="clear" w:color="auto" w:fill="D9E1F3"/>
          </w:tcPr>
          <w:p w14:paraId="625FD8F6" w14:textId="77777777" w:rsidR="00B16890" w:rsidRDefault="00B16890" w:rsidP="00B16890">
            <w:pPr>
              <w:pStyle w:val="TableParagraph"/>
            </w:pPr>
            <w:proofErr w:type="spellStart"/>
            <w:r>
              <w:t>查看工作项目介绍</w:t>
            </w:r>
            <w:proofErr w:type="spellEnd"/>
          </w:p>
        </w:tc>
      </w:tr>
      <w:tr w:rsidR="00B16890" w14:paraId="58005BCD" w14:textId="77777777" w:rsidTr="00B16890">
        <w:trPr>
          <w:trHeight w:hRule="exact" w:val="480"/>
        </w:trPr>
        <w:tc>
          <w:tcPr>
            <w:tcW w:w="1980" w:type="dxa"/>
          </w:tcPr>
          <w:p w14:paraId="05B34E2C" w14:textId="77777777" w:rsidR="00B16890" w:rsidRDefault="00B16890" w:rsidP="00B16890">
            <w:pPr>
              <w:pStyle w:val="TableParagraph"/>
              <w:spacing w:before="57"/>
            </w:pPr>
            <w:proofErr w:type="spellStart"/>
            <w:r>
              <w:t>创建者</w:t>
            </w:r>
            <w:proofErr w:type="spellEnd"/>
          </w:p>
        </w:tc>
        <w:tc>
          <w:tcPr>
            <w:tcW w:w="6318" w:type="dxa"/>
          </w:tcPr>
          <w:p w14:paraId="4ACA8FED" w14:textId="3780CD5A" w:rsidR="00B16890" w:rsidRDefault="002C0317" w:rsidP="00B16890">
            <w:pPr>
              <w:pStyle w:val="TableParagraph"/>
              <w:spacing w:before="57"/>
            </w:pPr>
            <w:r>
              <w:rPr>
                <w:rFonts w:hint="eastAsia"/>
                <w:lang w:eastAsia="zh-CN"/>
              </w:rPr>
              <w:t>红蜘蛛</w:t>
            </w:r>
          </w:p>
        </w:tc>
      </w:tr>
      <w:tr w:rsidR="00B16890" w14:paraId="2173BDB1" w14:textId="77777777" w:rsidTr="00B16890">
        <w:trPr>
          <w:trHeight w:hRule="exact" w:val="478"/>
        </w:trPr>
        <w:tc>
          <w:tcPr>
            <w:tcW w:w="1980" w:type="dxa"/>
            <w:shd w:val="clear" w:color="auto" w:fill="D9E1F3"/>
          </w:tcPr>
          <w:p w14:paraId="20CEA61C" w14:textId="77777777" w:rsidR="00B16890" w:rsidRDefault="00B16890" w:rsidP="00B16890">
            <w:pPr>
              <w:pStyle w:val="TableParagraph"/>
            </w:pPr>
            <w:proofErr w:type="spellStart"/>
            <w:r>
              <w:t>创建日期</w:t>
            </w:r>
            <w:proofErr w:type="spellEnd"/>
          </w:p>
        </w:tc>
        <w:tc>
          <w:tcPr>
            <w:tcW w:w="6318" w:type="dxa"/>
            <w:shd w:val="clear" w:color="auto" w:fill="D9E1F3"/>
          </w:tcPr>
          <w:p w14:paraId="32C74375" w14:textId="3E1E0ABF" w:rsidR="00B16890" w:rsidRDefault="00B16890" w:rsidP="00B16890">
            <w:pPr>
              <w:pStyle w:val="TableParagraph"/>
              <w:spacing w:before="100"/>
            </w:pPr>
            <w:r>
              <w:t>201</w:t>
            </w:r>
            <w:r w:rsidR="002C0317">
              <w:t>9</w:t>
            </w:r>
            <w:r>
              <w:t>/6/</w:t>
            </w:r>
            <w:r w:rsidR="002C0317">
              <w:t>16</w:t>
            </w:r>
          </w:p>
        </w:tc>
      </w:tr>
      <w:tr w:rsidR="00B16890" w14:paraId="090EC628" w14:textId="77777777" w:rsidTr="00B16890">
        <w:trPr>
          <w:trHeight w:hRule="exact" w:val="478"/>
        </w:trPr>
        <w:tc>
          <w:tcPr>
            <w:tcW w:w="1980" w:type="dxa"/>
          </w:tcPr>
          <w:p w14:paraId="7040EF23" w14:textId="77777777" w:rsidR="00B16890" w:rsidRDefault="00B16890" w:rsidP="00B16890">
            <w:pPr>
              <w:pStyle w:val="TableParagraph"/>
            </w:pPr>
            <w:proofErr w:type="spellStart"/>
            <w:r>
              <w:t>修改日期</w:t>
            </w:r>
            <w:proofErr w:type="spellEnd"/>
          </w:p>
        </w:tc>
        <w:tc>
          <w:tcPr>
            <w:tcW w:w="6318" w:type="dxa"/>
          </w:tcPr>
          <w:p w14:paraId="062308A1" w14:textId="2B120D63" w:rsidR="00B16890" w:rsidRDefault="00B16890" w:rsidP="00B16890">
            <w:pPr>
              <w:pStyle w:val="TableParagraph"/>
              <w:spacing w:before="100"/>
            </w:pPr>
            <w:r>
              <w:t>201</w:t>
            </w:r>
            <w:r w:rsidR="002C0317">
              <w:t>9</w:t>
            </w:r>
            <w:r>
              <w:t>/6/</w:t>
            </w:r>
            <w:r w:rsidR="002C0317">
              <w:t>16</w:t>
            </w:r>
          </w:p>
        </w:tc>
      </w:tr>
      <w:tr w:rsidR="00B16890" w14:paraId="476F7B00" w14:textId="77777777" w:rsidTr="00B16890">
        <w:trPr>
          <w:trHeight w:hRule="exact" w:val="478"/>
        </w:trPr>
        <w:tc>
          <w:tcPr>
            <w:tcW w:w="1980" w:type="dxa"/>
            <w:shd w:val="clear" w:color="auto" w:fill="D9E1F3"/>
          </w:tcPr>
          <w:p w14:paraId="16D4B2D1" w14:textId="77777777" w:rsidR="00B16890" w:rsidRDefault="00B16890" w:rsidP="00B16890">
            <w:pPr>
              <w:pStyle w:val="TableParagraph"/>
            </w:pPr>
            <w:proofErr w:type="spellStart"/>
            <w:r>
              <w:t>参与者</w:t>
            </w:r>
            <w:proofErr w:type="spellEnd"/>
          </w:p>
        </w:tc>
        <w:tc>
          <w:tcPr>
            <w:tcW w:w="6318" w:type="dxa"/>
            <w:shd w:val="clear" w:color="auto" w:fill="D9E1F3"/>
          </w:tcPr>
          <w:p w14:paraId="78DCBDEF" w14:textId="77777777" w:rsidR="00B16890" w:rsidRDefault="00B16890" w:rsidP="00B16890">
            <w:pPr>
              <w:pStyle w:val="TableParagraph"/>
            </w:pPr>
            <w:proofErr w:type="spellStart"/>
            <w:r>
              <w:t>实习生</w:t>
            </w:r>
            <w:proofErr w:type="spellEnd"/>
          </w:p>
        </w:tc>
      </w:tr>
      <w:tr w:rsidR="00B16890" w14:paraId="6555285F" w14:textId="77777777" w:rsidTr="00B16890">
        <w:trPr>
          <w:trHeight w:hRule="exact" w:val="478"/>
        </w:trPr>
        <w:tc>
          <w:tcPr>
            <w:tcW w:w="1980" w:type="dxa"/>
          </w:tcPr>
          <w:p w14:paraId="1ACE8E89" w14:textId="77777777" w:rsidR="00B16890" w:rsidRDefault="00B16890" w:rsidP="00B16890">
            <w:pPr>
              <w:pStyle w:val="TableParagraph"/>
            </w:pPr>
            <w:proofErr w:type="spellStart"/>
            <w:r>
              <w:t>描述</w:t>
            </w:r>
            <w:proofErr w:type="spellEnd"/>
          </w:p>
        </w:tc>
        <w:tc>
          <w:tcPr>
            <w:tcW w:w="6318" w:type="dxa"/>
          </w:tcPr>
          <w:p w14:paraId="013EE7F4" w14:textId="77777777" w:rsidR="00B16890" w:rsidRDefault="00B16890" w:rsidP="00B16890">
            <w:pPr>
              <w:pStyle w:val="TableParagraph"/>
              <w:rPr>
                <w:lang w:eastAsia="zh-CN"/>
              </w:rPr>
            </w:pPr>
            <w:r>
              <w:rPr>
                <w:lang w:eastAsia="zh-CN"/>
              </w:rPr>
              <w:t>实习生查看工作项目介绍</w:t>
            </w:r>
          </w:p>
        </w:tc>
      </w:tr>
      <w:tr w:rsidR="00B16890" w14:paraId="771E6A40" w14:textId="77777777" w:rsidTr="00B16890">
        <w:trPr>
          <w:trHeight w:hRule="exact" w:val="946"/>
        </w:trPr>
        <w:tc>
          <w:tcPr>
            <w:tcW w:w="1980" w:type="dxa"/>
            <w:shd w:val="clear" w:color="auto" w:fill="D9E1F3"/>
          </w:tcPr>
          <w:p w14:paraId="0EFAAF37" w14:textId="77777777" w:rsidR="00B16890" w:rsidRDefault="00B16890" w:rsidP="00B16890">
            <w:pPr>
              <w:pStyle w:val="TableParagraph"/>
            </w:pPr>
            <w:proofErr w:type="spellStart"/>
            <w:r>
              <w:t>前置条件</w:t>
            </w:r>
            <w:proofErr w:type="spellEnd"/>
          </w:p>
        </w:tc>
        <w:tc>
          <w:tcPr>
            <w:tcW w:w="6318" w:type="dxa"/>
            <w:shd w:val="clear" w:color="auto" w:fill="D9E1F3"/>
          </w:tcPr>
          <w:p w14:paraId="422082BC" w14:textId="77777777" w:rsidR="00B16890" w:rsidRDefault="00B16890" w:rsidP="005C08A5">
            <w:pPr>
              <w:pStyle w:val="TableParagraph"/>
              <w:numPr>
                <w:ilvl w:val="0"/>
                <w:numId w:val="66"/>
              </w:numPr>
              <w:tabs>
                <w:tab w:val="left" w:pos="464"/>
              </w:tabs>
            </w:pPr>
            <w:proofErr w:type="spellStart"/>
            <w:r>
              <w:t>实习生登录到本系统</w:t>
            </w:r>
            <w:proofErr w:type="spellEnd"/>
          </w:p>
          <w:p w14:paraId="74443126" w14:textId="77777777" w:rsidR="00B16890" w:rsidRDefault="00B16890" w:rsidP="005C08A5">
            <w:pPr>
              <w:pStyle w:val="TableParagraph"/>
              <w:numPr>
                <w:ilvl w:val="0"/>
                <w:numId w:val="66"/>
              </w:numPr>
              <w:tabs>
                <w:tab w:val="left" w:pos="464"/>
              </w:tabs>
              <w:spacing w:before="152"/>
              <w:rPr>
                <w:lang w:eastAsia="zh-CN"/>
              </w:rPr>
            </w:pPr>
            <w:r>
              <w:rPr>
                <w:lang w:eastAsia="zh-CN"/>
              </w:rPr>
              <w:t>实习生进入工作项目介绍界面</w:t>
            </w:r>
          </w:p>
        </w:tc>
      </w:tr>
      <w:tr w:rsidR="00B16890" w14:paraId="0EA23221" w14:textId="77777777" w:rsidTr="00B16890">
        <w:trPr>
          <w:trHeight w:hRule="exact" w:val="480"/>
        </w:trPr>
        <w:tc>
          <w:tcPr>
            <w:tcW w:w="1980" w:type="dxa"/>
          </w:tcPr>
          <w:p w14:paraId="64DF055F" w14:textId="77777777" w:rsidR="00B16890" w:rsidRDefault="00B16890" w:rsidP="00B16890">
            <w:pPr>
              <w:pStyle w:val="TableParagraph"/>
              <w:spacing w:before="57"/>
            </w:pPr>
            <w:proofErr w:type="spellStart"/>
            <w:r>
              <w:t>后置条件</w:t>
            </w:r>
            <w:proofErr w:type="spellEnd"/>
          </w:p>
        </w:tc>
        <w:tc>
          <w:tcPr>
            <w:tcW w:w="6318" w:type="dxa"/>
          </w:tcPr>
          <w:p w14:paraId="5ADDEB8C" w14:textId="77777777" w:rsidR="00B16890" w:rsidRDefault="00B16890" w:rsidP="00B16890">
            <w:pPr>
              <w:pStyle w:val="TableParagraph"/>
              <w:spacing w:before="57"/>
              <w:rPr>
                <w:lang w:eastAsia="zh-CN"/>
              </w:rPr>
            </w:pPr>
            <w:r>
              <w:rPr>
                <w:lang w:eastAsia="zh-CN"/>
              </w:rPr>
              <w:t>1.   显示相关工作项目介绍</w:t>
            </w:r>
          </w:p>
        </w:tc>
      </w:tr>
      <w:tr w:rsidR="00B16890" w14:paraId="130281D7" w14:textId="77777777" w:rsidTr="00B16890">
        <w:trPr>
          <w:trHeight w:hRule="exact" w:val="478"/>
        </w:trPr>
        <w:tc>
          <w:tcPr>
            <w:tcW w:w="1980" w:type="dxa"/>
            <w:shd w:val="clear" w:color="auto" w:fill="D9E1F3"/>
          </w:tcPr>
          <w:p w14:paraId="7F69CE69" w14:textId="77777777" w:rsidR="00B16890" w:rsidRDefault="00B16890" w:rsidP="00B16890">
            <w:pPr>
              <w:pStyle w:val="TableParagraph"/>
            </w:pPr>
            <w:proofErr w:type="spellStart"/>
            <w:r>
              <w:t>主干过程</w:t>
            </w:r>
            <w:proofErr w:type="spellEnd"/>
          </w:p>
        </w:tc>
        <w:tc>
          <w:tcPr>
            <w:tcW w:w="6318" w:type="dxa"/>
            <w:shd w:val="clear" w:color="auto" w:fill="D9E1F3"/>
          </w:tcPr>
          <w:p w14:paraId="19209BB7" w14:textId="77777777" w:rsidR="00B16890" w:rsidRDefault="00B16890" w:rsidP="00B16890">
            <w:pPr>
              <w:pStyle w:val="TableParagraph"/>
              <w:rPr>
                <w:lang w:eastAsia="zh-CN"/>
              </w:rPr>
            </w:pPr>
            <w:r>
              <w:rPr>
                <w:lang w:eastAsia="zh-CN"/>
              </w:rPr>
              <w:t>1.   实习生进入工作项目介绍界面</w:t>
            </w:r>
          </w:p>
        </w:tc>
      </w:tr>
      <w:tr w:rsidR="00B16890" w14:paraId="4AF6C17B" w14:textId="77777777" w:rsidTr="00B16890">
        <w:trPr>
          <w:trHeight w:hRule="exact" w:val="478"/>
        </w:trPr>
        <w:tc>
          <w:tcPr>
            <w:tcW w:w="1980" w:type="dxa"/>
          </w:tcPr>
          <w:p w14:paraId="623BDE15" w14:textId="77777777" w:rsidR="00B16890" w:rsidRDefault="00B16890" w:rsidP="00B16890">
            <w:pPr>
              <w:pStyle w:val="TableParagraph"/>
            </w:pPr>
            <w:proofErr w:type="spellStart"/>
            <w:r>
              <w:t>分支过程</w:t>
            </w:r>
            <w:proofErr w:type="spellEnd"/>
          </w:p>
        </w:tc>
        <w:tc>
          <w:tcPr>
            <w:tcW w:w="6318" w:type="dxa"/>
          </w:tcPr>
          <w:p w14:paraId="2DC3C8B0" w14:textId="77777777" w:rsidR="00B16890" w:rsidRDefault="00B16890" w:rsidP="00B16890">
            <w:pPr>
              <w:pStyle w:val="TableParagraph"/>
              <w:keepNext/>
            </w:pPr>
            <w:r>
              <w:t>无</w:t>
            </w:r>
          </w:p>
        </w:tc>
      </w:tr>
    </w:tbl>
    <w:p w14:paraId="776978B4" w14:textId="77777777" w:rsidR="00B16890" w:rsidRPr="00502897" w:rsidRDefault="00B16890" w:rsidP="00B16890"/>
    <w:p w14:paraId="2448763F" w14:textId="77777777" w:rsidR="00B16890" w:rsidRPr="00B11D3C" w:rsidRDefault="00B16890" w:rsidP="00B16890">
      <w:pPr>
        <w:rPr>
          <w:rFonts w:hint="eastAsia"/>
        </w:rPr>
      </w:pPr>
    </w:p>
    <w:p w14:paraId="0AED153F" w14:textId="77777777" w:rsidR="00B16890" w:rsidRDefault="00B16890" w:rsidP="00B16890">
      <w:pPr>
        <w:pStyle w:val="a7"/>
        <w:jc w:val="left"/>
        <w:rPr>
          <w:rFonts w:ascii="宋体" w:hAnsi="宋体" w:cs="宋体"/>
          <w:sz w:val="24"/>
        </w:rPr>
      </w:pPr>
      <w:bookmarkStart w:id="166" w:name="_Toc518417071"/>
      <w:r>
        <w:rPr>
          <w:rFonts w:ascii="宋体" w:hAnsi="宋体" w:hint="eastAsia"/>
          <w:sz w:val="48"/>
          <w:szCs w:val="48"/>
        </w:rPr>
        <w:t xml:space="preserve">5. </w:t>
      </w:r>
      <w:r>
        <w:rPr>
          <w:rFonts w:ascii="宋体" w:hAnsi="宋体" w:hint="eastAsia"/>
          <w:sz w:val="48"/>
          <w:szCs w:val="48"/>
        </w:rPr>
        <w:t>其它非功能需求</w:t>
      </w:r>
      <w:bookmarkEnd w:id="166"/>
    </w:p>
    <w:p w14:paraId="4454DADE" w14:textId="77777777" w:rsidR="00B16890" w:rsidRDefault="00B16890" w:rsidP="00B16890">
      <w:pPr>
        <w:pStyle w:val="1"/>
        <w:jc w:val="left"/>
        <w:rPr>
          <w:rFonts w:ascii="宋体" w:hAnsi="宋体"/>
        </w:rPr>
      </w:pPr>
      <w:bookmarkStart w:id="167" w:name="_Toc518417072"/>
      <w:r>
        <w:rPr>
          <w:rFonts w:ascii="宋体" w:hAnsi="宋体" w:hint="eastAsia"/>
        </w:rPr>
        <w:t>5.1 性能需求</w:t>
      </w:r>
      <w:bookmarkEnd w:id="167"/>
    </w:p>
    <w:p w14:paraId="065D4D58" w14:textId="77777777" w:rsidR="00B16890" w:rsidRDefault="00B16890" w:rsidP="005C08A5">
      <w:pPr>
        <w:pStyle w:val="-11"/>
        <w:numPr>
          <w:ilvl w:val="0"/>
          <w:numId w:val="67"/>
        </w:numPr>
        <w:tabs>
          <w:tab w:val="left" w:pos="771"/>
          <w:tab w:val="left" w:pos="772"/>
        </w:tabs>
        <w:spacing w:before="190" w:line="372" w:lineRule="auto"/>
        <w:ind w:right="133"/>
        <w:rPr>
          <w:sz w:val="24"/>
          <w:szCs w:val="24"/>
          <w:lang w:eastAsia="zh-CN"/>
        </w:rPr>
      </w:pPr>
      <w:r>
        <w:rPr>
          <w:sz w:val="24"/>
          <w:szCs w:val="24"/>
          <w:lang w:eastAsia="zh-CN"/>
        </w:rPr>
        <w:t xml:space="preserve">PR-1. 该系统能同时容纳 500 </w:t>
      </w:r>
      <w:proofErr w:type="gramStart"/>
      <w:r>
        <w:rPr>
          <w:spacing w:val="-3"/>
          <w:sz w:val="24"/>
          <w:szCs w:val="24"/>
          <w:lang w:eastAsia="zh-CN"/>
        </w:rPr>
        <w:t>名以上</w:t>
      </w:r>
      <w:proofErr w:type="gramEnd"/>
      <w:r>
        <w:rPr>
          <w:spacing w:val="-3"/>
          <w:sz w:val="24"/>
          <w:szCs w:val="24"/>
          <w:lang w:eastAsia="zh-CN"/>
        </w:rPr>
        <w:t xml:space="preserve">的静态用户（注册用户）使用，并能支持 </w:t>
      </w:r>
      <w:r>
        <w:rPr>
          <w:sz w:val="24"/>
          <w:szCs w:val="24"/>
          <w:lang w:eastAsia="zh-CN"/>
        </w:rPr>
        <w:t xml:space="preserve">200 </w:t>
      </w:r>
      <w:proofErr w:type="gramStart"/>
      <w:r>
        <w:rPr>
          <w:sz w:val="24"/>
          <w:szCs w:val="24"/>
          <w:lang w:eastAsia="zh-CN"/>
        </w:rPr>
        <w:t>名以上</w:t>
      </w:r>
      <w:proofErr w:type="gramEnd"/>
      <w:r>
        <w:rPr>
          <w:sz w:val="24"/>
          <w:szCs w:val="24"/>
          <w:lang w:eastAsia="zh-CN"/>
        </w:rPr>
        <w:t>动态用户（在线用户）使用，并发数量在</w:t>
      </w:r>
      <w:r>
        <w:rPr>
          <w:spacing w:val="-50"/>
          <w:sz w:val="24"/>
          <w:szCs w:val="24"/>
          <w:lang w:eastAsia="zh-CN"/>
        </w:rPr>
        <w:t xml:space="preserve"> </w:t>
      </w:r>
      <w:r>
        <w:rPr>
          <w:sz w:val="24"/>
          <w:szCs w:val="24"/>
          <w:lang w:eastAsia="zh-CN"/>
        </w:rPr>
        <w:t>200 以上；</w:t>
      </w:r>
    </w:p>
    <w:p w14:paraId="446CE284" w14:textId="77777777" w:rsidR="00B16890" w:rsidRDefault="00B16890" w:rsidP="005C08A5">
      <w:pPr>
        <w:pStyle w:val="-11"/>
        <w:numPr>
          <w:ilvl w:val="0"/>
          <w:numId w:val="67"/>
        </w:numPr>
        <w:tabs>
          <w:tab w:val="left" w:pos="771"/>
          <w:tab w:val="left" w:pos="772"/>
        </w:tabs>
        <w:spacing w:before="25"/>
        <w:rPr>
          <w:sz w:val="24"/>
          <w:szCs w:val="24"/>
          <w:lang w:eastAsia="zh-CN"/>
        </w:rPr>
      </w:pPr>
      <w:r>
        <w:rPr>
          <w:sz w:val="24"/>
          <w:szCs w:val="24"/>
          <w:lang w:eastAsia="zh-CN"/>
        </w:rPr>
        <w:t>PR-2.  对于单一用户，系统响应延迟小于</w:t>
      </w:r>
      <w:r>
        <w:rPr>
          <w:spacing w:val="-51"/>
          <w:sz w:val="24"/>
          <w:szCs w:val="24"/>
          <w:lang w:eastAsia="zh-CN"/>
        </w:rPr>
        <w:t xml:space="preserve"> </w:t>
      </w:r>
      <w:r>
        <w:rPr>
          <w:sz w:val="24"/>
          <w:szCs w:val="24"/>
          <w:lang w:eastAsia="zh-CN"/>
        </w:rPr>
        <w:t>0.2s；</w:t>
      </w:r>
    </w:p>
    <w:p w14:paraId="203AA89D" w14:textId="77777777" w:rsidR="00B16890" w:rsidRDefault="00B16890" w:rsidP="005C08A5">
      <w:pPr>
        <w:pStyle w:val="-11"/>
        <w:numPr>
          <w:ilvl w:val="0"/>
          <w:numId w:val="67"/>
        </w:numPr>
        <w:tabs>
          <w:tab w:val="left" w:pos="771"/>
          <w:tab w:val="left" w:pos="772"/>
        </w:tabs>
        <w:rPr>
          <w:sz w:val="24"/>
          <w:szCs w:val="24"/>
          <w:lang w:eastAsia="zh-CN"/>
        </w:rPr>
      </w:pPr>
      <w:r>
        <w:rPr>
          <w:sz w:val="24"/>
          <w:szCs w:val="24"/>
          <w:lang w:eastAsia="zh-CN"/>
        </w:rPr>
        <w:t xml:space="preserve">PR-3.  </w:t>
      </w:r>
      <w:r>
        <w:rPr>
          <w:rFonts w:hint="eastAsia"/>
          <w:sz w:val="24"/>
          <w:szCs w:val="24"/>
          <w:lang w:eastAsia="zh-CN"/>
        </w:rPr>
        <w:t>研究内容</w:t>
      </w:r>
      <w:r>
        <w:rPr>
          <w:sz w:val="24"/>
          <w:szCs w:val="24"/>
          <w:lang w:eastAsia="zh-CN"/>
        </w:rPr>
        <w:t>文件的 IO 时间不能超过</w:t>
      </w:r>
      <w:r>
        <w:rPr>
          <w:spacing w:val="-88"/>
          <w:sz w:val="24"/>
          <w:szCs w:val="24"/>
          <w:lang w:eastAsia="zh-CN"/>
        </w:rPr>
        <w:t xml:space="preserve"> </w:t>
      </w:r>
      <w:r>
        <w:rPr>
          <w:sz w:val="24"/>
          <w:szCs w:val="24"/>
          <w:lang w:eastAsia="zh-CN"/>
        </w:rPr>
        <w:t xml:space="preserve">3 </w:t>
      </w:r>
      <w:r>
        <w:rPr>
          <w:spacing w:val="-3"/>
          <w:sz w:val="24"/>
          <w:szCs w:val="24"/>
          <w:lang w:eastAsia="zh-CN"/>
        </w:rPr>
        <w:t>秒；</w:t>
      </w:r>
    </w:p>
    <w:p w14:paraId="05634D87" w14:textId="77777777" w:rsidR="00B16890" w:rsidRDefault="00B16890" w:rsidP="005C08A5">
      <w:pPr>
        <w:pStyle w:val="-11"/>
        <w:numPr>
          <w:ilvl w:val="0"/>
          <w:numId w:val="67"/>
        </w:numPr>
        <w:tabs>
          <w:tab w:val="left" w:pos="771"/>
          <w:tab w:val="left" w:pos="772"/>
        </w:tabs>
        <w:rPr>
          <w:sz w:val="24"/>
          <w:szCs w:val="24"/>
          <w:lang w:eastAsia="zh-CN"/>
        </w:rPr>
      </w:pPr>
      <w:r>
        <w:rPr>
          <w:sz w:val="24"/>
          <w:szCs w:val="24"/>
          <w:lang w:eastAsia="zh-CN"/>
        </w:rPr>
        <w:t xml:space="preserve">PR-4. </w:t>
      </w:r>
      <w:r>
        <w:rPr>
          <w:spacing w:val="6"/>
          <w:sz w:val="24"/>
          <w:szCs w:val="24"/>
          <w:lang w:eastAsia="zh-CN"/>
        </w:rPr>
        <w:t xml:space="preserve"> </w:t>
      </w:r>
      <w:r>
        <w:rPr>
          <w:sz w:val="24"/>
          <w:szCs w:val="24"/>
          <w:lang w:eastAsia="zh-CN"/>
        </w:rPr>
        <w:t>系统能维持连续一个月的持续运行而无需人工维护。</w:t>
      </w:r>
    </w:p>
    <w:p w14:paraId="4DA1FA40" w14:textId="77777777" w:rsidR="00B16890" w:rsidRDefault="00B16890" w:rsidP="00B16890">
      <w:pPr>
        <w:pStyle w:val="-11"/>
        <w:tabs>
          <w:tab w:val="left" w:pos="771"/>
          <w:tab w:val="left" w:pos="772"/>
        </w:tabs>
        <w:ind w:left="351" w:firstLine="0"/>
        <w:rPr>
          <w:sz w:val="24"/>
          <w:szCs w:val="24"/>
          <w:lang w:eastAsia="zh-CN"/>
        </w:rPr>
      </w:pPr>
    </w:p>
    <w:p w14:paraId="5A0A4AA8" w14:textId="77777777" w:rsidR="00B16890" w:rsidRDefault="00B16890" w:rsidP="00B16890">
      <w:pPr>
        <w:pStyle w:val="1"/>
        <w:jc w:val="left"/>
        <w:rPr>
          <w:rFonts w:ascii="宋体" w:hAnsi="宋体"/>
        </w:rPr>
      </w:pPr>
      <w:bookmarkStart w:id="168" w:name="_Toc518417073"/>
      <w:r>
        <w:rPr>
          <w:rFonts w:ascii="宋体" w:hAnsi="宋体" w:hint="eastAsia"/>
        </w:rPr>
        <w:t>5.2 安全设施需求</w:t>
      </w:r>
      <w:bookmarkEnd w:id="168"/>
    </w:p>
    <w:p w14:paraId="57DEEDF7" w14:textId="77777777" w:rsidR="00B16890" w:rsidRDefault="00B16890" w:rsidP="005C08A5">
      <w:pPr>
        <w:pStyle w:val="-11"/>
        <w:numPr>
          <w:ilvl w:val="0"/>
          <w:numId w:val="68"/>
        </w:numPr>
        <w:tabs>
          <w:tab w:val="left" w:pos="771"/>
          <w:tab w:val="left" w:pos="772"/>
        </w:tabs>
        <w:spacing w:before="190"/>
        <w:rPr>
          <w:sz w:val="24"/>
          <w:szCs w:val="24"/>
          <w:lang w:eastAsia="zh-CN"/>
        </w:rPr>
      </w:pPr>
      <w:r>
        <w:rPr>
          <w:sz w:val="24"/>
          <w:szCs w:val="24"/>
          <w:lang w:eastAsia="zh-CN"/>
        </w:rPr>
        <w:t xml:space="preserve">SA-1. </w:t>
      </w:r>
      <w:r>
        <w:rPr>
          <w:spacing w:val="3"/>
          <w:sz w:val="24"/>
          <w:szCs w:val="24"/>
          <w:lang w:eastAsia="zh-CN"/>
        </w:rPr>
        <w:t xml:space="preserve"> </w:t>
      </w:r>
      <w:r>
        <w:rPr>
          <w:sz w:val="24"/>
          <w:szCs w:val="24"/>
          <w:lang w:eastAsia="zh-CN"/>
        </w:rPr>
        <w:t>当系统奔溃时，系统能把用户最末尚未保存的数据进行自动保存；</w:t>
      </w:r>
    </w:p>
    <w:p w14:paraId="1E5BFBE4" w14:textId="77777777" w:rsidR="00B16890" w:rsidRDefault="00B16890" w:rsidP="005C08A5">
      <w:pPr>
        <w:pStyle w:val="-11"/>
        <w:numPr>
          <w:ilvl w:val="0"/>
          <w:numId w:val="68"/>
        </w:numPr>
        <w:tabs>
          <w:tab w:val="left" w:pos="771"/>
          <w:tab w:val="left" w:pos="772"/>
        </w:tabs>
        <w:rPr>
          <w:sz w:val="24"/>
          <w:szCs w:val="24"/>
          <w:lang w:eastAsia="zh-CN"/>
        </w:rPr>
      </w:pPr>
      <w:r>
        <w:rPr>
          <w:sz w:val="24"/>
          <w:szCs w:val="24"/>
          <w:lang w:eastAsia="zh-CN"/>
        </w:rPr>
        <w:t xml:space="preserve">SA-2. </w:t>
      </w:r>
      <w:r>
        <w:rPr>
          <w:spacing w:val="3"/>
          <w:sz w:val="24"/>
          <w:szCs w:val="24"/>
          <w:lang w:eastAsia="zh-CN"/>
        </w:rPr>
        <w:t xml:space="preserve"> </w:t>
      </w:r>
      <w:r>
        <w:rPr>
          <w:sz w:val="24"/>
          <w:szCs w:val="24"/>
          <w:lang w:eastAsia="zh-CN"/>
        </w:rPr>
        <w:t>允许用户进行数据备份和恢复，防止数据丢失带来的损失；</w:t>
      </w:r>
    </w:p>
    <w:p w14:paraId="49DB2787" w14:textId="77777777" w:rsidR="00B16890" w:rsidRDefault="00B16890" w:rsidP="005C08A5">
      <w:pPr>
        <w:pStyle w:val="-11"/>
        <w:numPr>
          <w:ilvl w:val="0"/>
          <w:numId w:val="68"/>
        </w:numPr>
        <w:tabs>
          <w:tab w:val="left" w:pos="771"/>
          <w:tab w:val="left" w:pos="772"/>
        </w:tabs>
        <w:spacing w:line="372" w:lineRule="auto"/>
        <w:ind w:right="131"/>
        <w:rPr>
          <w:sz w:val="24"/>
          <w:szCs w:val="24"/>
          <w:lang w:eastAsia="zh-CN"/>
        </w:rPr>
      </w:pPr>
      <w:r>
        <w:rPr>
          <w:spacing w:val="-4"/>
          <w:sz w:val="24"/>
          <w:szCs w:val="24"/>
          <w:lang w:eastAsia="zh-CN"/>
        </w:rPr>
        <w:t>S</w:t>
      </w:r>
      <w:r>
        <w:rPr>
          <w:sz w:val="24"/>
          <w:szCs w:val="24"/>
          <w:lang w:eastAsia="zh-CN"/>
        </w:rPr>
        <w:t xml:space="preserve">A-3. </w:t>
      </w:r>
      <w:r>
        <w:rPr>
          <w:spacing w:val="10"/>
          <w:sz w:val="24"/>
          <w:szCs w:val="24"/>
          <w:lang w:eastAsia="zh-CN"/>
        </w:rPr>
        <w:t xml:space="preserve"> </w:t>
      </w:r>
      <w:r>
        <w:rPr>
          <w:spacing w:val="-3"/>
          <w:sz w:val="24"/>
          <w:szCs w:val="24"/>
          <w:lang w:eastAsia="zh-CN"/>
        </w:rPr>
        <w:t>系</w:t>
      </w:r>
      <w:r>
        <w:rPr>
          <w:sz w:val="24"/>
          <w:szCs w:val="24"/>
          <w:lang w:eastAsia="zh-CN"/>
        </w:rPr>
        <w:t>统</w:t>
      </w:r>
      <w:r>
        <w:rPr>
          <w:spacing w:val="-3"/>
          <w:sz w:val="24"/>
          <w:szCs w:val="24"/>
          <w:lang w:eastAsia="zh-CN"/>
        </w:rPr>
        <w:t>能</w:t>
      </w:r>
      <w:r>
        <w:rPr>
          <w:sz w:val="24"/>
          <w:szCs w:val="24"/>
          <w:lang w:eastAsia="zh-CN"/>
        </w:rPr>
        <w:t>记</w:t>
      </w:r>
      <w:r>
        <w:rPr>
          <w:spacing w:val="-3"/>
          <w:sz w:val="24"/>
          <w:szCs w:val="24"/>
          <w:lang w:eastAsia="zh-CN"/>
        </w:rPr>
        <w:t>录</w:t>
      </w:r>
      <w:r>
        <w:rPr>
          <w:sz w:val="24"/>
          <w:szCs w:val="24"/>
          <w:lang w:eastAsia="zh-CN"/>
        </w:rPr>
        <w:t>所</w:t>
      </w:r>
      <w:r>
        <w:rPr>
          <w:spacing w:val="-3"/>
          <w:sz w:val="24"/>
          <w:szCs w:val="24"/>
          <w:lang w:eastAsia="zh-CN"/>
        </w:rPr>
        <w:t>有</w:t>
      </w:r>
      <w:r>
        <w:rPr>
          <w:sz w:val="24"/>
          <w:szCs w:val="24"/>
          <w:lang w:eastAsia="zh-CN"/>
        </w:rPr>
        <w:t>运</w:t>
      </w:r>
      <w:r>
        <w:rPr>
          <w:spacing w:val="-3"/>
          <w:sz w:val="24"/>
          <w:szCs w:val="24"/>
          <w:lang w:eastAsia="zh-CN"/>
        </w:rPr>
        <w:t>行</w:t>
      </w:r>
      <w:r>
        <w:rPr>
          <w:sz w:val="24"/>
          <w:szCs w:val="24"/>
          <w:lang w:eastAsia="zh-CN"/>
        </w:rPr>
        <w:t>时发</w:t>
      </w:r>
      <w:r>
        <w:rPr>
          <w:spacing w:val="-3"/>
          <w:sz w:val="24"/>
          <w:szCs w:val="24"/>
          <w:lang w:eastAsia="zh-CN"/>
        </w:rPr>
        <w:t>生</w:t>
      </w:r>
      <w:r>
        <w:rPr>
          <w:sz w:val="24"/>
          <w:szCs w:val="24"/>
          <w:lang w:eastAsia="zh-CN"/>
        </w:rPr>
        <w:t>的</w:t>
      </w:r>
      <w:r>
        <w:rPr>
          <w:spacing w:val="-3"/>
          <w:sz w:val="24"/>
          <w:szCs w:val="24"/>
          <w:lang w:eastAsia="zh-CN"/>
        </w:rPr>
        <w:t>错</w:t>
      </w:r>
      <w:r>
        <w:rPr>
          <w:sz w:val="24"/>
          <w:szCs w:val="24"/>
          <w:lang w:eastAsia="zh-CN"/>
        </w:rPr>
        <w:t>误</w:t>
      </w:r>
      <w:r>
        <w:rPr>
          <w:spacing w:val="-8"/>
          <w:sz w:val="24"/>
          <w:szCs w:val="24"/>
          <w:lang w:eastAsia="zh-CN"/>
        </w:rPr>
        <w:t>，</w:t>
      </w:r>
      <w:r>
        <w:rPr>
          <w:sz w:val="24"/>
          <w:szCs w:val="24"/>
          <w:lang w:eastAsia="zh-CN"/>
        </w:rPr>
        <w:t>包</w:t>
      </w:r>
      <w:r>
        <w:rPr>
          <w:spacing w:val="-3"/>
          <w:sz w:val="24"/>
          <w:szCs w:val="24"/>
          <w:lang w:eastAsia="zh-CN"/>
        </w:rPr>
        <w:t>括</w:t>
      </w:r>
      <w:r>
        <w:rPr>
          <w:sz w:val="24"/>
          <w:szCs w:val="24"/>
          <w:lang w:eastAsia="zh-CN"/>
        </w:rPr>
        <w:t>本</w:t>
      </w:r>
      <w:r>
        <w:rPr>
          <w:spacing w:val="-3"/>
          <w:sz w:val="24"/>
          <w:szCs w:val="24"/>
          <w:lang w:eastAsia="zh-CN"/>
        </w:rPr>
        <w:t>机</w:t>
      </w:r>
      <w:r>
        <w:rPr>
          <w:sz w:val="24"/>
          <w:szCs w:val="24"/>
          <w:lang w:eastAsia="zh-CN"/>
        </w:rPr>
        <w:t>错误</w:t>
      </w:r>
      <w:r>
        <w:rPr>
          <w:spacing w:val="-3"/>
          <w:sz w:val="24"/>
          <w:szCs w:val="24"/>
          <w:lang w:eastAsia="zh-CN"/>
        </w:rPr>
        <w:t>和</w:t>
      </w:r>
      <w:r>
        <w:rPr>
          <w:sz w:val="24"/>
          <w:szCs w:val="24"/>
          <w:lang w:eastAsia="zh-CN"/>
        </w:rPr>
        <w:t>网</w:t>
      </w:r>
      <w:r>
        <w:rPr>
          <w:spacing w:val="-3"/>
          <w:sz w:val="24"/>
          <w:szCs w:val="24"/>
          <w:lang w:eastAsia="zh-CN"/>
        </w:rPr>
        <w:t>络</w:t>
      </w:r>
      <w:r>
        <w:rPr>
          <w:sz w:val="24"/>
          <w:szCs w:val="24"/>
          <w:lang w:eastAsia="zh-CN"/>
        </w:rPr>
        <w:t>错</w:t>
      </w:r>
      <w:r>
        <w:rPr>
          <w:spacing w:val="-3"/>
          <w:sz w:val="24"/>
          <w:szCs w:val="24"/>
          <w:lang w:eastAsia="zh-CN"/>
        </w:rPr>
        <w:t>误</w:t>
      </w:r>
      <w:r>
        <w:rPr>
          <w:spacing w:val="-5"/>
          <w:sz w:val="24"/>
          <w:szCs w:val="24"/>
          <w:lang w:eastAsia="zh-CN"/>
        </w:rPr>
        <w:t>。</w:t>
      </w:r>
      <w:r>
        <w:rPr>
          <w:spacing w:val="-3"/>
          <w:sz w:val="24"/>
          <w:szCs w:val="24"/>
          <w:lang w:eastAsia="zh-CN"/>
        </w:rPr>
        <w:t>将</w:t>
      </w:r>
      <w:r>
        <w:rPr>
          <w:sz w:val="24"/>
          <w:szCs w:val="24"/>
          <w:lang w:eastAsia="zh-CN"/>
        </w:rPr>
        <w:t>错</w:t>
      </w:r>
      <w:r>
        <w:rPr>
          <w:spacing w:val="-3"/>
          <w:sz w:val="24"/>
          <w:szCs w:val="24"/>
          <w:lang w:eastAsia="zh-CN"/>
        </w:rPr>
        <w:t>误</w:t>
      </w:r>
      <w:r>
        <w:rPr>
          <w:sz w:val="24"/>
          <w:szCs w:val="24"/>
          <w:lang w:eastAsia="zh-CN"/>
        </w:rPr>
        <w:t>信</w:t>
      </w:r>
      <w:r>
        <w:rPr>
          <w:spacing w:val="-3"/>
          <w:sz w:val="24"/>
          <w:szCs w:val="24"/>
          <w:lang w:eastAsia="zh-CN"/>
        </w:rPr>
        <w:t>息</w:t>
      </w:r>
      <w:r>
        <w:rPr>
          <w:sz w:val="24"/>
          <w:szCs w:val="24"/>
          <w:lang w:eastAsia="zh-CN"/>
        </w:rPr>
        <w:t>存为日</w:t>
      </w:r>
      <w:r>
        <w:rPr>
          <w:spacing w:val="-3"/>
          <w:sz w:val="24"/>
          <w:szCs w:val="24"/>
          <w:lang w:eastAsia="zh-CN"/>
        </w:rPr>
        <w:t>志</w:t>
      </w:r>
      <w:r>
        <w:rPr>
          <w:sz w:val="24"/>
          <w:szCs w:val="24"/>
          <w:lang w:eastAsia="zh-CN"/>
        </w:rPr>
        <w:t>，</w:t>
      </w:r>
      <w:r>
        <w:rPr>
          <w:spacing w:val="-3"/>
          <w:sz w:val="24"/>
          <w:szCs w:val="24"/>
          <w:lang w:eastAsia="zh-CN"/>
        </w:rPr>
        <w:t>此</w:t>
      </w:r>
      <w:r>
        <w:rPr>
          <w:sz w:val="24"/>
          <w:szCs w:val="24"/>
          <w:lang w:eastAsia="zh-CN"/>
        </w:rPr>
        <w:t>外</w:t>
      </w:r>
      <w:r>
        <w:rPr>
          <w:spacing w:val="-3"/>
          <w:sz w:val="24"/>
          <w:szCs w:val="24"/>
          <w:lang w:eastAsia="zh-CN"/>
        </w:rPr>
        <w:t>日</w:t>
      </w:r>
      <w:r>
        <w:rPr>
          <w:sz w:val="24"/>
          <w:szCs w:val="24"/>
          <w:lang w:eastAsia="zh-CN"/>
        </w:rPr>
        <w:t>志</w:t>
      </w:r>
      <w:r>
        <w:rPr>
          <w:spacing w:val="-3"/>
          <w:sz w:val="24"/>
          <w:szCs w:val="24"/>
          <w:lang w:eastAsia="zh-CN"/>
        </w:rPr>
        <w:t>保</w:t>
      </w:r>
      <w:r>
        <w:rPr>
          <w:sz w:val="24"/>
          <w:szCs w:val="24"/>
          <w:lang w:eastAsia="zh-CN"/>
        </w:rPr>
        <w:t>存</w:t>
      </w:r>
      <w:r>
        <w:rPr>
          <w:spacing w:val="-3"/>
          <w:sz w:val="24"/>
          <w:szCs w:val="24"/>
          <w:lang w:eastAsia="zh-CN"/>
        </w:rPr>
        <w:t>用</w:t>
      </w:r>
      <w:r>
        <w:rPr>
          <w:sz w:val="24"/>
          <w:szCs w:val="24"/>
          <w:lang w:eastAsia="zh-CN"/>
        </w:rPr>
        <w:t>户的</w:t>
      </w:r>
      <w:r>
        <w:rPr>
          <w:spacing w:val="-3"/>
          <w:sz w:val="24"/>
          <w:szCs w:val="24"/>
          <w:lang w:eastAsia="zh-CN"/>
        </w:rPr>
        <w:t>操</w:t>
      </w:r>
      <w:r>
        <w:rPr>
          <w:sz w:val="24"/>
          <w:szCs w:val="24"/>
          <w:lang w:eastAsia="zh-CN"/>
        </w:rPr>
        <w:t>作</w:t>
      </w:r>
      <w:r>
        <w:rPr>
          <w:spacing w:val="-3"/>
          <w:sz w:val="24"/>
          <w:szCs w:val="24"/>
          <w:lang w:eastAsia="zh-CN"/>
        </w:rPr>
        <w:t>信</w:t>
      </w:r>
      <w:r>
        <w:rPr>
          <w:sz w:val="24"/>
          <w:szCs w:val="24"/>
          <w:lang w:eastAsia="zh-CN"/>
        </w:rPr>
        <w:t>息。</w:t>
      </w:r>
    </w:p>
    <w:p w14:paraId="77884DBE" w14:textId="77777777" w:rsidR="00B16890" w:rsidRDefault="00B16890" w:rsidP="00B16890">
      <w:pPr>
        <w:spacing w:line="360" w:lineRule="auto"/>
        <w:ind w:firstLineChars="200" w:firstLine="480"/>
        <w:rPr>
          <w:rFonts w:ascii="宋体" w:hAnsi="宋体" w:cs="宋体"/>
          <w:sz w:val="24"/>
        </w:rPr>
      </w:pPr>
    </w:p>
    <w:p w14:paraId="431B5AD9" w14:textId="77777777" w:rsidR="00B16890" w:rsidRDefault="00B16890" w:rsidP="00B16890">
      <w:pPr>
        <w:pStyle w:val="1"/>
        <w:jc w:val="left"/>
        <w:rPr>
          <w:rFonts w:ascii="宋体" w:hAnsi="宋体"/>
        </w:rPr>
      </w:pPr>
      <w:bookmarkStart w:id="169" w:name="_Toc518417074"/>
      <w:r>
        <w:rPr>
          <w:rFonts w:ascii="宋体" w:hAnsi="宋体" w:hint="eastAsia"/>
        </w:rPr>
        <w:t>5.3 安全性需求</w:t>
      </w:r>
      <w:bookmarkEnd w:id="169"/>
    </w:p>
    <w:p w14:paraId="0B79152C" w14:textId="77777777" w:rsidR="00B16890" w:rsidRDefault="00B16890" w:rsidP="005C08A5">
      <w:pPr>
        <w:pStyle w:val="-11"/>
        <w:numPr>
          <w:ilvl w:val="0"/>
          <w:numId w:val="69"/>
        </w:numPr>
        <w:tabs>
          <w:tab w:val="left" w:pos="771"/>
          <w:tab w:val="left" w:pos="772"/>
        </w:tabs>
        <w:spacing w:before="187"/>
        <w:rPr>
          <w:sz w:val="24"/>
          <w:szCs w:val="24"/>
          <w:lang w:eastAsia="zh-CN"/>
        </w:rPr>
      </w:pPr>
      <w:r>
        <w:rPr>
          <w:sz w:val="24"/>
          <w:szCs w:val="24"/>
          <w:lang w:eastAsia="zh-CN"/>
        </w:rPr>
        <w:t xml:space="preserve">SE-1. </w:t>
      </w:r>
      <w:r>
        <w:rPr>
          <w:spacing w:val="5"/>
          <w:sz w:val="24"/>
          <w:szCs w:val="24"/>
          <w:lang w:eastAsia="zh-CN"/>
        </w:rPr>
        <w:t xml:space="preserve"> </w:t>
      </w:r>
      <w:r>
        <w:rPr>
          <w:sz w:val="24"/>
          <w:szCs w:val="24"/>
          <w:lang w:eastAsia="zh-CN"/>
        </w:rPr>
        <w:t>每个用户设置的用户名不会相同；</w:t>
      </w:r>
    </w:p>
    <w:p w14:paraId="3F2DE066" w14:textId="77777777" w:rsidR="00B16890" w:rsidRDefault="00B16890" w:rsidP="005C08A5">
      <w:pPr>
        <w:pStyle w:val="-11"/>
        <w:numPr>
          <w:ilvl w:val="0"/>
          <w:numId w:val="69"/>
        </w:numPr>
        <w:tabs>
          <w:tab w:val="left" w:pos="771"/>
          <w:tab w:val="left" w:pos="772"/>
        </w:tabs>
        <w:rPr>
          <w:sz w:val="24"/>
          <w:szCs w:val="24"/>
          <w:lang w:eastAsia="zh-CN"/>
        </w:rPr>
      </w:pPr>
      <w:r>
        <w:rPr>
          <w:sz w:val="24"/>
          <w:szCs w:val="24"/>
          <w:lang w:eastAsia="zh-CN"/>
        </w:rPr>
        <w:t xml:space="preserve">SE-2. </w:t>
      </w:r>
      <w:r>
        <w:rPr>
          <w:spacing w:val="4"/>
          <w:sz w:val="24"/>
          <w:szCs w:val="24"/>
          <w:lang w:eastAsia="zh-CN"/>
        </w:rPr>
        <w:t xml:space="preserve"> </w:t>
      </w:r>
      <w:r>
        <w:rPr>
          <w:sz w:val="24"/>
          <w:szCs w:val="24"/>
          <w:lang w:eastAsia="zh-CN"/>
        </w:rPr>
        <w:t>每个用户设置的密码有较高的复杂性；</w:t>
      </w:r>
    </w:p>
    <w:p w14:paraId="5E06715C" w14:textId="77777777" w:rsidR="00B16890" w:rsidRDefault="00B16890" w:rsidP="005C08A5">
      <w:pPr>
        <w:pStyle w:val="-11"/>
        <w:numPr>
          <w:ilvl w:val="0"/>
          <w:numId w:val="69"/>
        </w:numPr>
        <w:tabs>
          <w:tab w:val="left" w:pos="771"/>
          <w:tab w:val="left" w:pos="772"/>
        </w:tabs>
        <w:spacing w:before="167"/>
        <w:rPr>
          <w:sz w:val="24"/>
          <w:szCs w:val="24"/>
          <w:lang w:eastAsia="zh-CN"/>
        </w:rPr>
      </w:pPr>
      <w:r>
        <w:rPr>
          <w:sz w:val="24"/>
          <w:szCs w:val="24"/>
          <w:lang w:eastAsia="zh-CN"/>
        </w:rPr>
        <w:t xml:space="preserve">SE-3. </w:t>
      </w:r>
      <w:r>
        <w:rPr>
          <w:spacing w:val="3"/>
          <w:sz w:val="24"/>
          <w:szCs w:val="24"/>
          <w:lang w:eastAsia="zh-CN"/>
        </w:rPr>
        <w:t xml:space="preserve"> </w:t>
      </w:r>
      <w:r>
        <w:rPr>
          <w:sz w:val="24"/>
          <w:szCs w:val="24"/>
          <w:lang w:eastAsia="zh-CN"/>
        </w:rPr>
        <w:t>只有在数据库内的领导和员工，才有注册的权限；</w:t>
      </w:r>
    </w:p>
    <w:p w14:paraId="3837BB20" w14:textId="77777777" w:rsidR="00B16890" w:rsidRDefault="00B16890" w:rsidP="005C08A5">
      <w:pPr>
        <w:pStyle w:val="-11"/>
        <w:numPr>
          <w:ilvl w:val="0"/>
          <w:numId w:val="69"/>
        </w:numPr>
        <w:tabs>
          <w:tab w:val="left" w:pos="771"/>
          <w:tab w:val="left" w:pos="772"/>
        </w:tabs>
        <w:rPr>
          <w:sz w:val="24"/>
          <w:szCs w:val="24"/>
          <w:lang w:eastAsia="zh-CN"/>
        </w:rPr>
      </w:pPr>
      <w:r>
        <w:rPr>
          <w:sz w:val="24"/>
          <w:szCs w:val="24"/>
          <w:lang w:eastAsia="zh-CN"/>
        </w:rPr>
        <w:t xml:space="preserve">SE-4. </w:t>
      </w:r>
      <w:r>
        <w:rPr>
          <w:spacing w:val="4"/>
          <w:sz w:val="24"/>
          <w:szCs w:val="24"/>
          <w:lang w:eastAsia="zh-CN"/>
        </w:rPr>
        <w:t xml:space="preserve"> </w:t>
      </w:r>
      <w:r>
        <w:rPr>
          <w:sz w:val="24"/>
          <w:szCs w:val="24"/>
          <w:lang w:eastAsia="zh-CN"/>
        </w:rPr>
        <w:t>员工只有员工的权限，只能访问属于自己的数据；</w:t>
      </w:r>
    </w:p>
    <w:p w14:paraId="4D129942" w14:textId="77777777" w:rsidR="00B16890" w:rsidRDefault="00B16890" w:rsidP="005C08A5">
      <w:pPr>
        <w:pStyle w:val="-11"/>
        <w:numPr>
          <w:ilvl w:val="0"/>
          <w:numId w:val="69"/>
        </w:numPr>
        <w:tabs>
          <w:tab w:val="left" w:pos="771"/>
          <w:tab w:val="left" w:pos="772"/>
        </w:tabs>
        <w:spacing w:line="372" w:lineRule="auto"/>
        <w:ind w:right="131"/>
        <w:rPr>
          <w:sz w:val="24"/>
          <w:szCs w:val="24"/>
          <w:lang w:eastAsia="zh-CN"/>
        </w:rPr>
      </w:pPr>
      <w:r>
        <w:rPr>
          <w:spacing w:val="-2"/>
          <w:sz w:val="24"/>
          <w:szCs w:val="24"/>
          <w:lang w:eastAsia="zh-CN"/>
        </w:rPr>
        <w:t>S</w:t>
      </w:r>
      <w:r>
        <w:rPr>
          <w:sz w:val="24"/>
          <w:szCs w:val="24"/>
          <w:lang w:eastAsia="zh-CN"/>
        </w:rPr>
        <w:t xml:space="preserve">E-5. </w:t>
      </w:r>
      <w:r>
        <w:rPr>
          <w:spacing w:val="10"/>
          <w:sz w:val="24"/>
          <w:szCs w:val="24"/>
          <w:lang w:eastAsia="zh-CN"/>
        </w:rPr>
        <w:t xml:space="preserve"> </w:t>
      </w:r>
      <w:r>
        <w:rPr>
          <w:spacing w:val="-3"/>
          <w:sz w:val="24"/>
          <w:szCs w:val="24"/>
          <w:lang w:eastAsia="zh-CN"/>
        </w:rPr>
        <w:t>领导具</w:t>
      </w:r>
      <w:r>
        <w:rPr>
          <w:sz w:val="24"/>
          <w:szCs w:val="24"/>
          <w:lang w:eastAsia="zh-CN"/>
        </w:rPr>
        <w:t>有领导的</w:t>
      </w:r>
      <w:r>
        <w:rPr>
          <w:spacing w:val="-3"/>
          <w:sz w:val="24"/>
          <w:szCs w:val="24"/>
          <w:lang w:eastAsia="zh-CN"/>
        </w:rPr>
        <w:t>权限</w:t>
      </w:r>
      <w:r>
        <w:rPr>
          <w:sz w:val="24"/>
          <w:szCs w:val="24"/>
          <w:lang w:eastAsia="zh-CN"/>
        </w:rPr>
        <w:t>，只</w:t>
      </w:r>
      <w:r>
        <w:rPr>
          <w:spacing w:val="-3"/>
          <w:sz w:val="24"/>
          <w:szCs w:val="24"/>
          <w:lang w:eastAsia="zh-CN"/>
        </w:rPr>
        <w:t>可</w:t>
      </w:r>
      <w:r>
        <w:rPr>
          <w:sz w:val="24"/>
          <w:szCs w:val="24"/>
          <w:lang w:eastAsia="zh-CN"/>
        </w:rPr>
        <w:t>以管</w:t>
      </w:r>
      <w:r>
        <w:rPr>
          <w:spacing w:val="-3"/>
          <w:sz w:val="24"/>
          <w:szCs w:val="24"/>
          <w:lang w:eastAsia="zh-CN"/>
        </w:rPr>
        <w:t>理</w:t>
      </w:r>
      <w:r>
        <w:rPr>
          <w:sz w:val="24"/>
          <w:szCs w:val="24"/>
          <w:lang w:eastAsia="zh-CN"/>
        </w:rPr>
        <w:t>属</w:t>
      </w:r>
      <w:r>
        <w:rPr>
          <w:spacing w:val="-3"/>
          <w:sz w:val="24"/>
          <w:szCs w:val="24"/>
          <w:lang w:eastAsia="zh-CN"/>
        </w:rPr>
        <w:t>于</w:t>
      </w:r>
      <w:r>
        <w:rPr>
          <w:sz w:val="24"/>
          <w:szCs w:val="24"/>
          <w:lang w:eastAsia="zh-CN"/>
        </w:rPr>
        <w:t>自己</w:t>
      </w:r>
      <w:r>
        <w:rPr>
          <w:rFonts w:hint="eastAsia"/>
          <w:sz w:val="24"/>
          <w:szCs w:val="24"/>
          <w:lang w:eastAsia="zh-CN"/>
        </w:rPr>
        <w:t>管辖</w:t>
      </w:r>
      <w:r>
        <w:rPr>
          <w:sz w:val="24"/>
          <w:szCs w:val="24"/>
          <w:lang w:eastAsia="zh-CN"/>
        </w:rPr>
        <w:t>的</w:t>
      </w:r>
      <w:r>
        <w:rPr>
          <w:spacing w:val="-3"/>
          <w:sz w:val="24"/>
          <w:szCs w:val="24"/>
          <w:lang w:eastAsia="zh-CN"/>
        </w:rPr>
        <w:t>员工</w:t>
      </w:r>
      <w:r>
        <w:rPr>
          <w:sz w:val="24"/>
          <w:szCs w:val="24"/>
          <w:lang w:eastAsia="zh-CN"/>
        </w:rPr>
        <w:t>的</w:t>
      </w:r>
      <w:r>
        <w:rPr>
          <w:spacing w:val="-3"/>
          <w:sz w:val="24"/>
          <w:szCs w:val="24"/>
          <w:lang w:eastAsia="zh-CN"/>
        </w:rPr>
        <w:t>数</w:t>
      </w:r>
      <w:r>
        <w:rPr>
          <w:spacing w:val="-1"/>
          <w:sz w:val="24"/>
          <w:szCs w:val="24"/>
          <w:lang w:eastAsia="zh-CN"/>
        </w:rPr>
        <w:t>据</w:t>
      </w:r>
      <w:r>
        <w:rPr>
          <w:spacing w:val="-3"/>
          <w:sz w:val="24"/>
          <w:szCs w:val="24"/>
          <w:lang w:eastAsia="zh-CN"/>
        </w:rPr>
        <w:t>，</w:t>
      </w:r>
      <w:r>
        <w:rPr>
          <w:sz w:val="24"/>
          <w:szCs w:val="24"/>
          <w:lang w:eastAsia="zh-CN"/>
        </w:rPr>
        <w:t>但是</w:t>
      </w:r>
      <w:r>
        <w:rPr>
          <w:spacing w:val="-3"/>
          <w:sz w:val="24"/>
          <w:szCs w:val="24"/>
          <w:lang w:eastAsia="zh-CN"/>
        </w:rPr>
        <w:t>不</w:t>
      </w:r>
      <w:r>
        <w:rPr>
          <w:sz w:val="24"/>
          <w:szCs w:val="24"/>
          <w:lang w:eastAsia="zh-CN"/>
        </w:rPr>
        <w:t>能修改研究内容</w:t>
      </w:r>
      <w:r>
        <w:rPr>
          <w:spacing w:val="-3"/>
          <w:sz w:val="24"/>
          <w:szCs w:val="24"/>
          <w:lang w:eastAsia="zh-CN"/>
        </w:rPr>
        <w:t>本</w:t>
      </w:r>
      <w:r>
        <w:rPr>
          <w:sz w:val="24"/>
          <w:szCs w:val="24"/>
          <w:lang w:eastAsia="zh-CN"/>
        </w:rPr>
        <w:t>身</w:t>
      </w:r>
      <w:r>
        <w:rPr>
          <w:spacing w:val="-3"/>
          <w:sz w:val="24"/>
          <w:szCs w:val="24"/>
          <w:lang w:eastAsia="zh-CN"/>
        </w:rPr>
        <w:t>的</w:t>
      </w:r>
      <w:r>
        <w:rPr>
          <w:sz w:val="24"/>
          <w:szCs w:val="24"/>
          <w:lang w:eastAsia="zh-CN"/>
        </w:rPr>
        <w:t>信</w:t>
      </w:r>
      <w:r>
        <w:rPr>
          <w:spacing w:val="-2"/>
          <w:sz w:val="24"/>
          <w:szCs w:val="24"/>
          <w:lang w:eastAsia="zh-CN"/>
        </w:rPr>
        <w:t>息</w:t>
      </w:r>
      <w:r>
        <w:rPr>
          <w:sz w:val="24"/>
          <w:szCs w:val="24"/>
          <w:lang w:eastAsia="zh-CN"/>
        </w:rPr>
        <w:t>，</w:t>
      </w:r>
      <w:r>
        <w:rPr>
          <w:spacing w:val="-3"/>
          <w:sz w:val="24"/>
          <w:szCs w:val="24"/>
          <w:lang w:eastAsia="zh-CN"/>
        </w:rPr>
        <w:t>如</w:t>
      </w:r>
      <w:r>
        <w:rPr>
          <w:sz w:val="24"/>
          <w:szCs w:val="24"/>
          <w:lang w:eastAsia="zh-CN"/>
        </w:rPr>
        <w:t>研究内容规则</w:t>
      </w:r>
      <w:r>
        <w:rPr>
          <w:spacing w:val="-3"/>
          <w:sz w:val="24"/>
          <w:szCs w:val="24"/>
          <w:lang w:eastAsia="zh-CN"/>
        </w:rPr>
        <w:t>等</w:t>
      </w:r>
      <w:r>
        <w:rPr>
          <w:sz w:val="24"/>
          <w:szCs w:val="24"/>
          <w:lang w:eastAsia="zh-CN"/>
        </w:rPr>
        <w:t>；</w:t>
      </w:r>
    </w:p>
    <w:p w14:paraId="5D8E62A0" w14:textId="77777777" w:rsidR="00B16890" w:rsidRDefault="00B16890" w:rsidP="005C08A5">
      <w:pPr>
        <w:pStyle w:val="-11"/>
        <w:numPr>
          <w:ilvl w:val="0"/>
          <w:numId w:val="69"/>
        </w:numPr>
        <w:tabs>
          <w:tab w:val="left" w:pos="771"/>
          <w:tab w:val="left" w:pos="772"/>
        </w:tabs>
        <w:spacing w:before="77" w:line="372" w:lineRule="auto"/>
        <w:ind w:right="131"/>
        <w:rPr>
          <w:sz w:val="24"/>
          <w:szCs w:val="24"/>
          <w:lang w:eastAsia="zh-CN"/>
        </w:rPr>
      </w:pPr>
      <w:r>
        <w:rPr>
          <w:spacing w:val="-2"/>
          <w:sz w:val="24"/>
          <w:szCs w:val="24"/>
          <w:lang w:eastAsia="zh-CN"/>
        </w:rPr>
        <w:t>S</w:t>
      </w:r>
      <w:r>
        <w:rPr>
          <w:sz w:val="24"/>
          <w:szCs w:val="24"/>
          <w:lang w:eastAsia="zh-CN"/>
        </w:rPr>
        <w:t xml:space="preserve">E-6. </w:t>
      </w:r>
      <w:r>
        <w:rPr>
          <w:spacing w:val="10"/>
          <w:sz w:val="24"/>
          <w:szCs w:val="24"/>
          <w:lang w:eastAsia="zh-CN"/>
        </w:rPr>
        <w:t xml:space="preserve"> </w:t>
      </w:r>
      <w:r>
        <w:rPr>
          <w:spacing w:val="-3"/>
          <w:sz w:val="24"/>
          <w:szCs w:val="24"/>
          <w:lang w:eastAsia="zh-CN"/>
        </w:rPr>
        <w:t>系</w:t>
      </w:r>
      <w:r>
        <w:rPr>
          <w:sz w:val="24"/>
          <w:szCs w:val="24"/>
          <w:lang w:eastAsia="zh-CN"/>
        </w:rPr>
        <w:t>统</w:t>
      </w:r>
      <w:r>
        <w:rPr>
          <w:spacing w:val="-3"/>
          <w:sz w:val="24"/>
          <w:szCs w:val="24"/>
          <w:lang w:eastAsia="zh-CN"/>
        </w:rPr>
        <w:t>应</w:t>
      </w:r>
      <w:r>
        <w:rPr>
          <w:sz w:val="24"/>
          <w:szCs w:val="24"/>
          <w:lang w:eastAsia="zh-CN"/>
        </w:rPr>
        <w:t>保证</w:t>
      </w:r>
      <w:r>
        <w:rPr>
          <w:spacing w:val="-3"/>
          <w:sz w:val="24"/>
          <w:szCs w:val="24"/>
          <w:lang w:eastAsia="zh-CN"/>
        </w:rPr>
        <w:t>用</w:t>
      </w:r>
      <w:r>
        <w:rPr>
          <w:sz w:val="24"/>
          <w:szCs w:val="24"/>
          <w:lang w:eastAsia="zh-CN"/>
        </w:rPr>
        <w:t>户</w:t>
      </w:r>
      <w:r>
        <w:rPr>
          <w:spacing w:val="-3"/>
          <w:sz w:val="24"/>
          <w:szCs w:val="24"/>
          <w:lang w:eastAsia="zh-CN"/>
        </w:rPr>
        <w:t>无法</w:t>
      </w:r>
      <w:r>
        <w:rPr>
          <w:sz w:val="24"/>
          <w:szCs w:val="24"/>
          <w:lang w:eastAsia="zh-CN"/>
        </w:rPr>
        <w:t>对数</w:t>
      </w:r>
      <w:r>
        <w:rPr>
          <w:spacing w:val="-3"/>
          <w:sz w:val="24"/>
          <w:szCs w:val="24"/>
          <w:lang w:eastAsia="zh-CN"/>
        </w:rPr>
        <w:t>据</w:t>
      </w:r>
      <w:r>
        <w:rPr>
          <w:sz w:val="24"/>
          <w:szCs w:val="24"/>
          <w:lang w:eastAsia="zh-CN"/>
        </w:rPr>
        <w:t>进行</w:t>
      </w:r>
      <w:r>
        <w:rPr>
          <w:spacing w:val="-3"/>
          <w:sz w:val="24"/>
          <w:szCs w:val="24"/>
          <w:lang w:eastAsia="zh-CN"/>
        </w:rPr>
        <w:t>直</w:t>
      </w:r>
      <w:r>
        <w:rPr>
          <w:sz w:val="24"/>
          <w:szCs w:val="24"/>
          <w:lang w:eastAsia="zh-CN"/>
        </w:rPr>
        <w:t>接</w:t>
      </w:r>
      <w:r>
        <w:rPr>
          <w:spacing w:val="-3"/>
          <w:sz w:val="24"/>
          <w:szCs w:val="24"/>
          <w:lang w:eastAsia="zh-CN"/>
        </w:rPr>
        <w:t>修</w:t>
      </w:r>
      <w:r>
        <w:rPr>
          <w:sz w:val="24"/>
          <w:szCs w:val="24"/>
          <w:lang w:eastAsia="zh-CN"/>
        </w:rPr>
        <w:t>改，</w:t>
      </w:r>
      <w:r>
        <w:rPr>
          <w:spacing w:val="-3"/>
          <w:sz w:val="24"/>
          <w:szCs w:val="24"/>
          <w:lang w:eastAsia="zh-CN"/>
        </w:rPr>
        <w:t>只</w:t>
      </w:r>
      <w:r>
        <w:rPr>
          <w:sz w:val="24"/>
          <w:szCs w:val="24"/>
          <w:lang w:eastAsia="zh-CN"/>
        </w:rPr>
        <w:t>能通</w:t>
      </w:r>
      <w:r>
        <w:rPr>
          <w:spacing w:val="-3"/>
          <w:sz w:val="24"/>
          <w:szCs w:val="24"/>
          <w:lang w:eastAsia="zh-CN"/>
        </w:rPr>
        <w:t>过</w:t>
      </w:r>
      <w:r>
        <w:rPr>
          <w:sz w:val="24"/>
          <w:szCs w:val="24"/>
          <w:lang w:eastAsia="zh-CN"/>
        </w:rPr>
        <w:t>系统</w:t>
      </w:r>
      <w:r>
        <w:rPr>
          <w:spacing w:val="-3"/>
          <w:sz w:val="24"/>
          <w:szCs w:val="24"/>
          <w:lang w:eastAsia="zh-CN"/>
        </w:rPr>
        <w:t>的</w:t>
      </w:r>
      <w:r>
        <w:rPr>
          <w:sz w:val="24"/>
          <w:szCs w:val="24"/>
          <w:lang w:eastAsia="zh-CN"/>
        </w:rPr>
        <w:t>接</w:t>
      </w:r>
      <w:r>
        <w:rPr>
          <w:spacing w:val="-3"/>
          <w:sz w:val="24"/>
          <w:szCs w:val="24"/>
          <w:lang w:eastAsia="zh-CN"/>
        </w:rPr>
        <w:t>口</w:t>
      </w:r>
      <w:r>
        <w:rPr>
          <w:sz w:val="24"/>
          <w:szCs w:val="24"/>
          <w:lang w:eastAsia="zh-CN"/>
        </w:rPr>
        <w:t>进行</w:t>
      </w:r>
      <w:r>
        <w:rPr>
          <w:spacing w:val="-3"/>
          <w:sz w:val="24"/>
          <w:szCs w:val="24"/>
          <w:lang w:eastAsia="zh-CN"/>
        </w:rPr>
        <w:t>，</w:t>
      </w:r>
      <w:r>
        <w:rPr>
          <w:sz w:val="24"/>
          <w:szCs w:val="24"/>
          <w:lang w:eastAsia="zh-CN"/>
        </w:rPr>
        <w:t>而接口的调</w:t>
      </w:r>
      <w:r>
        <w:rPr>
          <w:spacing w:val="-3"/>
          <w:sz w:val="24"/>
          <w:szCs w:val="24"/>
          <w:lang w:eastAsia="zh-CN"/>
        </w:rPr>
        <w:t>用</w:t>
      </w:r>
      <w:r>
        <w:rPr>
          <w:sz w:val="24"/>
          <w:szCs w:val="24"/>
          <w:lang w:eastAsia="zh-CN"/>
        </w:rPr>
        <w:t>应</w:t>
      </w:r>
      <w:r>
        <w:rPr>
          <w:spacing w:val="-3"/>
          <w:sz w:val="24"/>
          <w:szCs w:val="24"/>
          <w:lang w:eastAsia="zh-CN"/>
        </w:rPr>
        <w:t>该</w:t>
      </w:r>
      <w:r>
        <w:rPr>
          <w:sz w:val="24"/>
          <w:szCs w:val="24"/>
          <w:lang w:eastAsia="zh-CN"/>
        </w:rPr>
        <w:t>被</w:t>
      </w:r>
      <w:r>
        <w:rPr>
          <w:spacing w:val="-3"/>
          <w:sz w:val="24"/>
          <w:szCs w:val="24"/>
          <w:lang w:eastAsia="zh-CN"/>
        </w:rPr>
        <w:t>用</w:t>
      </w:r>
      <w:r>
        <w:rPr>
          <w:sz w:val="24"/>
          <w:szCs w:val="24"/>
          <w:lang w:eastAsia="zh-CN"/>
        </w:rPr>
        <w:t>户</w:t>
      </w:r>
      <w:r>
        <w:rPr>
          <w:spacing w:val="-3"/>
          <w:sz w:val="24"/>
          <w:szCs w:val="24"/>
          <w:lang w:eastAsia="zh-CN"/>
        </w:rPr>
        <w:t>的</w:t>
      </w:r>
      <w:r>
        <w:rPr>
          <w:sz w:val="24"/>
          <w:szCs w:val="24"/>
          <w:lang w:eastAsia="zh-CN"/>
        </w:rPr>
        <w:t>权</w:t>
      </w:r>
      <w:r>
        <w:rPr>
          <w:spacing w:val="-3"/>
          <w:sz w:val="24"/>
          <w:szCs w:val="24"/>
          <w:lang w:eastAsia="zh-CN"/>
        </w:rPr>
        <w:t>限</w:t>
      </w:r>
      <w:r>
        <w:rPr>
          <w:sz w:val="24"/>
          <w:szCs w:val="24"/>
          <w:lang w:eastAsia="zh-CN"/>
        </w:rPr>
        <w:t>严格</w:t>
      </w:r>
      <w:r>
        <w:rPr>
          <w:spacing w:val="-3"/>
          <w:sz w:val="24"/>
          <w:szCs w:val="24"/>
          <w:lang w:eastAsia="zh-CN"/>
        </w:rPr>
        <w:t>限</w:t>
      </w:r>
      <w:r>
        <w:rPr>
          <w:sz w:val="24"/>
          <w:szCs w:val="24"/>
          <w:lang w:eastAsia="zh-CN"/>
        </w:rPr>
        <w:t>制；</w:t>
      </w:r>
    </w:p>
    <w:p w14:paraId="3A6A724F" w14:textId="77777777" w:rsidR="00B16890" w:rsidRPr="00AC05C9" w:rsidRDefault="00B16890" w:rsidP="005C08A5">
      <w:pPr>
        <w:pStyle w:val="-11"/>
        <w:numPr>
          <w:ilvl w:val="0"/>
          <w:numId w:val="69"/>
        </w:numPr>
        <w:tabs>
          <w:tab w:val="left" w:pos="771"/>
          <w:tab w:val="left" w:pos="772"/>
        </w:tabs>
        <w:spacing w:before="45"/>
        <w:rPr>
          <w:rFonts w:hint="eastAsia"/>
          <w:sz w:val="24"/>
          <w:szCs w:val="24"/>
          <w:lang w:eastAsia="zh-CN"/>
        </w:rPr>
      </w:pPr>
      <w:r>
        <w:rPr>
          <w:sz w:val="24"/>
          <w:szCs w:val="24"/>
          <w:lang w:eastAsia="zh-CN"/>
        </w:rPr>
        <w:t xml:space="preserve">SE-7. </w:t>
      </w:r>
      <w:r>
        <w:rPr>
          <w:spacing w:val="3"/>
          <w:sz w:val="24"/>
          <w:szCs w:val="24"/>
          <w:lang w:eastAsia="zh-CN"/>
        </w:rPr>
        <w:t xml:space="preserve"> </w:t>
      </w:r>
      <w:r>
        <w:rPr>
          <w:sz w:val="24"/>
          <w:szCs w:val="24"/>
          <w:lang w:eastAsia="zh-CN"/>
        </w:rPr>
        <w:t>任何恶意的数据修改都会被系统阻止，并记录；</w:t>
      </w:r>
    </w:p>
    <w:p w14:paraId="20B026E7" w14:textId="77777777" w:rsidR="00B16890" w:rsidRDefault="00B16890" w:rsidP="00B16890">
      <w:pPr>
        <w:pStyle w:val="1"/>
        <w:jc w:val="left"/>
        <w:rPr>
          <w:rFonts w:ascii="宋体" w:hAnsi="宋体"/>
        </w:rPr>
      </w:pPr>
      <w:bookmarkStart w:id="170" w:name="_Toc518417075"/>
      <w:r>
        <w:rPr>
          <w:rFonts w:ascii="宋体" w:hAnsi="宋体" w:hint="eastAsia"/>
        </w:rPr>
        <w:t>5.4 软件质量属性</w:t>
      </w:r>
      <w:bookmarkEnd w:id="170"/>
    </w:p>
    <w:p w14:paraId="20D13C78" w14:textId="77777777" w:rsidR="00B16890" w:rsidRDefault="00B16890" w:rsidP="00B16890">
      <w:pPr>
        <w:spacing w:line="360" w:lineRule="auto"/>
        <w:rPr>
          <w:rFonts w:ascii="宋体" w:hAnsi="宋体" w:cs="宋体"/>
          <w:sz w:val="32"/>
          <w:szCs w:val="32"/>
        </w:rPr>
      </w:pPr>
      <w:r>
        <w:rPr>
          <w:rFonts w:ascii="宋体" w:hAnsi="宋体" w:cs="宋体" w:hint="eastAsia"/>
          <w:sz w:val="32"/>
          <w:szCs w:val="32"/>
        </w:rPr>
        <w:t>对用户重要的属性</w:t>
      </w:r>
    </w:p>
    <w:p w14:paraId="16098530"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有效性</w:t>
      </w:r>
    </w:p>
    <w:p w14:paraId="064741C1"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AV-1.  </w:t>
      </w:r>
      <w:r>
        <w:rPr>
          <w:rFonts w:ascii="宋体" w:hAnsi="宋体" w:cs="宋体" w:hint="eastAsia"/>
          <w:sz w:val="24"/>
        </w:rPr>
        <w:t>工作日期间内，早上</w:t>
      </w:r>
      <w:r>
        <w:rPr>
          <w:rFonts w:ascii="宋体" w:hAnsi="宋体" w:cs="宋体"/>
          <w:sz w:val="24"/>
        </w:rPr>
        <w:t xml:space="preserve"> 6 </w:t>
      </w:r>
      <w:r>
        <w:rPr>
          <w:rFonts w:ascii="宋体" w:hAnsi="宋体" w:cs="宋体" w:hint="eastAsia"/>
          <w:sz w:val="24"/>
        </w:rPr>
        <w:t>点到晚上</w:t>
      </w:r>
      <w:r>
        <w:rPr>
          <w:rFonts w:ascii="宋体" w:hAnsi="宋体" w:cs="宋体"/>
          <w:sz w:val="24"/>
        </w:rPr>
        <w:t xml:space="preserve"> 6 </w:t>
      </w:r>
      <w:r>
        <w:rPr>
          <w:rFonts w:ascii="宋体" w:hAnsi="宋体" w:cs="宋体" w:hint="eastAsia"/>
          <w:sz w:val="24"/>
        </w:rPr>
        <w:t>点，系统的有效性至少达到</w:t>
      </w:r>
      <w:r>
        <w:rPr>
          <w:rFonts w:ascii="宋体" w:hAnsi="宋体" w:cs="宋体"/>
          <w:sz w:val="24"/>
        </w:rPr>
        <w:t xml:space="preserve"> 99.5%</w:t>
      </w:r>
      <w:r>
        <w:rPr>
          <w:rFonts w:ascii="宋体" w:hAnsi="宋体" w:cs="宋体" w:hint="eastAsia"/>
          <w:sz w:val="24"/>
        </w:rPr>
        <w:t>，晚上6 点到凌晨 12 点，系统的有效性达 99.95%。</w:t>
      </w:r>
    </w:p>
    <w:p w14:paraId="76B24F3E"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lastRenderedPageBreak/>
        <w:t>高效性</w:t>
      </w:r>
    </w:p>
    <w:p w14:paraId="3196FE54"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EF-1.  </w:t>
      </w:r>
      <w:r>
        <w:rPr>
          <w:rFonts w:ascii="宋体" w:hAnsi="宋体" w:cs="宋体" w:hint="eastAsia"/>
          <w:sz w:val="24"/>
        </w:rPr>
        <w:t>在系统预计的峰值负载下，至少</w:t>
      </w:r>
      <w:r>
        <w:rPr>
          <w:rFonts w:ascii="宋体" w:hAnsi="宋体" w:cs="宋体"/>
          <w:sz w:val="24"/>
        </w:rPr>
        <w:t xml:space="preserve"> 25%</w:t>
      </w:r>
      <w:r>
        <w:rPr>
          <w:rFonts w:ascii="宋体" w:hAnsi="宋体" w:cs="宋体" w:hint="eastAsia"/>
          <w:sz w:val="24"/>
        </w:rPr>
        <w:t>的</w:t>
      </w:r>
      <w:r>
        <w:rPr>
          <w:rFonts w:ascii="宋体" w:hAnsi="宋体" w:cs="宋体"/>
          <w:sz w:val="24"/>
        </w:rPr>
        <w:t xml:space="preserve"> CPU </w:t>
      </w:r>
      <w:r>
        <w:rPr>
          <w:rFonts w:ascii="宋体" w:hAnsi="宋体" w:cs="宋体" w:hint="eastAsia"/>
          <w:sz w:val="24"/>
        </w:rPr>
        <w:t>能力和系统内存被保留用于备用；</w:t>
      </w:r>
    </w:p>
    <w:p w14:paraId="08A79949"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EF-2.  </w:t>
      </w:r>
      <w:r>
        <w:rPr>
          <w:rFonts w:ascii="宋体" w:hAnsi="宋体" w:cs="宋体" w:hint="eastAsia"/>
          <w:sz w:val="24"/>
        </w:rPr>
        <w:t>在过多用户同时在线时，性能不会下降超过</w:t>
      </w:r>
      <w:r>
        <w:rPr>
          <w:rFonts w:ascii="宋体" w:hAnsi="宋体" w:cs="宋体"/>
          <w:sz w:val="24"/>
        </w:rPr>
        <w:t xml:space="preserve"> 20%</w:t>
      </w:r>
      <w:r>
        <w:rPr>
          <w:rFonts w:ascii="宋体" w:hAnsi="宋体" w:cs="宋体" w:hint="eastAsia"/>
          <w:sz w:val="24"/>
        </w:rPr>
        <w:t>。</w:t>
      </w:r>
    </w:p>
    <w:p w14:paraId="20B044E9"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灵活性</w:t>
      </w:r>
    </w:p>
    <w:p w14:paraId="25506BBF"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FL-1.  </w:t>
      </w:r>
      <w:r>
        <w:rPr>
          <w:rFonts w:ascii="宋体" w:hAnsi="宋体" w:cs="宋体" w:hint="eastAsia"/>
          <w:sz w:val="24"/>
        </w:rPr>
        <w:t>需要一个至少</w:t>
      </w:r>
      <w:r>
        <w:rPr>
          <w:rFonts w:ascii="宋体" w:hAnsi="宋体" w:cs="宋体"/>
          <w:sz w:val="24"/>
        </w:rPr>
        <w:t xml:space="preserve"> 6 </w:t>
      </w:r>
      <w:proofErr w:type="gramStart"/>
      <w:r>
        <w:rPr>
          <w:rFonts w:ascii="宋体" w:hAnsi="宋体" w:cs="宋体" w:hint="eastAsia"/>
          <w:sz w:val="24"/>
        </w:rPr>
        <w:t>个月产品</w:t>
      </w:r>
      <w:proofErr w:type="gramEnd"/>
      <w:r>
        <w:rPr>
          <w:rFonts w:ascii="宋体" w:hAnsi="宋体" w:cs="宋体" w:hint="eastAsia"/>
          <w:sz w:val="24"/>
        </w:rPr>
        <w:t>支持经验的系统维护人员，在大于一个小时的时间内为系统增加一个新的模块，包括代码修改和测试；</w:t>
      </w:r>
    </w:p>
    <w:p w14:paraId="194254B5"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完整性</w:t>
      </w:r>
    </w:p>
    <w:p w14:paraId="20B860D3"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IN-1.  </w:t>
      </w:r>
      <w:r>
        <w:rPr>
          <w:rFonts w:ascii="宋体" w:hAnsi="宋体" w:cs="宋体" w:hint="eastAsia"/>
          <w:sz w:val="24"/>
        </w:rPr>
        <w:t>对涉及更改数据和查看个人数据的用户进行身份校验，严格区分员工的权限和领导的权限；</w:t>
      </w:r>
    </w:p>
    <w:p w14:paraId="5C67338D"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IN-2.  </w:t>
      </w:r>
      <w:r>
        <w:rPr>
          <w:rFonts w:ascii="宋体" w:hAnsi="宋体" w:cs="宋体" w:hint="eastAsia"/>
          <w:sz w:val="24"/>
        </w:rPr>
        <w:t>只有拥有领导权限的账户可以修改所属员工的业绩，系统会阻止其他越过权限的用户的操作；</w:t>
      </w:r>
    </w:p>
    <w:p w14:paraId="7E318B33"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IN-3.  </w:t>
      </w:r>
      <w:r>
        <w:rPr>
          <w:rFonts w:ascii="宋体" w:hAnsi="宋体" w:cs="宋体" w:hint="eastAsia"/>
          <w:sz w:val="24"/>
        </w:rPr>
        <w:t>系统能够撤回领导的错误操作。</w:t>
      </w:r>
    </w:p>
    <w:p w14:paraId="4DB621B5"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可靠性</w:t>
      </w:r>
    </w:p>
    <w:p w14:paraId="5F37F218"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RE-1.  </w:t>
      </w:r>
      <w:r>
        <w:rPr>
          <w:rFonts w:ascii="宋体" w:hAnsi="宋体" w:cs="宋体" w:hint="eastAsia"/>
          <w:sz w:val="24"/>
        </w:rPr>
        <w:t>由于软件故障引发的数据错误不超过</w:t>
      </w:r>
      <w:r>
        <w:rPr>
          <w:rFonts w:ascii="宋体" w:hAnsi="宋体" w:cs="宋体"/>
          <w:sz w:val="24"/>
        </w:rPr>
        <w:t xml:space="preserve"> 0.01%</w:t>
      </w:r>
      <w:r>
        <w:rPr>
          <w:rFonts w:ascii="宋体" w:hAnsi="宋体" w:cs="宋体" w:hint="eastAsia"/>
          <w:sz w:val="24"/>
        </w:rPr>
        <w:t>。</w:t>
      </w:r>
    </w:p>
    <w:p w14:paraId="004F7EA8"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健壮性</w:t>
      </w:r>
    </w:p>
    <w:p w14:paraId="04BA90C8"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RO-1.  </w:t>
      </w:r>
      <w:r>
        <w:rPr>
          <w:rFonts w:ascii="宋体" w:hAnsi="宋体" w:cs="宋体" w:hint="eastAsia"/>
          <w:sz w:val="24"/>
        </w:rPr>
        <w:t>如果用户在保存数据前系统编辑器发生故障退出，下次用户恢复页面时，编辑器能恢复故障发生前</w:t>
      </w:r>
      <w:r>
        <w:rPr>
          <w:rFonts w:ascii="宋体" w:hAnsi="宋体" w:cs="宋体"/>
          <w:sz w:val="24"/>
        </w:rPr>
        <w:t xml:space="preserve"> 1 </w:t>
      </w:r>
      <w:proofErr w:type="gramStart"/>
      <w:r>
        <w:rPr>
          <w:rFonts w:ascii="宋体" w:hAnsi="宋体" w:cs="宋体" w:hint="eastAsia"/>
          <w:sz w:val="24"/>
        </w:rPr>
        <w:t>分钟对</w:t>
      </w:r>
      <w:proofErr w:type="gramEnd"/>
      <w:r>
        <w:rPr>
          <w:rFonts w:ascii="宋体" w:hAnsi="宋体" w:cs="宋体" w:hint="eastAsia"/>
          <w:sz w:val="24"/>
        </w:rPr>
        <w:t>编辑文字所做的全部修改；</w:t>
      </w:r>
    </w:p>
    <w:p w14:paraId="04510069" w14:textId="77777777" w:rsidR="00B16890" w:rsidRDefault="00B16890" w:rsidP="00B16890">
      <w:pPr>
        <w:spacing w:line="360" w:lineRule="auto"/>
        <w:ind w:firstLineChars="200" w:firstLine="480"/>
        <w:rPr>
          <w:rFonts w:ascii="宋体" w:hAnsi="宋体" w:cs="宋体"/>
          <w:sz w:val="24"/>
        </w:rPr>
      </w:pPr>
    </w:p>
    <w:p w14:paraId="32895D06"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易用性</w:t>
      </w:r>
    </w:p>
    <w:p w14:paraId="5AC28E88"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US-1.  </w:t>
      </w:r>
      <w:r>
        <w:rPr>
          <w:rFonts w:ascii="宋体" w:hAnsi="宋体" w:cs="宋体" w:hint="eastAsia"/>
          <w:sz w:val="24"/>
        </w:rPr>
        <w:t>一个领导可以在</w:t>
      </w:r>
      <w:r>
        <w:rPr>
          <w:rFonts w:ascii="宋体" w:hAnsi="宋体" w:cs="宋体"/>
          <w:sz w:val="24"/>
        </w:rPr>
        <w:t xml:space="preserve"> 30s </w:t>
      </w:r>
      <w:r>
        <w:rPr>
          <w:rFonts w:ascii="宋体" w:hAnsi="宋体" w:cs="宋体" w:hint="eastAsia"/>
          <w:sz w:val="24"/>
        </w:rPr>
        <w:t>内完成单独一个员工的业绩录入；</w:t>
      </w:r>
    </w:p>
    <w:p w14:paraId="74E2CAFC"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US-2.  </w:t>
      </w:r>
      <w:r>
        <w:rPr>
          <w:rFonts w:ascii="宋体" w:hAnsi="宋体" w:cs="宋体" w:hint="eastAsia"/>
          <w:sz w:val="24"/>
        </w:rPr>
        <w:t>一个员工可以在</w:t>
      </w:r>
      <w:r>
        <w:rPr>
          <w:rFonts w:ascii="宋体" w:hAnsi="宋体" w:cs="宋体"/>
          <w:sz w:val="24"/>
        </w:rPr>
        <w:t xml:space="preserve"> 10s </w:t>
      </w:r>
      <w:r>
        <w:rPr>
          <w:rFonts w:ascii="宋体" w:hAnsi="宋体" w:cs="宋体" w:hint="eastAsia"/>
          <w:sz w:val="24"/>
        </w:rPr>
        <w:t>内完成一次工作项目的提交；</w:t>
      </w:r>
    </w:p>
    <w:p w14:paraId="3B922A52"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US-3. </w:t>
      </w:r>
      <w:r>
        <w:rPr>
          <w:rFonts w:ascii="宋体" w:hAnsi="宋体" w:cs="宋体" w:hint="eastAsia"/>
          <w:sz w:val="24"/>
        </w:rPr>
        <w:t>未使用过该系统的用户可以在</w:t>
      </w:r>
      <w:r>
        <w:rPr>
          <w:rFonts w:ascii="宋体" w:hAnsi="宋体" w:cs="宋体"/>
          <w:sz w:val="24"/>
        </w:rPr>
        <w:t xml:space="preserve"> 5 </w:t>
      </w:r>
      <w:r>
        <w:rPr>
          <w:rFonts w:ascii="宋体" w:hAnsi="宋体" w:cs="宋体" w:hint="eastAsia"/>
          <w:sz w:val="24"/>
        </w:rPr>
        <w:t>分钟内上手该系统的所有基本操作的布局，并能在</w:t>
      </w:r>
      <w:r>
        <w:rPr>
          <w:rFonts w:ascii="宋体" w:hAnsi="宋体" w:cs="宋体"/>
          <w:sz w:val="24"/>
        </w:rPr>
        <w:t xml:space="preserve"> 10 </w:t>
      </w:r>
      <w:r>
        <w:rPr>
          <w:rFonts w:ascii="宋体" w:hAnsi="宋体" w:cs="宋体" w:hint="eastAsia"/>
          <w:sz w:val="24"/>
        </w:rPr>
        <w:t>分钟内掌握所有的功能操作；</w:t>
      </w:r>
    </w:p>
    <w:p w14:paraId="716E6088"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互操作性</w:t>
      </w:r>
    </w:p>
    <w:p w14:paraId="327A2BF5" w14:textId="77777777" w:rsidR="00B16890" w:rsidRDefault="00B16890" w:rsidP="00B16890">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INT-1.  </w:t>
      </w:r>
      <w:r>
        <w:rPr>
          <w:rFonts w:ascii="宋体" w:hAnsi="宋体" w:cs="宋体" w:hint="eastAsia"/>
          <w:sz w:val="24"/>
        </w:rPr>
        <w:t>管理员</w:t>
      </w:r>
      <w:r>
        <w:rPr>
          <w:rFonts w:ascii="宋体" w:hAnsi="宋体" w:cs="宋体"/>
          <w:sz w:val="24"/>
        </w:rPr>
        <w:t>/</w:t>
      </w:r>
      <w:r>
        <w:rPr>
          <w:rFonts w:ascii="宋体" w:hAnsi="宋体" w:cs="宋体" w:hint="eastAsia"/>
          <w:sz w:val="24"/>
        </w:rPr>
        <w:t xml:space="preserve">领导可以方便地根据系统给定的文件格式，批量导入数据。 </w:t>
      </w:r>
    </w:p>
    <w:p w14:paraId="13F514DF" w14:textId="77777777" w:rsidR="00B16890" w:rsidRDefault="00B16890" w:rsidP="00B16890">
      <w:pPr>
        <w:spacing w:line="360" w:lineRule="auto"/>
        <w:rPr>
          <w:rFonts w:ascii="宋体" w:hAnsi="宋体" w:cs="宋体"/>
          <w:sz w:val="24"/>
        </w:rPr>
      </w:pPr>
    </w:p>
    <w:p w14:paraId="3C2E71B3" w14:textId="77777777" w:rsidR="00B16890" w:rsidRDefault="00B16890" w:rsidP="00B16890">
      <w:pPr>
        <w:spacing w:line="360" w:lineRule="auto"/>
        <w:rPr>
          <w:rFonts w:ascii="宋体" w:hAnsi="宋体" w:cs="宋体"/>
          <w:sz w:val="32"/>
        </w:rPr>
      </w:pPr>
      <w:r>
        <w:rPr>
          <w:rFonts w:ascii="宋体" w:hAnsi="宋体" w:cs="宋体" w:hint="eastAsia"/>
          <w:sz w:val="32"/>
        </w:rPr>
        <w:t>对开发者重要的属性</w:t>
      </w:r>
    </w:p>
    <w:p w14:paraId="5CCCACD4"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lastRenderedPageBreak/>
        <w:t>可维护性</w:t>
      </w:r>
    </w:p>
    <w:p w14:paraId="330F21D3" w14:textId="77777777" w:rsidR="00B16890" w:rsidRDefault="00B16890" w:rsidP="00B16890">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MA-1.  </w:t>
      </w:r>
      <w:r>
        <w:rPr>
          <w:rFonts w:ascii="宋体" w:hAnsi="宋体" w:cs="宋体" w:hint="eastAsia"/>
          <w:sz w:val="24"/>
        </w:rPr>
        <w:t>程序维护人员可以在</w:t>
      </w:r>
      <w:r>
        <w:rPr>
          <w:rFonts w:ascii="宋体" w:hAnsi="宋体" w:cs="宋体"/>
          <w:sz w:val="24"/>
        </w:rPr>
        <w:t xml:space="preserve"> 20 </w:t>
      </w:r>
      <w:r>
        <w:rPr>
          <w:rFonts w:ascii="宋体" w:hAnsi="宋体" w:cs="宋体" w:hint="eastAsia"/>
          <w:sz w:val="24"/>
        </w:rPr>
        <w:t>小时或以内，对现有系统进行修改；</w:t>
      </w:r>
    </w:p>
    <w:p w14:paraId="66916933" w14:textId="77777777" w:rsidR="00B16890" w:rsidRDefault="00B16890" w:rsidP="00B16890">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MA-2.  </w:t>
      </w:r>
      <w:r>
        <w:rPr>
          <w:rFonts w:ascii="宋体" w:hAnsi="宋体" w:cs="宋体" w:hint="eastAsia"/>
          <w:sz w:val="24"/>
        </w:rPr>
        <w:t>函数调用嵌套层次不超过</w:t>
      </w:r>
      <w:r>
        <w:rPr>
          <w:rFonts w:ascii="宋体" w:hAnsi="宋体" w:cs="宋体"/>
          <w:sz w:val="24"/>
        </w:rPr>
        <w:t xml:space="preserve"> 3 </w:t>
      </w:r>
      <w:r>
        <w:rPr>
          <w:rFonts w:ascii="宋体" w:hAnsi="宋体" w:cs="宋体" w:hint="eastAsia"/>
          <w:sz w:val="24"/>
        </w:rPr>
        <w:t>层；</w:t>
      </w:r>
    </w:p>
    <w:p w14:paraId="737DC9A7" w14:textId="77777777" w:rsidR="00B16890" w:rsidRDefault="00B16890" w:rsidP="00B16890">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MA-3.  </w:t>
      </w:r>
      <w:r>
        <w:rPr>
          <w:rFonts w:ascii="宋体" w:hAnsi="宋体" w:cs="宋体" w:hint="eastAsia"/>
          <w:sz w:val="24"/>
        </w:rPr>
        <w:t>每个软件模块都有必要的注释，并对向外提供的接口提供完整详细的注释，重要模块的注释和源代码语句比例至少为</w:t>
      </w:r>
      <w:r>
        <w:rPr>
          <w:rFonts w:ascii="宋体" w:hAnsi="宋体" w:cs="宋体"/>
          <w:sz w:val="24"/>
        </w:rPr>
        <w:t xml:space="preserve"> 1:3</w:t>
      </w:r>
      <w:r>
        <w:rPr>
          <w:rFonts w:ascii="宋体" w:hAnsi="宋体" w:cs="宋体" w:hint="eastAsia"/>
          <w:sz w:val="24"/>
        </w:rPr>
        <w:t>。</w:t>
      </w:r>
    </w:p>
    <w:p w14:paraId="3BADFCBC"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可测试性</w:t>
      </w:r>
    </w:p>
    <w:p w14:paraId="1CC595E3" w14:textId="77777777" w:rsidR="00B16890" w:rsidRDefault="00B16890" w:rsidP="00B16890">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TE-1.  </w:t>
      </w:r>
      <w:r>
        <w:rPr>
          <w:rFonts w:ascii="宋体" w:hAnsi="宋体" w:cs="宋体" w:hint="eastAsia"/>
          <w:sz w:val="24"/>
        </w:rPr>
        <w:t>一个模块的最大循环复杂度不超过</w:t>
      </w:r>
      <w:r>
        <w:rPr>
          <w:rFonts w:ascii="宋体" w:hAnsi="宋体" w:cs="宋体"/>
          <w:sz w:val="24"/>
        </w:rPr>
        <w:t xml:space="preserve"> 20</w:t>
      </w:r>
      <w:r>
        <w:rPr>
          <w:rFonts w:ascii="宋体" w:hAnsi="宋体" w:cs="宋体" w:hint="eastAsia"/>
          <w:sz w:val="24"/>
        </w:rPr>
        <w:t>。</w:t>
      </w:r>
    </w:p>
    <w:p w14:paraId="6313D3EB"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可移植性</w:t>
      </w:r>
    </w:p>
    <w:p w14:paraId="0AB5CFE4" w14:textId="77777777" w:rsidR="00B16890" w:rsidRDefault="00B16890" w:rsidP="00B16890">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PO-1.  </w:t>
      </w:r>
      <w:r>
        <w:rPr>
          <w:rFonts w:ascii="宋体" w:hAnsi="宋体" w:cs="宋体" w:hint="eastAsia"/>
          <w:sz w:val="24"/>
        </w:rPr>
        <w:t>底层的功能应该以通用的模块形式提供调用，当运行环境改变时，可以方便的进行移植；</w:t>
      </w:r>
    </w:p>
    <w:p w14:paraId="7BF5186B" w14:textId="77777777" w:rsidR="00B16890" w:rsidRDefault="00B16890" w:rsidP="005C08A5">
      <w:pPr>
        <w:numPr>
          <w:ilvl w:val="0"/>
          <w:numId w:val="70"/>
        </w:numPr>
        <w:spacing w:line="360" w:lineRule="auto"/>
        <w:rPr>
          <w:rFonts w:ascii="宋体" w:hAnsi="宋体" w:cs="宋体"/>
          <w:sz w:val="24"/>
        </w:rPr>
      </w:pPr>
      <w:r>
        <w:rPr>
          <w:rFonts w:ascii="宋体" w:hAnsi="宋体" w:cs="宋体" w:hint="eastAsia"/>
          <w:sz w:val="24"/>
        </w:rPr>
        <w:t>可重用性</w:t>
      </w:r>
    </w:p>
    <w:p w14:paraId="04B6C2BA" w14:textId="77777777" w:rsidR="00B16890" w:rsidRDefault="00B16890" w:rsidP="00B16890">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RE-1.  </w:t>
      </w:r>
      <w:r>
        <w:rPr>
          <w:rFonts w:ascii="宋体" w:hAnsi="宋体" w:cs="宋体" w:hint="eastAsia"/>
          <w:sz w:val="24"/>
        </w:rPr>
        <w:t>重用系统种通用的模块，提供给各个子系统，当需要对系统进行扩展时，也可以通过重用的通用模块进行实现；</w:t>
      </w:r>
    </w:p>
    <w:p w14:paraId="725904CD" w14:textId="77777777" w:rsidR="00B16890" w:rsidRDefault="00B16890" w:rsidP="00B16890">
      <w:pPr>
        <w:spacing w:line="360" w:lineRule="auto"/>
        <w:rPr>
          <w:rFonts w:ascii="宋体" w:hAnsi="宋体" w:cs="宋体"/>
          <w:sz w:val="24"/>
        </w:rPr>
      </w:pPr>
    </w:p>
    <w:p w14:paraId="5C1A2541" w14:textId="77777777" w:rsidR="00B16890" w:rsidRDefault="00B16890" w:rsidP="00B16890">
      <w:pPr>
        <w:pStyle w:val="1"/>
        <w:jc w:val="left"/>
        <w:rPr>
          <w:rFonts w:ascii="宋体" w:hAnsi="宋体"/>
        </w:rPr>
      </w:pPr>
      <w:bookmarkStart w:id="171" w:name="_Toc518417076"/>
      <w:r>
        <w:rPr>
          <w:rFonts w:ascii="宋体" w:hAnsi="宋体" w:hint="eastAsia"/>
        </w:rPr>
        <w:t>5.5 业务规则</w:t>
      </w:r>
      <w:bookmarkEnd w:id="171"/>
    </w:p>
    <w:p w14:paraId="72142752"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系统必须先验证注册用户的身份，确认为领导或者秘书后方可注册，注册时</w:t>
      </w:r>
      <w:proofErr w:type="gramStart"/>
      <w:r>
        <w:rPr>
          <w:rFonts w:ascii="宋体" w:hAnsi="宋体" w:hint="eastAsia"/>
          <w:sz w:val="24"/>
        </w:rPr>
        <w:t>用户民</w:t>
      </w:r>
      <w:proofErr w:type="gramEnd"/>
      <w:r>
        <w:rPr>
          <w:rFonts w:ascii="宋体" w:hAnsi="宋体" w:hint="eastAsia"/>
          <w:sz w:val="24"/>
        </w:rPr>
        <w:t>默认为工号</w:t>
      </w:r>
    </w:p>
    <w:p w14:paraId="0A356689"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若登录失败超过5次则账号会被冻结，需要十五分钟后才可再次登录或者立即召回密码</w:t>
      </w:r>
    </w:p>
    <w:p w14:paraId="3DAB3F0E"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如果手机号停用，则需要联系管理员处进行人工找回</w:t>
      </w:r>
    </w:p>
    <w:p w14:paraId="6D9ED925"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密码必须由英文字幕和数字组成，不少于10个字符</w:t>
      </w:r>
    </w:p>
    <w:p w14:paraId="01FD5136"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领导上传的研究内容资料必须先通过管理员的审核</w:t>
      </w:r>
    </w:p>
    <w:p w14:paraId="6E214654"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领导只能管理自己的研究内容</w:t>
      </w:r>
    </w:p>
    <w:p w14:paraId="0D93E9D3"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开始研究后，领导添加或者删除员工必须先得到管理员的同意</w:t>
      </w:r>
    </w:p>
    <w:p w14:paraId="7E7DFE05"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只有得到领导许可的秘书才可以发布工作项目</w:t>
      </w:r>
    </w:p>
    <w:p w14:paraId="4286F2C3"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只有得到领导许可的秘书才可以修改已经发布的工作项目</w:t>
      </w:r>
    </w:p>
    <w:p w14:paraId="4E1C00E0"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只有得到领导许可的秘书才可以批改已经员工的工作项目</w:t>
      </w:r>
    </w:p>
    <w:p w14:paraId="235A69A5"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lastRenderedPageBreak/>
        <w:t>帖子的标题不能为空</w:t>
      </w:r>
    </w:p>
    <w:p w14:paraId="5E93915E"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员工的账号不需要注册，入职的时候有工作处统一发放</w:t>
      </w:r>
    </w:p>
    <w:p w14:paraId="5E3CA65A"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入</w:t>
      </w:r>
      <w:proofErr w:type="gramStart"/>
      <w:r>
        <w:rPr>
          <w:rFonts w:ascii="宋体" w:hAnsi="宋体" w:hint="eastAsia"/>
          <w:sz w:val="24"/>
        </w:rPr>
        <w:t>职时间</w:t>
      </w:r>
      <w:proofErr w:type="gramEnd"/>
      <w:r>
        <w:rPr>
          <w:rFonts w:ascii="宋体" w:hAnsi="宋体" w:hint="eastAsia"/>
          <w:sz w:val="24"/>
        </w:rPr>
        <w:t>这些信息员工无权修改</w:t>
      </w:r>
    </w:p>
    <w:p w14:paraId="57C6B76A"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员工只能将私信发送</w:t>
      </w:r>
      <w:proofErr w:type="gramStart"/>
      <w:r>
        <w:rPr>
          <w:rFonts w:ascii="宋体" w:hAnsi="宋体" w:hint="eastAsia"/>
          <w:sz w:val="24"/>
        </w:rPr>
        <w:t>给设置</w:t>
      </w:r>
      <w:proofErr w:type="gramEnd"/>
      <w:r>
        <w:rPr>
          <w:rFonts w:ascii="宋体" w:hAnsi="宋体" w:hint="eastAsia"/>
          <w:sz w:val="24"/>
        </w:rPr>
        <w:t>了允许员工私信的领导</w:t>
      </w:r>
    </w:p>
    <w:p w14:paraId="7D774CD9"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只有提供研究小组创建得到研究内容员工才能创建研究小组</w:t>
      </w:r>
    </w:p>
    <w:p w14:paraId="64CC1DE3"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不能创建ID重复的研究小组</w:t>
      </w:r>
    </w:p>
    <w:p w14:paraId="05A36D74"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小组组长可以设置加入口令，只有口令正确的员工才能成功加入小组</w:t>
      </w:r>
    </w:p>
    <w:p w14:paraId="69AAA267"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员工5分钟内发的帖子不能超过3条</w:t>
      </w:r>
    </w:p>
    <w:p w14:paraId="52252A26"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必须获得秘书同意后才可以进行互拼</w:t>
      </w:r>
    </w:p>
    <w:p w14:paraId="76CEE0BF"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被删除的领导、秘书和员工的信息会被保存，以备恢复</w:t>
      </w:r>
    </w:p>
    <w:p w14:paraId="799103A2"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管理员可以无限次登录</w:t>
      </w:r>
    </w:p>
    <w:p w14:paraId="4B454E9E"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如果管理员在非常登录IP登录，则需要进行电话号码和身份证的认证，认证通过才可以登录</w:t>
      </w:r>
    </w:p>
    <w:p w14:paraId="3CE5EB79" w14:textId="77777777" w:rsidR="00B16890" w:rsidRDefault="00B16890" w:rsidP="005C08A5">
      <w:pPr>
        <w:numPr>
          <w:ilvl w:val="0"/>
          <w:numId w:val="71"/>
        </w:numPr>
        <w:spacing w:line="360" w:lineRule="auto"/>
        <w:jc w:val="left"/>
        <w:rPr>
          <w:rFonts w:ascii="宋体" w:hAnsi="宋体"/>
          <w:sz w:val="24"/>
        </w:rPr>
      </w:pPr>
      <w:r>
        <w:rPr>
          <w:rFonts w:ascii="宋体" w:hAnsi="宋体" w:hint="eastAsia"/>
          <w:sz w:val="24"/>
        </w:rPr>
        <w:t>楼层被删除后，会提示作者</w:t>
      </w:r>
    </w:p>
    <w:p w14:paraId="5B876642" w14:textId="77777777" w:rsidR="00B16890" w:rsidRPr="00AC05C9" w:rsidRDefault="00B16890" w:rsidP="005C08A5">
      <w:pPr>
        <w:numPr>
          <w:ilvl w:val="0"/>
          <w:numId w:val="71"/>
        </w:numPr>
        <w:spacing w:line="360" w:lineRule="auto"/>
        <w:jc w:val="left"/>
        <w:rPr>
          <w:rFonts w:ascii="宋体" w:hAnsi="宋体" w:hint="eastAsia"/>
          <w:sz w:val="24"/>
        </w:rPr>
      </w:pPr>
      <w:r>
        <w:rPr>
          <w:rFonts w:ascii="宋体" w:hAnsi="宋体" w:hint="eastAsia"/>
          <w:sz w:val="24"/>
        </w:rPr>
        <w:t>帖子被置顶/下沉/删除后会提示作者</w:t>
      </w:r>
    </w:p>
    <w:p w14:paraId="746AE1FE" w14:textId="77777777" w:rsidR="00B16890" w:rsidRDefault="00B16890" w:rsidP="00B16890">
      <w:pPr>
        <w:pStyle w:val="1"/>
        <w:jc w:val="left"/>
        <w:rPr>
          <w:rFonts w:ascii="宋体" w:hAnsi="宋体"/>
        </w:rPr>
      </w:pPr>
      <w:bookmarkStart w:id="172" w:name="_Toc518417077"/>
      <w:r>
        <w:rPr>
          <w:rFonts w:ascii="宋体" w:hAnsi="宋体" w:hint="eastAsia"/>
        </w:rPr>
        <w:t>5.6 用户文档</w:t>
      </w:r>
      <w:bookmarkEnd w:id="172"/>
    </w:p>
    <w:p w14:paraId="436CBC51" w14:textId="77777777" w:rsidR="00B16890" w:rsidRDefault="00B16890" w:rsidP="00B16890">
      <w:pPr>
        <w:pStyle w:val="aa"/>
        <w:spacing w:before="190"/>
        <w:ind w:left="140" w:firstLine="280"/>
        <w:rPr>
          <w:sz w:val="24"/>
          <w:szCs w:val="24"/>
          <w:lang w:eastAsia="zh-CN"/>
        </w:rPr>
      </w:pPr>
      <w:r>
        <w:rPr>
          <w:sz w:val="24"/>
          <w:szCs w:val="24"/>
          <w:lang w:eastAsia="zh-CN"/>
        </w:rPr>
        <w:t>（一）安装手册：</w:t>
      </w:r>
      <w:r>
        <w:rPr>
          <w:sz w:val="24"/>
          <w:szCs w:val="24"/>
          <w:lang w:eastAsia="zh-CN"/>
        </w:rPr>
        <w:t xml:space="preserve">Word </w:t>
      </w:r>
      <w:r>
        <w:rPr>
          <w:sz w:val="24"/>
          <w:szCs w:val="24"/>
          <w:lang w:eastAsia="zh-CN"/>
        </w:rPr>
        <w:t>文件、</w:t>
      </w:r>
      <w:r>
        <w:rPr>
          <w:sz w:val="24"/>
          <w:szCs w:val="24"/>
          <w:lang w:eastAsia="zh-CN"/>
        </w:rPr>
        <w:t xml:space="preserve">PDF </w:t>
      </w:r>
      <w:r>
        <w:rPr>
          <w:sz w:val="24"/>
          <w:szCs w:val="24"/>
          <w:lang w:eastAsia="zh-CN"/>
        </w:rPr>
        <w:t>文件</w:t>
      </w:r>
    </w:p>
    <w:p w14:paraId="3D8150C2" w14:textId="77777777" w:rsidR="00B16890" w:rsidRDefault="00B16890" w:rsidP="00B16890">
      <w:pPr>
        <w:pStyle w:val="aa"/>
        <w:spacing w:before="166"/>
        <w:ind w:left="140" w:firstLine="280"/>
        <w:rPr>
          <w:sz w:val="24"/>
          <w:szCs w:val="24"/>
          <w:lang w:eastAsia="zh-CN"/>
        </w:rPr>
      </w:pPr>
      <w:r>
        <w:rPr>
          <w:sz w:val="24"/>
          <w:szCs w:val="24"/>
          <w:lang w:eastAsia="zh-CN"/>
        </w:rPr>
        <w:t>（二）用户手册：</w:t>
      </w:r>
      <w:r>
        <w:rPr>
          <w:sz w:val="24"/>
          <w:szCs w:val="24"/>
          <w:lang w:eastAsia="zh-CN"/>
        </w:rPr>
        <w:t xml:space="preserve">Word </w:t>
      </w:r>
      <w:r>
        <w:rPr>
          <w:sz w:val="24"/>
          <w:szCs w:val="24"/>
          <w:lang w:eastAsia="zh-CN"/>
        </w:rPr>
        <w:t>文件、</w:t>
      </w:r>
      <w:r>
        <w:rPr>
          <w:sz w:val="24"/>
          <w:szCs w:val="24"/>
          <w:lang w:eastAsia="zh-CN"/>
        </w:rPr>
        <w:t xml:space="preserve">PDF </w:t>
      </w:r>
      <w:r>
        <w:rPr>
          <w:sz w:val="24"/>
          <w:szCs w:val="24"/>
          <w:lang w:eastAsia="zh-CN"/>
        </w:rPr>
        <w:t>文件</w:t>
      </w:r>
    </w:p>
    <w:p w14:paraId="2503FA72" w14:textId="77777777" w:rsidR="00B16890" w:rsidRPr="00B11D3C" w:rsidRDefault="00B16890" w:rsidP="00B16890">
      <w:pPr>
        <w:pStyle w:val="aa"/>
        <w:spacing w:before="166"/>
        <w:ind w:left="140" w:firstLine="280"/>
        <w:rPr>
          <w:rFonts w:hint="eastAsia"/>
          <w:sz w:val="24"/>
          <w:szCs w:val="24"/>
          <w:lang w:eastAsia="zh-CN"/>
        </w:rPr>
      </w:pPr>
      <w:r>
        <w:rPr>
          <w:sz w:val="24"/>
          <w:szCs w:val="24"/>
          <w:lang w:eastAsia="zh-CN"/>
        </w:rPr>
        <w:t>（三）在线帮助：</w:t>
      </w:r>
      <w:r>
        <w:rPr>
          <w:sz w:val="24"/>
          <w:szCs w:val="24"/>
          <w:lang w:eastAsia="zh-CN"/>
        </w:rPr>
        <w:t xml:space="preserve">web </w:t>
      </w:r>
      <w:r>
        <w:rPr>
          <w:sz w:val="24"/>
          <w:szCs w:val="24"/>
          <w:lang w:eastAsia="zh-CN"/>
        </w:rPr>
        <w:t>页面提示窗口</w:t>
      </w:r>
    </w:p>
    <w:p w14:paraId="24ABA455" w14:textId="77777777" w:rsidR="00B16890" w:rsidRDefault="00B16890" w:rsidP="00B16890">
      <w:pPr>
        <w:pStyle w:val="a7"/>
        <w:jc w:val="left"/>
        <w:rPr>
          <w:rFonts w:ascii="宋体" w:hAnsi="宋体" w:hint="eastAsia"/>
          <w:sz w:val="48"/>
          <w:szCs w:val="48"/>
        </w:rPr>
      </w:pPr>
      <w:bookmarkStart w:id="173" w:name="_Toc518417078"/>
      <w:r>
        <w:rPr>
          <w:rFonts w:ascii="宋体" w:hAnsi="宋体" w:hint="eastAsia"/>
          <w:sz w:val="48"/>
          <w:szCs w:val="48"/>
        </w:rPr>
        <w:t xml:space="preserve">6. </w:t>
      </w:r>
      <w:r>
        <w:rPr>
          <w:rFonts w:ascii="宋体" w:hAnsi="宋体" w:hint="eastAsia"/>
          <w:sz w:val="48"/>
          <w:szCs w:val="48"/>
        </w:rPr>
        <w:t>其它需求</w:t>
      </w:r>
      <w:bookmarkEnd w:id="173"/>
    </w:p>
    <w:p w14:paraId="67CC1E34" w14:textId="77777777" w:rsidR="00B16890" w:rsidRDefault="00B16890" w:rsidP="00B16890">
      <w:pPr>
        <w:pStyle w:val="aa"/>
        <w:spacing w:before="147"/>
        <w:ind w:left="560"/>
        <w:rPr>
          <w:rFonts w:hint="eastAsia"/>
          <w:sz w:val="24"/>
          <w:szCs w:val="24"/>
          <w:lang w:eastAsia="zh-CN"/>
        </w:rPr>
      </w:pPr>
      <w:r>
        <w:rPr>
          <w:rFonts w:hint="eastAsia"/>
          <w:sz w:val="24"/>
          <w:szCs w:val="24"/>
          <w:lang w:eastAsia="zh-CN"/>
        </w:rPr>
        <w:t xml:space="preserve">OR-1.  </w:t>
      </w:r>
      <w:r>
        <w:rPr>
          <w:rFonts w:hint="eastAsia"/>
          <w:sz w:val="24"/>
          <w:szCs w:val="24"/>
          <w:lang w:eastAsia="zh-CN"/>
        </w:rPr>
        <w:t>系统安装方便，易于维护；</w:t>
      </w:r>
    </w:p>
    <w:p w14:paraId="1CAF9C1E" w14:textId="77777777" w:rsidR="00B16890" w:rsidRDefault="00B16890" w:rsidP="00B16890">
      <w:pPr>
        <w:pStyle w:val="aa"/>
        <w:spacing w:before="147"/>
        <w:ind w:left="560"/>
        <w:rPr>
          <w:rFonts w:hint="eastAsia"/>
          <w:sz w:val="24"/>
          <w:szCs w:val="24"/>
          <w:lang w:eastAsia="zh-CN"/>
        </w:rPr>
      </w:pPr>
      <w:r>
        <w:rPr>
          <w:rFonts w:hint="eastAsia"/>
          <w:sz w:val="24"/>
          <w:szCs w:val="24"/>
          <w:lang w:eastAsia="zh-CN"/>
        </w:rPr>
        <w:t xml:space="preserve">OR-2. </w:t>
      </w:r>
      <w:r>
        <w:rPr>
          <w:rFonts w:hint="eastAsia"/>
          <w:sz w:val="24"/>
          <w:szCs w:val="24"/>
          <w:lang w:eastAsia="zh-CN"/>
        </w:rPr>
        <w:t>支持多种主流浏览器；</w:t>
      </w:r>
      <w:r>
        <w:rPr>
          <w:rFonts w:hint="eastAsia"/>
          <w:sz w:val="24"/>
          <w:szCs w:val="24"/>
          <w:lang w:eastAsia="zh-CN"/>
        </w:rPr>
        <w:t xml:space="preserve"> </w:t>
      </w:r>
    </w:p>
    <w:p w14:paraId="1804DB9B" w14:textId="77777777" w:rsidR="00B16890" w:rsidRPr="00AC05C9" w:rsidRDefault="00B16890" w:rsidP="00B16890">
      <w:pPr>
        <w:pStyle w:val="aa"/>
        <w:spacing w:before="147"/>
        <w:ind w:left="560"/>
        <w:rPr>
          <w:rFonts w:hint="eastAsia"/>
          <w:sz w:val="24"/>
          <w:szCs w:val="24"/>
          <w:lang w:eastAsia="zh-CN"/>
        </w:rPr>
      </w:pPr>
      <w:r>
        <w:rPr>
          <w:rFonts w:hint="eastAsia"/>
          <w:sz w:val="24"/>
          <w:szCs w:val="24"/>
          <w:lang w:eastAsia="zh-CN"/>
        </w:rPr>
        <w:lastRenderedPageBreak/>
        <w:t xml:space="preserve">OR-3. </w:t>
      </w:r>
      <w:r>
        <w:rPr>
          <w:rFonts w:hint="eastAsia"/>
          <w:sz w:val="24"/>
          <w:szCs w:val="24"/>
          <w:lang w:eastAsia="zh-CN"/>
        </w:rPr>
        <w:t>支持撤销</w:t>
      </w:r>
      <w:r>
        <w:rPr>
          <w:rFonts w:hint="eastAsia"/>
          <w:sz w:val="24"/>
          <w:szCs w:val="24"/>
          <w:lang w:eastAsia="zh-CN"/>
        </w:rPr>
        <w:t>/</w:t>
      </w:r>
      <w:r>
        <w:rPr>
          <w:rFonts w:hint="eastAsia"/>
          <w:sz w:val="24"/>
          <w:szCs w:val="24"/>
          <w:lang w:eastAsia="zh-CN"/>
        </w:rPr>
        <w:t>恢复操作；</w:t>
      </w:r>
      <w:r>
        <w:rPr>
          <w:rFonts w:hint="eastAsia"/>
          <w:sz w:val="24"/>
          <w:szCs w:val="24"/>
          <w:lang w:eastAsia="zh-CN"/>
        </w:rPr>
        <w:t xml:space="preserve"> </w:t>
      </w:r>
    </w:p>
    <w:p w14:paraId="0D697F56" w14:textId="77777777" w:rsidR="00B16890" w:rsidRDefault="00B16890" w:rsidP="00B16890">
      <w:pPr>
        <w:pStyle w:val="a7"/>
        <w:jc w:val="left"/>
        <w:rPr>
          <w:sz w:val="48"/>
          <w:szCs w:val="48"/>
        </w:rPr>
      </w:pPr>
      <w:bookmarkStart w:id="174" w:name="_Toc518417079"/>
      <w:r>
        <w:rPr>
          <w:sz w:val="48"/>
          <w:szCs w:val="48"/>
        </w:rPr>
        <w:t>附录</w:t>
      </w:r>
      <w:r>
        <w:rPr>
          <w:sz w:val="48"/>
          <w:szCs w:val="48"/>
        </w:rPr>
        <w:t xml:space="preserve"> </w:t>
      </w:r>
      <w:r>
        <w:rPr>
          <w:rFonts w:hint="eastAsia"/>
          <w:sz w:val="48"/>
          <w:szCs w:val="48"/>
        </w:rPr>
        <w:t>1</w:t>
      </w:r>
      <w:r>
        <w:rPr>
          <w:sz w:val="48"/>
          <w:szCs w:val="48"/>
        </w:rPr>
        <w:t>词汇表</w:t>
      </w:r>
      <w:bookmarkEnd w:id="174"/>
    </w:p>
    <w:tbl>
      <w:tblPr>
        <w:tblW w:w="8299" w:type="dxa"/>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414"/>
        <w:gridCol w:w="6885"/>
      </w:tblGrid>
      <w:tr w:rsidR="00B16890" w14:paraId="38875A6C" w14:textId="77777777" w:rsidTr="00B16890">
        <w:trPr>
          <w:trHeight w:hRule="exact" w:val="487"/>
        </w:trPr>
        <w:tc>
          <w:tcPr>
            <w:tcW w:w="1414" w:type="dxa"/>
            <w:tcBorders>
              <w:top w:val="nil"/>
              <w:left w:val="nil"/>
              <w:bottom w:val="nil"/>
              <w:right w:val="nil"/>
            </w:tcBorders>
            <w:shd w:val="clear" w:color="auto" w:fill="4471C4"/>
          </w:tcPr>
          <w:p w14:paraId="2346B84C" w14:textId="77777777" w:rsidR="00B16890" w:rsidRDefault="00B16890" w:rsidP="00B16890">
            <w:pPr>
              <w:pStyle w:val="TableParagraph"/>
              <w:spacing w:before="64"/>
              <w:ind w:left="107"/>
              <w:rPr>
                <w:b/>
              </w:rPr>
            </w:pPr>
            <w:proofErr w:type="spellStart"/>
            <w:r>
              <w:rPr>
                <w:b/>
                <w:color w:val="FFFFFF"/>
              </w:rPr>
              <w:t>词汇</w:t>
            </w:r>
            <w:proofErr w:type="spellEnd"/>
          </w:p>
        </w:tc>
        <w:tc>
          <w:tcPr>
            <w:tcW w:w="6885" w:type="dxa"/>
            <w:tcBorders>
              <w:top w:val="nil"/>
              <w:left w:val="nil"/>
              <w:bottom w:val="nil"/>
              <w:right w:val="nil"/>
            </w:tcBorders>
            <w:shd w:val="clear" w:color="auto" w:fill="4471C4"/>
          </w:tcPr>
          <w:p w14:paraId="6B18FBF8" w14:textId="77777777" w:rsidR="00B16890" w:rsidRDefault="00B16890" w:rsidP="00B16890">
            <w:pPr>
              <w:pStyle w:val="TableParagraph"/>
              <w:spacing w:before="64"/>
              <w:ind w:left="107"/>
              <w:rPr>
                <w:b/>
              </w:rPr>
            </w:pPr>
            <w:proofErr w:type="spellStart"/>
            <w:r>
              <w:rPr>
                <w:b/>
                <w:color w:val="FFFFFF"/>
              </w:rPr>
              <w:t>解释</w:t>
            </w:r>
            <w:proofErr w:type="spellEnd"/>
          </w:p>
        </w:tc>
      </w:tr>
      <w:tr w:rsidR="00B16890" w14:paraId="663EE0E8" w14:textId="77777777" w:rsidTr="00B16890">
        <w:trPr>
          <w:trHeight w:hRule="exact" w:val="941"/>
        </w:trPr>
        <w:tc>
          <w:tcPr>
            <w:tcW w:w="1414" w:type="dxa"/>
            <w:tcBorders>
              <w:top w:val="nil"/>
            </w:tcBorders>
            <w:shd w:val="clear" w:color="auto" w:fill="D9E1F3"/>
          </w:tcPr>
          <w:p w14:paraId="3BA4A87E" w14:textId="77777777" w:rsidR="00B16890" w:rsidRDefault="00B16890" w:rsidP="00B16890">
            <w:pPr>
              <w:pStyle w:val="TableParagraph"/>
            </w:pPr>
            <w:r>
              <w:rPr>
                <w:rFonts w:hint="eastAsia"/>
                <w:lang w:eastAsia="zh-CN"/>
              </w:rPr>
              <w:t>管理员</w:t>
            </w:r>
          </w:p>
        </w:tc>
        <w:tc>
          <w:tcPr>
            <w:tcW w:w="6885" w:type="dxa"/>
            <w:tcBorders>
              <w:top w:val="nil"/>
            </w:tcBorders>
            <w:shd w:val="clear" w:color="auto" w:fill="D9E1F3"/>
          </w:tcPr>
          <w:p w14:paraId="36E0B9A6" w14:textId="77777777" w:rsidR="00B16890" w:rsidRDefault="00B16890" w:rsidP="00B16890">
            <w:pPr>
              <w:pStyle w:val="TableParagraph"/>
              <w:spacing w:line="391" w:lineRule="auto"/>
              <w:ind w:right="104"/>
              <w:rPr>
                <w:rFonts w:hint="eastAsia"/>
                <w:lang w:eastAsia="zh-CN"/>
              </w:rPr>
            </w:pPr>
            <w:r>
              <w:rPr>
                <w:rFonts w:hint="eastAsia"/>
                <w:spacing w:val="2"/>
                <w:lang w:eastAsia="zh-CN"/>
              </w:rPr>
              <w:t>是企业部门的工作人员。负责对整个系统的控制，包括权限的设置等。</w:t>
            </w:r>
          </w:p>
        </w:tc>
      </w:tr>
      <w:tr w:rsidR="00B16890" w14:paraId="651848CC" w14:textId="77777777" w:rsidTr="00B16890">
        <w:trPr>
          <w:trHeight w:hRule="exact" w:val="479"/>
        </w:trPr>
        <w:tc>
          <w:tcPr>
            <w:tcW w:w="1414" w:type="dxa"/>
          </w:tcPr>
          <w:p w14:paraId="154708B0" w14:textId="77777777" w:rsidR="00B16890" w:rsidRDefault="00B16890" w:rsidP="00B16890">
            <w:pPr>
              <w:pStyle w:val="TableParagraph"/>
            </w:pPr>
            <w:r>
              <w:rPr>
                <w:rFonts w:hint="eastAsia"/>
                <w:lang w:eastAsia="zh-CN"/>
              </w:rPr>
              <w:t>秘书</w:t>
            </w:r>
          </w:p>
        </w:tc>
        <w:tc>
          <w:tcPr>
            <w:tcW w:w="6885" w:type="dxa"/>
          </w:tcPr>
          <w:p w14:paraId="61250AB2" w14:textId="77777777" w:rsidR="00B16890" w:rsidRDefault="00B16890" w:rsidP="00B16890">
            <w:pPr>
              <w:pStyle w:val="TableParagraph"/>
              <w:rPr>
                <w:rFonts w:hint="eastAsia"/>
                <w:lang w:eastAsia="zh-CN"/>
              </w:rPr>
            </w:pPr>
            <w:r>
              <w:rPr>
                <w:rFonts w:hint="eastAsia"/>
                <w:lang w:eastAsia="zh-CN"/>
              </w:rPr>
              <w:t>是管理专业的人士，由领导指定成为秘书。</w:t>
            </w:r>
          </w:p>
        </w:tc>
      </w:tr>
      <w:tr w:rsidR="00B16890" w14:paraId="72C3DF20" w14:textId="77777777" w:rsidTr="00B16890">
        <w:trPr>
          <w:trHeight w:hRule="exact" w:val="693"/>
        </w:trPr>
        <w:tc>
          <w:tcPr>
            <w:tcW w:w="1414" w:type="dxa"/>
            <w:shd w:val="clear" w:color="auto" w:fill="D9E1F3"/>
          </w:tcPr>
          <w:p w14:paraId="6FAD96CB" w14:textId="77777777" w:rsidR="00B16890" w:rsidRDefault="00B16890" w:rsidP="00B16890">
            <w:pPr>
              <w:pStyle w:val="TableParagraph"/>
              <w:spacing w:before="56"/>
            </w:pPr>
            <w:r>
              <w:rPr>
                <w:rFonts w:hint="eastAsia"/>
                <w:lang w:eastAsia="zh-CN"/>
              </w:rPr>
              <w:t>研究内容资料</w:t>
            </w:r>
          </w:p>
        </w:tc>
        <w:tc>
          <w:tcPr>
            <w:tcW w:w="6885" w:type="dxa"/>
            <w:shd w:val="clear" w:color="auto" w:fill="D9E1F3"/>
          </w:tcPr>
          <w:p w14:paraId="717EDE08" w14:textId="77777777" w:rsidR="00B16890" w:rsidRDefault="00B16890" w:rsidP="00B16890">
            <w:pPr>
              <w:pStyle w:val="TableParagraph"/>
              <w:spacing w:before="56" w:line="355" w:lineRule="auto"/>
              <w:ind w:right="96"/>
              <w:jc w:val="both"/>
              <w:rPr>
                <w:rFonts w:hint="eastAsia"/>
                <w:lang w:eastAsia="zh-CN"/>
              </w:rPr>
            </w:pPr>
            <w:r>
              <w:rPr>
                <w:rFonts w:hint="eastAsia"/>
                <w:lang w:eastAsia="zh-CN"/>
              </w:rPr>
              <w:t>研究有关的文字资料和视频资料。</w:t>
            </w:r>
          </w:p>
          <w:p w14:paraId="2B18D583" w14:textId="77777777" w:rsidR="00B16890" w:rsidRDefault="00B16890" w:rsidP="00B16890">
            <w:pPr>
              <w:pStyle w:val="TableParagraph"/>
              <w:spacing w:before="75"/>
              <w:jc w:val="both"/>
              <w:rPr>
                <w:lang w:eastAsia="zh-CN"/>
              </w:rPr>
            </w:pPr>
          </w:p>
        </w:tc>
      </w:tr>
      <w:tr w:rsidR="00B16890" w14:paraId="65A180CA" w14:textId="77777777" w:rsidTr="00B16890">
        <w:trPr>
          <w:trHeight w:hRule="exact" w:val="1000"/>
        </w:trPr>
        <w:tc>
          <w:tcPr>
            <w:tcW w:w="1414" w:type="dxa"/>
          </w:tcPr>
          <w:p w14:paraId="5F53B4FA" w14:textId="77777777" w:rsidR="00B16890" w:rsidRDefault="00B16890" w:rsidP="00B16890">
            <w:pPr>
              <w:pStyle w:val="TableParagraph"/>
            </w:pPr>
            <w:r>
              <w:rPr>
                <w:rFonts w:hint="eastAsia"/>
                <w:lang w:eastAsia="zh-CN"/>
              </w:rPr>
              <w:t>用户名</w:t>
            </w:r>
          </w:p>
        </w:tc>
        <w:tc>
          <w:tcPr>
            <w:tcW w:w="6885" w:type="dxa"/>
          </w:tcPr>
          <w:p w14:paraId="2952B975" w14:textId="77777777" w:rsidR="00B16890" w:rsidRDefault="00B16890" w:rsidP="00B16890">
            <w:pPr>
              <w:pStyle w:val="TableParagraph"/>
              <w:spacing w:line="376" w:lineRule="auto"/>
              <w:ind w:right="-9"/>
              <w:rPr>
                <w:rFonts w:hint="eastAsia"/>
                <w:lang w:eastAsia="zh-CN"/>
              </w:rPr>
            </w:pPr>
            <w:r>
              <w:rPr>
                <w:rFonts w:hint="eastAsia"/>
                <w:lang w:eastAsia="zh-CN"/>
              </w:rPr>
              <w:t>即账号名，通常默认为领导的工号或者员工的工号，其中员工的用户名不可更改</w:t>
            </w:r>
          </w:p>
        </w:tc>
      </w:tr>
    </w:tbl>
    <w:p w14:paraId="7FD6A390" w14:textId="77777777" w:rsidR="00B16890" w:rsidRDefault="00B16890" w:rsidP="00B16890">
      <w:pPr>
        <w:pStyle w:val="a7"/>
        <w:jc w:val="left"/>
        <w:rPr>
          <w:rFonts w:hint="eastAsia"/>
          <w:sz w:val="48"/>
          <w:szCs w:val="48"/>
        </w:rPr>
      </w:pPr>
    </w:p>
    <w:p w14:paraId="684DD7E0" w14:textId="77777777" w:rsidR="00B16890" w:rsidRPr="00D33BDD" w:rsidRDefault="00B16890" w:rsidP="00B16890">
      <w:pPr>
        <w:pStyle w:val="a7"/>
        <w:jc w:val="left"/>
        <w:rPr>
          <w:rFonts w:hint="eastAsia"/>
          <w:sz w:val="48"/>
          <w:szCs w:val="48"/>
        </w:rPr>
      </w:pPr>
      <w:bookmarkStart w:id="175" w:name="_Toc518417080"/>
      <w:r>
        <w:rPr>
          <w:sz w:val="48"/>
          <w:szCs w:val="48"/>
        </w:rPr>
        <w:t>附录</w:t>
      </w:r>
      <w:r>
        <w:rPr>
          <w:sz w:val="48"/>
          <w:szCs w:val="48"/>
        </w:rPr>
        <w:t xml:space="preserve"> </w:t>
      </w:r>
      <w:r>
        <w:rPr>
          <w:rFonts w:hint="eastAsia"/>
          <w:sz w:val="48"/>
          <w:szCs w:val="48"/>
        </w:rPr>
        <w:t>2</w:t>
      </w:r>
      <w:r>
        <w:rPr>
          <w:rFonts w:hint="eastAsia"/>
          <w:sz w:val="48"/>
          <w:szCs w:val="48"/>
        </w:rPr>
        <w:t>分析模型</w:t>
      </w:r>
      <w:bookmarkEnd w:id="175"/>
    </w:p>
    <w:p w14:paraId="0D5FA34A" w14:textId="77777777" w:rsidR="00B16890" w:rsidRDefault="00B16890" w:rsidP="00B16890">
      <w:pPr>
        <w:pStyle w:val="1"/>
        <w:jc w:val="left"/>
        <w:rPr>
          <w:rFonts w:hint="eastAsia"/>
        </w:rPr>
      </w:pPr>
      <w:bookmarkStart w:id="176" w:name="_Toc518417081"/>
      <w:r>
        <w:rPr>
          <w:rFonts w:hint="eastAsia"/>
        </w:rPr>
        <w:lastRenderedPageBreak/>
        <w:t>附录</w:t>
      </w:r>
      <w:r>
        <w:rPr>
          <w:rFonts w:hint="eastAsia"/>
        </w:rPr>
        <w:t>2.1</w:t>
      </w:r>
      <w:r>
        <w:rPr>
          <w:rFonts w:hint="eastAsia"/>
        </w:rPr>
        <w:t>数据流图</w:t>
      </w:r>
      <w:bookmarkEnd w:id="176"/>
    </w:p>
    <w:p w14:paraId="29080B7A" w14:textId="77777777" w:rsidR="00B16890" w:rsidRDefault="00B16890" w:rsidP="00B16890">
      <w:pPr>
        <w:pStyle w:val="1"/>
        <w:jc w:val="left"/>
        <w:rPr>
          <w:sz w:val="36"/>
          <w:szCs w:val="36"/>
        </w:rPr>
      </w:pPr>
      <w:bookmarkStart w:id="177" w:name="_Toc518417082"/>
      <w:r>
        <w:rPr>
          <w:rFonts w:hint="eastAsia"/>
          <w:sz w:val="36"/>
          <w:szCs w:val="36"/>
        </w:rPr>
        <w:t>附录</w:t>
      </w:r>
      <w:r>
        <w:rPr>
          <w:rFonts w:hint="eastAsia"/>
          <w:sz w:val="36"/>
          <w:szCs w:val="36"/>
        </w:rPr>
        <w:t>2.1.1</w:t>
      </w:r>
      <w:r>
        <w:rPr>
          <w:rFonts w:hint="eastAsia"/>
          <w:sz w:val="36"/>
          <w:szCs w:val="36"/>
        </w:rPr>
        <w:t>顶层数据流图</w:t>
      </w:r>
      <w:bookmarkEnd w:id="177"/>
    </w:p>
    <w:p w14:paraId="34AD06A3" w14:textId="0EA5ABB1" w:rsidR="00B16890" w:rsidRDefault="002C0317" w:rsidP="00B16890">
      <w:r>
        <w:rPr>
          <w:noProof/>
        </w:rPr>
        <w:drawing>
          <wp:inline distT="0" distB="0" distL="0" distR="0" wp14:anchorId="04B86F2F" wp14:editId="08C8657F">
            <wp:extent cx="5274310" cy="3048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系统关联图-提交版.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48635"/>
                    </a:xfrm>
                    <a:prstGeom prst="rect">
                      <a:avLst/>
                    </a:prstGeom>
                  </pic:spPr>
                </pic:pic>
              </a:graphicData>
            </a:graphic>
          </wp:inline>
        </w:drawing>
      </w:r>
      <w:bookmarkStart w:id="178" w:name="_GoBack"/>
      <w:bookmarkEnd w:id="178"/>
    </w:p>
    <w:p w14:paraId="6CE46158" w14:textId="77777777" w:rsidR="00B16890" w:rsidRPr="00B11D3C" w:rsidRDefault="00B16890" w:rsidP="00B16890">
      <w:pPr>
        <w:pStyle w:val="1"/>
        <w:jc w:val="left"/>
        <w:rPr>
          <w:rFonts w:hint="eastAsia"/>
          <w:sz w:val="36"/>
          <w:szCs w:val="36"/>
        </w:rPr>
      </w:pPr>
      <w:bookmarkStart w:id="179" w:name="_Toc518417083"/>
      <w:r>
        <w:rPr>
          <w:rFonts w:hint="eastAsia"/>
          <w:sz w:val="36"/>
          <w:szCs w:val="36"/>
        </w:rPr>
        <w:lastRenderedPageBreak/>
        <w:t>附录</w:t>
      </w:r>
      <w:r>
        <w:rPr>
          <w:rFonts w:hint="eastAsia"/>
          <w:sz w:val="36"/>
          <w:szCs w:val="36"/>
        </w:rPr>
        <w:t>2.1.2</w:t>
      </w:r>
      <w:r>
        <w:rPr>
          <w:rFonts w:hint="eastAsia"/>
          <w:sz w:val="36"/>
          <w:szCs w:val="36"/>
        </w:rPr>
        <w:t>第二层数据流图</w:t>
      </w:r>
      <w:bookmarkEnd w:id="179"/>
    </w:p>
    <w:p w14:paraId="10776DC6" w14:textId="35C722D9" w:rsidR="00B16890" w:rsidRDefault="00B16890" w:rsidP="00B16890">
      <w:r>
        <w:rPr>
          <w:noProof/>
        </w:rPr>
        <w:lastRenderedPageBreak/>
        <w:drawing>
          <wp:inline distT="0" distB="0" distL="0" distR="0" wp14:anchorId="2852B135" wp14:editId="43FC0135">
            <wp:extent cx="5079365" cy="8863330"/>
            <wp:effectExtent l="0" t="0" r="6985" b="0"/>
            <wp:docPr id="3" name="图片 3"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绘图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365" cy="8863330"/>
                    </a:xfrm>
                    <a:prstGeom prst="rect">
                      <a:avLst/>
                    </a:prstGeom>
                    <a:noFill/>
                    <a:ln>
                      <a:noFill/>
                    </a:ln>
                  </pic:spPr>
                </pic:pic>
              </a:graphicData>
            </a:graphic>
          </wp:inline>
        </w:drawing>
      </w:r>
    </w:p>
    <w:p w14:paraId="50BB01B2" w14:textId="4D5409F6" w:rsidR="00B16890" w:rsidRDefault="00B16890" w:rsidP="00B16890">
      <w:pPr>
        <w:rPr>
          <w:rFonts w:hint="eastAsia"/>
        </w:rPr>
      </w:pPr>
      <w:r>
        <w:rPr>
          <w:noProof/>
        </w:rPr>
        <w:lastRenderedPageBreak/>
        <w:drawing>
          <wp:inline distT="0" distB="0" distL="0" distR="0" wp14:anchorId="0765000B" wp14:editId="196185BB">
            <wp:extent cx="5270500" cy="7537450"/>
            <wp:effectExtent l="0" t="0" r="6350" b="6350"/>
            <wp:docPr id="2" name="图片 2"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绘图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7537450"/>
                    </a:xfrm>
                    <a:prstGeom prst="rect">
                      <a:avLst/>
                    </a:prstGeom>
                    <a:noFill/>
                    <a:ln>
                      <a:noFill/>
                    </a:ln>
                  </pic:spPr>
                </pic:pic>
              </a:graphicData>
            </a:graphic>
          </wp:inline>
        </w:drawing>
      </w:r>
    </w:p>
    <w:p w14:paraId="313CEF6B" w14:textId="77777777" w:rsidR="00B16890" w:rsidRDefault="00B16890" w:rsidP="00B16890">
      <w:pPr>
        <w:pStyle w:val="1"/>
        <w:jc w:val="left"/>
      </w:pPr>
      <w:bookmarkStart w:id="180" w:name="_Toc518417084"/>
      <w:r>
        <w:rPr>
          <w:rFonts w:hint="eastAsia"/>
        </w:rPr>
        <w:lastRenderedPageBreak/>
        <w:t>附录</w:t>
      </w:r>
      <w:r>
        <w:rPr>
          <w:rFonts w:hint="eastAsia"/>
        </w:rPr>
        <w:t>2.2</w:t>
      </w:r>
      <w:r>
        <w:rPr>
          <w:rFonts w:hint="eastAsia"/>
        </w:rPr>
        <w:t>状态图</w:t>
      </w:r>
      <w:bookmarkEnd w:id="180"/>
    </w:p>
    <w:p w14:paraId="09B9A8FA" w14:textId="33194D4D" w:rsidR="00B16890" w:rsidRDefault="00B16890" w:rsidP="00B16890">
      <w:r>
        <w:rPr>
          <w:noProof/>
        </w:rPr>
        <w:drawing>
          <wp:inline distT="0" distB="0" distL="0" distR="0" wp14:anchorId="48BF6BE7" wp14:editId="2092998C">
            <wp:extent cx="5264150" cy="4432300"/>
            <wp:effectExtent l="0" t="0" r="0" b="6350"/>
            <wp:docPr id="1" name="图片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4432300"/>
                    </a:xfrm>
                    <a:prstGeom prst="rect">
                      <a:avLst/>
                    </a:prstGeom>
                    <a:noFill/>
                    <a:ln>
                      <a:noFill/>
                    </a:ln>
                  </pic:spPr>
                </pic:pic>
              </a:graphicData>
            </a:graphic>
          </wp:inline>
        </w:drawing>
      </w:r>
    </w:p>
    <w:p w14:paraId="32942EC7" w14:textId="77777777" w:rsidR="00B16890" w:rsidRDefault="00B16890" w:rsidP="00B16890">
      <w:pPr>
        <w:rPr>
          <w:rFonts w:hint="eastAsia"/>
        </w:rPr>
      </w:pPr>
    </w:p>
    <w:p w14:paraId="79D3455B" w14:textId="77777777" w:rsidR="00B16890" w:rsidRDefault="00B16890" w:rsidP="00B16890">
      <w:pPr>
        <w:pStyle w:val="1"/>
        <w:jc w:val="left"/>
      </w:pPr>
      <w:bookmarkStart w:id="181" w:name="_Toc518417085"/>
      <w:r>
        <w:rPr>
          <w:rFonts w:hint="eastAsia"/>
        </w:rPr>
        <w:t>附录</w:t>
      </w:r>
      <w:r>
        <w:rPr>
          <w:rFonts w:hint="eastAsia"/>
        </w:rPr>
        <w:t>2.3</w:t>
      </w:r>
      <w:r>
        <w:rPr>
          <w:rFonts w:hint="eastAsia"/>
        </w:rPr>
        <w:t>数据字典</w:t>
      </w:r>
      <w:bookmarkEnd w:id="181"/>
    </w:p>
    <w:p w14:paraId="3918B5AF" w14:textId="77777777" w:rsidR="00B16890" w:rsidRDefault="00B16890" w:rsidP="00B16890">
      <w:pPr>
        <w:pStyle w:val="1"/>
        <w:jc w:val="left"/>
        <w:rPr>
          <w:rFonts w:hint="eastAsia"/>
        </w:rPr>
      </w:pPr>
      <w:bookmarkStart w:id="182" w:name="_Toc518417086"/>
      <w:r>
        <w:rPr>
          <w:rFonts w:hint="eastAsia"/>
        </w:rPr>
        <w:t>附录</w:t>
      </w:r>
      <w:r>
        <w:rPr>
          <w:rFonts w:hint="eastAsia"/>
        </w:rPr>
        <w:t>2.3.1</w:t>
      </w:r>
      <w:r>
        <w:rPr>
          <w:rFonts w:hint="eastAsia"/>
        </w:rPr>
        <w:t>数据流</w:t>
      </w:r>
      <w:bookmarkEnd w:id="182"/>
    </w:p>
    <w:p w14:paraId="03FEDDB5" w14:textId="77777777" w:rsidR="00B16890" w:rsidRDefault="00B16890" w:rsidP="00B16890">
      <w:pPr>
        <w:rPr>
          <w:rFonts w:hint="eastAsia"/>
        </w:rPr>
      </w:pPr>
    </w:p>
    <w:p w14:paraId="638C2824" w14:textId="77777777" w:rsidR="00B16890" w:rsidRPr="00E71D70" w:rsidRDefault="00B16890" w:rsidP="00B16890">
      <w:pPr>
        <w:rPr>
          <w:rFonts w:hint="eastAsia"/>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47"/>
        <w:gridCol w:w="1417"/>
        <w:gridCol w:w="1277"/>
        <w:gridCol w:w="1419"/>
        <w:gridCol w:w="1416"/>
        <w:gridCol w:w="1923"/>
      </w:tblGrid>
      <w:tr w:rsidR="00B16890" w14:paraId="70611A04" w14:textId="77777777" w:rsidTr="00B16890">
        <w:trPr>
          <w:trHeight w:hRule="exact" w:val="487"/>
        </w:trPr>
        <w:tc>
          <w:tcPr>
            <w:tcW w:w="847" w:type="dxa"/>
            <w:tcBorders>
              <w:top w:val="nil"/>
              <w:left w:val="nil"/>
              <w:bottom w:val="nil"/>
              <w:right w:val="nil"/>
            </w:tcBorders>
            <w:shd w:val="clear" w:color="auto" w:fill="4471C4"/>
          </w:tcPr>
          <w:p w14:paraId="12ECE08C" w14:textId="77777777" w:rsidR="00B16890" w:rsidRDefault="00B16890" w:rsidP="00B16890">
            <w:pPr>
              <w:pStyle w:val="TableParagraph"/>
              <w:spacing w:before="64"/>
              <w:ind w:left="107"/>
              <w:rPr>
                <w:b/>
              </w:rPr>
            </w:pPr>
            <w:proofErr w:type="spellStart"/>
            <w:r>
              <w:rPr>
                <w:b/>
                <w:color w:val="FFFFFF"/>
              </w:rPr>
              <w:t>编号</w:t>
            </w:r>
            <w:proofErr w:type="spellEnd"/>
          </w:p>
        </w:tc>
        <w:tc>
          <w:tcPr>
            <w:tcW w:w="1417" w:type="dxa"/>
            <w:tcBorders>
              <w:top w:val="nil"/>
              <w:left w:val="nil"/>
              <w:bottom w:val="nil"/>
              <w:right w:val="nil"/>
            </w:tcBorders>
            <w:shd w:val="clear" w:color="auto" w:fill="4471C4"/>
          </w:tcPr>
          <w:p w14:paraId="246F0AD1" w14:textId="77777777" w:rsidR="00B16890" w:rsidRDefault="00B16890" w:rsidP="00B16890">
            <w:pPr>
              <w:pStyle w:val="TableParagraph"/>
              <w:spacing w:before="64"/>
              <w:ind w:left="108"/>
              <w:rPr>
                <w:b/>
              </w:rPr>
            </w:pPr>
            <w:proofErr w:type="spellStart"/>
            <w:r>
              <w:rPr>
                <w:b/>
                <w:color w:val="FFFFFF"/>
              </w:rPr>
              <w:t>数据流名</w:t>
            </w:r>
            <w:proofErr w:type="spellEnd"/>
          </w:p>
        </w:tc>
        <w:tc>
          <w:tcPr>
            <w:tcW w:w="1277" w:type="dxa"/>
            <w:tcBorders>
              <w:top w:val="nil"/>
              <w:left w:val="nil"/>
              <w:bottom w:val="nil"/>
              <w:right w:val="nil"/>
            </w:tcBorders>
            <w:shd w:val="clear" w:color="auto" w:fill="4471C4"/>
          </w:tcPr>
          <w:p w14:paraId="52FEB0FE" w14:textId="77777777" w:rsidR="00B16890" w:rsidRDefault="00B16890" w:rsidP="00B16890">
            <w:pPr>
              <w:pStyle w:val="TableParagraph"/>
              <w:spacing w:before="64"/>
              <w:ind w:left="108"/>
              <w:rPr>
                <w:b/>
              </w:rPr>
            </w:pPr>
            <w:proofErr w:type="spellStart"/>
            <w:r>
              <w:rPr>
                <w:b/>
                <w:color w:val="FFFFFF"/>
              </w:rPr>
              <w:t>来源</w:t>
            </w:r>
            <w:proofErr w:type="spellEnd"/>
          </w:p>
        </w:tc>
        <w:tc>
          <w:tcPr>
            <w:tcW w:w="1419" w:type="dxa"/>
            <w:tcBorders>
              <w:top w:val="nil"/>
              <w:left w:val="nil"/>
              <w:bottom w:val="nil"/>
              <w:right w:val="nil"/>
            </w:tcBorders>
            <w:shd w:val="clear" w:color="auto" w:fill="4471C4"/>
          </w:tcPr>
          <w:p w14:paraId="0FD8DB8A" w14:textId="77777777" w:rsidR="00B16890" w:rsidRDefault="00B16890" w:rsidP="00B16890">
            <w:pPr>
              <w:pStyle w:val="TableParagraph"/>
              <w:spacing w:before="64"/>
              <w:ind w:left="107"/>
              <w:rPr>
                <w:b/>
              </w:rPr>
            </w:pPr>
            <w:proofErr w:type="spellStart"/>
            <w:r>
              <w:rPr>
                <w:b/>
                <w:color w:val="FFFFFF"/>
              </w:rPr>
              <w:t>去向</w:t>
            </w:r>
            <w:proofErr w:type="spellEnd"/>
          </w:p>
        </w:tc>
        <w:tc>
          <w:tcPr>
            <w:tcW w:w="1416" w:type="dxa"/>
            <w:tcBorders>
              <w:top w:val="nil"/>
              <w:left w:val="nil"/>
              <w:bottom w:val="nil"/>
              <w:right w:val="nil"/>
            </w:tcBorders>
            <w:shd w:val="clear" w:color="auto" w:fill="4471C4"/>
          </w:tcPr>
          <w:p w14:paraId="0D6AF9C1" w14:textId="77777777" w:rsidR="00B16890" w:rsidRDefault="00B16890" w:rsidP="00B16890">
            <w:pPr>
              <w:pStyle w:val="TableParagraph"/>
              <w:spacing w:before="64"/>
              <w:ind w:left="107"/>
              <w:rPr>
                <w:b/>
              </w:rPr>
            </w:pPr>
            <w:proofErr w:type="spellStart"/>
            <w:r>
              <w:rPr>
                <w:b/>
                <w:color w:val="FFFFFF"/>
              </w:rPr>
              <w:t>组成</w:t>
            </w:r>
            <w:proofErr w:type="spellEnd"/>
          </w:p>
        </w:tc>
        <w:tc>
          <w:tcPr>
            <w:tcW w:w="1923" w:type="dxa"/>
            <w:tcBorders>
              <w:top w:val="nil"/>
              <w:left w:val="nil"/>
              <w:bottom w:val="nil"/>
              <w:right w:val="nil"/>
            </w:tcBorders>
            <w:shd w:val="clear" w:color="auto" w:fill="4471C4"/>
          </w:tcPr>
          <w:p w14:paraId="5BFC1291" w14:textId="77777777" w:rsidR="00B16890" w:rsidRDefault="00B16890" w:rsidP="00B16890">
            <w:pPr>
              <w:pStyle w:val="TableParagraph"/>
              <w:spacing w:before="64"/>
              <w:ind w:left="107"/>
              <w:rPr>
                <w:b/>
              </w:rPr>
            </w:pPr>
            <w:proofErr w:type="spellStart"/>
            <w:r>
              <w:rPr>
                <w:b/>
                <w:color w:val="FFFFFF"/>
              </w:rPr>
              <w:t>说明</w:t>
            </w:r>
            <w:proofErr w:type="spellEnd"/>
          </w:p>
        </w:tc>
      </w:tr>
      <w:tr w:rsidR="00B16890" w:rsidRPr="00BE018B" w14:paraId="68724A14" w14:textId="77777777" w:rsidTr="00B16890">
        <w:trPr>
          <w:trHeight w:hRule="exact" w:val="1597"/>
        </w:trPr>
        <w:tc>
          <w:tcPr>
            <w:tcW w:w="847" w:type="dxa"/>
            <w:tcBorders>
              <w:top w:val="nil"/>
            </w:tcBorders>
            <w:shd w:val="clear" w:color="auto" w:fill="D9E1F3"/>
          </w:tcPr>
          <w:p w14:paraId="58300762" w14:textId="77777777" w:rsidR="00B16890" w:rsidRPr="00BE018B" w:rsidRDefault="00B16890" w:rsidP="00B16890">
            <w:pPr>
              <w:jc w:val="left"/>
              <w:rPr>
                <w:rFonts w:ascii="宋体" w:hAnsi="宋体"/>
                <w:sz w:val="24"/>
              </w:rPr>
            </w:pPr>
            <w:r w:rsidRPr="00BE018B">
              <w:rPr>
                <w:rFonts w:ascii="宋体" w:hAnsi="宋体"/>
                <w:sz w:val="24"/>
              </w:rPr>
              <w:t>L01</w:t>
            </w:r>
          </w:p>
        </w:tc>
        <w:tc>
          <w:tcPr>
            <w:tcW w:w="1417" w:type="dxa"/>
            <w:tcBorders>
              <w:top w:val="nil"/>
            </w:tcBorders>
            <w:shd w:val="clear" w:color="auto" w:fill="D9E1F3"/>
          </w:tcPr>
          <w:p w14:paraId="45982539" w14:textId="77777777" w:rsidR="00B16890" w:rsidRPr="00BE018B" w:rsidRDefault="00B16890" w:rsidP="00B16890">
            <w:pPr>
              <w:jc w:val="left"/>
              <w:rPr>
                <w:rFonts w:ascii="宋体" w:hAnsi="宋体"/>
                <w:sz w:val="24"/>
              </w:rPr>
            </w:pPr>
            <w:r w:rsidRPr="00BE018B">
              <w:rPr>
                <w:rFonts w:ascii="宋体" w:hAnsi="宋体"/>
                <w:sz w:val="24"/>
              </w:rPr>
              <w:t>登录信息</w:t>
            </w:r>
          </w:p>
        </w:tc>
        <w:tc>
          <w:tcPr>
            <w:tcW w:w="1277" w:type="dxa"/>
            <w:tcBorders>
              <w:top w:val="nil"/>
            </w:tcBorders>
            <w:shd w:val="clear" w:color="auto" w:fill="D9E1F3"/>
          </w:tcPr>
          <w:p w14:paraId="78D8E7C0" w14:textId="77777777" w:rsidR="00B16890" w:rsidRPr="00BE018B" w:rsidRDefault="00B16890" w:rsidP="00B16890">
            <w:pPr>
              <w:jc w:val="left"/>
              <w:rPr>
                <w:rFonts w:ascii="宋体" w:hAnsi="宋体"/>
                <w:sz w:val="24"/>
              </w:rPr>
            </w:pPr>
            <w:r>
              <w:rPr>
                <w:rFonts w:ascii="宋体" w:hAnsi="宋体"/>
                <w:spacing w:val="45"/>
                <w:sz w:val="24"/>
              </w:rPr>
              <w:t>领导</w:t>
            </w:r>
            <w:r w:rsidRPr="00BE018B">
              <w:rPr>
                <w:rFonts w:ascii="宋体" w:hAnsi="宋体"/>
                <w:spacing w:val="45"/>
                <w:sz w:val="24"/>
              </w:rPr>
              <w:t>、</w:t>
            </w:r>
            <w:r>
              <w:rPr>
                <w:rFonts w:ascii="宋体" w:hAnsi="宋体"/>
                <w:spacing w:val="45"/>
                <w:sz w:val="24"/>
              </w:rPr>
              <w:t>员工</w:t>
            </w:r>
            <w:r w:rsidRPr="00BE018B">
              <w:rPr>
                <w:rFonts w:ascii="宋体" w:hAnsi="宋体"/>
                <w:spacing w:val="-9"/>
                <w:sz w:val="24"/>
              </w:rPr>
              <w:t>、管理员</w:t>
            </w:r>
          </w:p>
        </w:tc>
        <w:tc>
          <w:tcPr>
            <w:tcW w:w="1419" w:type="dxa"/>
            <w:tcBorders>
              <w:top w:val="nil"/>
            </w:tcBorders>
            <w:shd w:val="clear" w:color="auto" w:fill="D9E1F3"/>
          </w:tcPr>
          <w:p w14:paraId="343FAE1B"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tcBorders>
              <w:top w:val="nil"/>
            </w:tcBorders>
            <w:shd w:val="clear" w:color="auto" w:fill="D9E1F3"/>
          </w:tcPr>
          <w:p w14:paraId="0A07174E" w14:textId="77777777" w:rsidR="00B16890" w:rsidRPr="00BE018B" w:rsidRDefault="00B16890" w:rsidP="00B16890">
            <w:pPr>
              <w:jc w:val="left"/>
              <w:rPr>
                <w:rFonts w:ascii="宋体" w:hAnsi="宋体"/>
                <w:sz w:val="24"/>
              </w:rPr>
            </w:pPr>
            <w:r w:rsidRPr="00BE018B">
              <w:rPr>
                <w:rFonts w:ascii="宋体" w:hAnsi="宋体"/>
                <w:sz w:val="24"/>
              </w:rPr>
              <w:t>E02、E03</w:t>
            </w:r>
          </w:p>
        </w:tc>
        <w:tc>
          <w:tcPr>
            <w:tcW w:w="1923" w:type="dxa"/>
            <w:tcBorders>
              <w:top w:val="nil"/>
            </w:tcBorders>
            <w:shd w:val="clear" w:color="auto" w:fill="D9E1F3"/>
          </w:tcPr>
          <w:p w14:paraId="4D15C87A" w14:textId="77777777" w:rsidR="00B16890" w:rsidRPr="00BE018B" w:rsidRDefault="00B16890" w:rsidP="00B16890">
            <w:pPr>
              <w:jc w:val="left"/>
              <w:rPr>
                <w:ins w:id="183" w:author="geekorange" w:date="2017-06-28T10:20:00Z"/>
                <w:rFonts w:ascii="宋体" w:hAnsi="宋体"/>
                <w:sz w:val="24"/>
              </w:rPr>
            </w:pPr>
            <w:r w:rsidRPr="00BE018B">
              <w:rPr>
                <w:rFonts w:ascii="宋体" w:hAnsi="宋体"/>
                <w:spacing w:val="26"/>
                <w:sz w:val="24"/>
              </w:rPr>
              <w:t>根</w:t>
            </w:r>
            <w:r w:rsidRPr="00BE018B">
              <w:rPr>
                <w:rFonts w:ascii="宋体" w:hAnsi="宋体"/>
                <w:spacing w:val="28"/>
                <w:sz w:val="24"/>
              </w:rPr>
              <w:t>据</w:t>
            </w:r>
            <w:r w:rsidRPr="00BE018B">
              <w:rPr>
                <w:rFonts w:ascii="宋体" w:hAnsi="宋体"/>
                <w:spacing w:val="26"/>
                <w:sz w:val="24"/>
              </w:rPr>
              <w:t>用户的</w:t>
            </w:r>
            <w:r w:rsidRPr="00BE018B">
              <w:rPr>
                <w:rFonts w:ascii="宋体" w:hAnsi="宋体"/>
                <w:spacing w:val="28"/>
                <w:sz w:val="24"/>
              </w:rPr>
              <w:t>账</w:t>
            </w:r>
            <w:r w:rsidRPr="00BE018B">
              <w:rPr>
                <w:rFonts w:ascii="宋体" w:hAnsi="宋体"/>
                <w:sz w:val="24"/>
              </w:rPr>
              <w:t>号</w:t>
            </w:r>
            <w:r w:rsidRPr="00BE018B">
              <w:rPr>
                <w:rFonts w:ascii="宋体" w:hAnsi="宋体"/>
                <w:spacing w:val="26"/>
                <w:sz w:val="24"/>
              </w:rPr>
              <w:t>和</w:t>
            </w:r>
            <w:r w:rsidRPr="00BE018B">
              <w:rPr>
                <w:rFonts w:ascii="宋体" w:hAnsi="宋体"/>
                <w:spacing w:val="28"/>
                <w:sz w:val="24"/>
              </w:rPr>
              <w:t>密</w:t>
            </w:r>
            <w:r w:rsidRPr="00BE018B">
              <w:rPr>
                <w:rFonts w:ascii="宋体" w:hAnsi="宋体"/>
                <w:spacing w:val="26"/>
                <w:sz w:val="24"/>
              </w:rPr>
              <w:t>码以及</w:t>
            </w:r>
            <w:r w:rsidRPr="00BE018B">
              <w:rPr>
                <w:rFonts w:ascii="宋体" w:hAnsi="宋体"/>
                <w:spacing w:val="28"/>
                <w:sz w:val="24"/>
              </w:rPr>
              <w:t>登录</w:t>
            </w:r>
            <w:r w:rsidRPr="00BE018B">
              <w:rPr>
                <w:rFonts w:ascii="宋体" w:hAnsi="宋体"/>
                <w:sz w:val="24"/>
              </w:rPr>
              <w:t>类型进</w:t>
            </w:r>
            <w:r w:rsidRPr="00BE018B">
              <w:rPr>
                <w:rFonts w:ascii="宋体" w:hAnsi="宋体"/>
                <w:spacing w:val="-3"/>
                <w:sz w:val="24"/>
              </w:rPr>
              <w:t>行</w:t>
            </w:r>
            <w:r w:rsidRPr="00BE018B">
              <w:rPr>
                <w:rFonts w:ascii="宋体" w:hAnsi="宋体"/>
                <w:sz w:val="24"/>
              </w:rPr>
              <w:t>验证</w:t>
            </w:r>
            <w:r w:rsidRPr="00BE018B">
              <w:rPr>
                <w:rFonts w:ascii="宋体" w:hAnsi="宋体"/>
                <w:spacing w:val="-56"/>
                <w:sz w:val="24"/>
              </w:rPr>
              <w:t>，</w:t>
            </w:r>
            <w:r w:rsidRPr="00BE018B">
              <w:rPr>
                <w:rFonts w:ascii="宋体" w:hAnsi="宋体"/>
                <w:sz w:val="24"/>
              </w:rPr>
              <w:t>验</w:t>
            </w:r>
            <w:r w:rsidRPr="00BE018B">
              <w:rPr>
                <w:rFonts w:ascii="宋体" w:hAnsi="宋体"/>
                <w:spacing w:val="26"/>
                <w:sz w:val="24"/>
              </w:rPr>
              <w:t>证</w:t>
            </w:r>
            <w:r w:rsidRPr="00BE018B">
              <w:rPr>
                <w:rFonts w:ascii="宋体" w:hAnsi="宋体"/>
                <w:spacing w:val="28"/>
                <w:sz w:val="24"/>
              </w:rPr>
              <w:t>通</w:t>
            </w:r>
            <w:r w:rsidRPr="00BE018B">
              <w:rPr>
                <w:rFonts w:ascii="宋体" w:hAnsi="宋体"/>
                <w:spacing w:val="26"/>
                <w:sz w:val="24"/>
              </w:rPr>
              <w:t>过后进</w:t>
            </w:r>
            <w:r w:rsidRPr="00BE018B">
              <w:rPr>
                <w:rFonts w:ascii="宋体" w:hAnsi="宋体"/>
                <w:spacing w:val="28"/>
                <w:sz w:val="24"/>
              </w:rPr>
              <w:t>入</w:t>
            </w:r>
            <w:r w:rsidRPr="00BE018B">
              <w:rPr>
                <w:rFonts w:ascii="宋体" w:hAnsi="宋体"/>
                <w:sz w:val="24"/>
              </w:rPr>
              <w:t>系统</w:t>
            </w:r>
          </w:p>
          <w:p w14:paraId="57B8D28D" w14:textId="77777777" w:rsidR="00B16890" w:rsidRPr="00BE018B" w:rsidRDefault="00B16890" w:rsidP="00B16890">
            <w:pPr>
              <w:jc w:val="left"/>
              <w:rPr>
                <w:rFonts w:ascii="宋体" w:hAnsi="宋体"/>
                <w:sz w:val="24"/>
              </w:rPr>
            </w:pPr>
          </w:p>
        </w:tc>
      </w:tr>
      <w:tr w:rsidR="00B16890" w:rsidRPr="00BE018B" w14:paraId="6BBA0990" w14:textId="77777777" w:rsidTr="00B16890">
        <w:trPr>
          <w:trHeight w:hRule="exact" w:val="1005"/>
        </w:trPr>
        <w:tc>
          <w:tcPr>
            <w:tcW w:w="847" w:type="dxa"/>
          </w:tcPr>
          <w:p w14:paraId="0390DFD3" w14:textId="77777777" w:rsidR="00B16890" w:rsidRPr="00BE018B" w:rsidRDefault="00B16890" w:rsidP="00B16890">
            <w:pPr>
              <w:jc w:val="left"/>
              <w:rPr>
                <w:rFonts w:ascii="宋体" w:hAnsi="宋体"/>
                <w:sz w:val="24"/>
              </w:rPr>
            </w:pPr>
            <w:r w:rsidRPr="00BE018B">
              <w:rPr>
                <w:rFonts w:ascii="宋体" w:hAnsi="宋体"/>
                <w:sz w:val="24"/>
              </w:rPr>
              <w:lastRenderedPageBreak/>
              <w:t>L02</w:t>
            </w:r>
          </w:p>
        </w:tc>
        <w:tc>
          <w:tcPr>
            <w:tcW w:w="1417" w:type="dxa"/>
          </w:tcPr>
          <w:p w14:paraId="67E74D1C" w14:textId="77777777" w:rsidR="00B16890" w:rsidRPr="00BE018B" w:rsidRDefault="00B16890" w:rsidP="00B16890">
            <w:pPr>
              <w:jc w:val="left"/>
              <w:rPr>
                <w:rFonts w:ascii="宋体" w:hAnsi="宋体"/>
                <w:sz w:val="24"/>
              </w:rPr>
            </w:pPr>
            <w:r>
              <w:rPr>
                <w:rFonts w:ascii="宋体" w:hAnsi="宋体"/>
                <w:sz w:val="24"/>
              </w:rPr>
              <w:t>研究内容</w:t>
            </w:r>
            <w:r w:rsidRPr="00BE018B">
              <w:rPr>
                <w:rFonts w:ascii="宋体" w:hAnsi="宋体"/>
                <w:sz w:val="24"/>
              </w:rPr>
              <w:t>信息</w:t>
            </w:r>
          </w:p>
        </w:tc>
        <w:tc>
          <w:tcPr>
            <w:tcW w:w="1277" w:type="dxa"/>
          </w:tcPr>
          <w:p w14:paraId="2F861280" w14:textId="77777777" w:rsidR="00B16890" w:rsidRPr="00BE018B" w:rsidRDefault="00B16890" w:rsidP="00B16890">
            <w:pPr>
              <w:jc w:val="left"/>
              <w:rPr>
                <w:rFonts w:ascii="宋体" w:hAnsi="宋体"/>
                <w:sz w:val="24"/>
              </w:rPr>
            </w:pPr>
            <w:r w:rsidRPr="00BE018B">
              <w:rPr>
                <w:rFonts w:ascii="宋体" w:hAnsi="宋体"/>
                <w:sz w:val="24"/>
              </w:rPr>
              <w:t>管理员</w:t>
            </w:r>
          </w:p>
        </w:tc>
        <w:tc>
          <w:tcPr>
            <w:tcW w:w="1419" w:type="dxa"/>
          </w:tcPr>
          <w:p w14:paraId="45807E7C"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tcPr>
          <w:p w14:paraId="6D81278C" w14:textId="77777777" w:rsidR="00B16890" w:rsidRPr="00BE018B" w:rsidRDefault="00B16890" w:rsidP="00B16890">
            <w:pPr>
              <w:jc w:val="left"/>
              <w:rPr>
                <w:rFonts w:ascii="宋体" w:hAnsi="宋体"/>
                <w:sz w:val="24"/>
              </w:rPr>
            </w:pPr>
            <w:r w:rsidRPr="00BE018B">
              <w:rPr>
                <w:rFonts w:ascii="宋体" w:hAnsi="宋体"/>
                <w:sz w:val="24"/>
              </w:rPr>
              <w:t>E07</w:t>
            </w:r>
          </w:p>
        </w:tc>
        <w:tc>
          <w:tcPr>
            <w:tcW w:w="1923" w:type="dxa"/>
          </w:tcPr>
          <w:p w14:paraId="0ED71129" w14:textId="77777777" w:rsidR="00B16890" w:rsidRPr="00BE018B" w:rsidRDefault="00B16890" w:rsidP="00B16890">
            <w:pPr>
              <w:jc w:val="left"/>
              <w:rPr>
                <w:rFonts w:ascii="宋体" w:hAnsi="宋体"/>
                <w:sz w:val="24"/>
              </w:rPr>
            </w:pPr>
            <w:r w:rsidRPr="00BE018B">
              <w:rPr>
                <w:rFonts w:ascii="宋体" w:hAnsi="宋体"/>
                <w:spacing w:val="26"/>
                <w:sz w:val="24"/>
              </w:rPr>
              <w:t>管</w:t>
            </w:r>
            <w:r w:rsidRPr="00BE018B">
              <w:rPr>
                <w:rFonts w:ascii="宋体" w:hAnsi="宋体"/>
                <w:spacing w:val="28"/>
                <w:sz w:val="24"/>
              </w:rPr>
              <w:t>理</w:t>
            </w:r>
            <w:r w:rsidRPr="00BE018B">
              <w:rPr>
                <w:rFonts w:ascii="宋体" w:hAnsi="宋体"/>
                <w:spacing w:val="26"/>
                <w:sz w:val="24"/>
              </w:rPr>
              <w:t>员可以</w:t>
            </w:r>
            <w:r w:rsidRPr="00BE018B">
              <w:rPr>
                <w:rFonts w:ascii="宋体" w:hAnsi="宋体"/>
                <w:spacing w:val="28"/>
                <w:sz w:val="24"/>
              </w:rPr>
              <w:t>导</w:t>
            </w:r>
            <w:r w:rsidRPr="00BE018B">
              <w:rPr>
                <w:rFonts w:ascii="宋体" w:hAnsi="宋体"/>
                <w:sz w:val="24"/>
              </w:rPr>
              <w:t>入</w:t>
            </w:r>
            <w:r>
              <w:rPr>
                <w:rFonts w:ascii="宋体" w:hAnsi="宋体"/>
                <w:spacing w:val="26"/>
                <w:sz w:val="24"/>
              </w:rPr>
              <w:t>研究内容</w:t>
            </w:r>
            <w:r w:rsidRPr="00BE018B">
              <w:rPr>
                <w:rFonts w:ascii="宋体" w:hAnsi="宋体"/>
                <w:spacing w:val="26"/>
                <w:sz w:val="24"/>
              </w:rPr>
              <w:t>的各种</w:t>
            </w:r>
            <w:r w:rsidRPr="00BE018B">
              <w:rPr>
                <w:rFonts w:ascii="宋体" w:hAnsi="宋体"/>
                <w:spacing w:val="28"/>
                <w:sz w:val="24"/>
              </w:rPr>
              <w:t>介</w:t>
            </w:r>
            <w:r w:rsidRPr="00BE018B">
              <w:rPr>
                <w:rFonts w:ascii="宋体" w:hAnsi="宋体"/>
                <w:sz w:val="24"/>
              </w:rPr>
              <w:t>绍信息</w:t>
            </w:r>
          </w:p>
        </w:tc>
      </w:tr>
      <w:tr w:rsidR="00B16890" w:rsidRPr="00BE018B" w14:paraId="7A9548B4" w14:textId="77777777" w:rsidTr="00B16890">
        <w:trPr>
          <w:trHeight w:hRule="exact" w:val="708"/>
        </w:trPr>
        <w:tc>
          <w:tcPr>
            <w:tcW w:w="847" w:type="dxa"/>
            <w:shd w:val="clear" w:color="auto" w:fill="D9E1F3"/>
          </w:tcPr>
          <w:p w14:paraId="5B0DD7F1" w14:textId="77777777" w:rsidR="00B16890" w:rsidRPr="00BE018B" w:rsidRDefault="00B16890" w:rsidP="00B16890">
            <w:pPr>
              <w:jc w:val="left"/>
              <w:rPr>
                <w:rFonts w:ascii="宋体" w:hAnsi="宋体"/>
                <w:sz w:val="24"/>
              </w:rPr>
            </w:pPr>
            <w:r w:rsidRPr="00BE018B">
              <w:rPr>
                <w:rFonts w:ascii="宋体" w:hAnsi="宋体"/>
                <w:sz w:val="24"/>
              </w:rPr>
              <w:t>L03</w:t>
            </w:r>
          </w:p>
        </w:tc>
        <w:tc>
          <w:tcPr>
            <w:tcW w:w="1417" w:type="dxa"/>
            <w:shd w:val="clear" w:color="auto" w:fill="D9E1F3"/>
          </w:tcPr>
          <w:p w14:paraId="3D22117E" w14:textId="77777777" w:rsidR="00B16890" w:rsidRPr="00BE018B" w:rsidRDefault="00B16890" w:rsidP="00B16890">
            <w:pPr>
              <w:jc w:val="left"/>
              <w:rPr>
                <w:rFonts w:ascii="宋体" w:hAnsi="宋体"/>
                <w:sz w:val="24"/>
              </w:rPr>
            </w:pPr>
            <w:r>
              <w:rPr>
                <w:rFonts w:ascii="宋体" w:hAnsi="宋体"/>
                <w:sz w:val="24"/>
              </w:rPr>
              <w:t>领导</w:t>
            </w:r>
            <w:r w:rsidRPr="00BE018B">
              <w:rPr>
                <w:rFonts w:ascii="宋体" w:hAnsi="宋体"/>
                <w:sz w:val="24"/>
              </w:rPr>
              <w:t>信息</w:t>
            </w:r>
          </w:p>
        </w:tc>
        <w:tc>
          <w:tcPr>
            <w:tcW w:w="1277" w:type="dxa"/>
            <w:shd w:val="clear" w:color="auto" w:fill="D9E1F3"/>
          </w:tcPr>
          <w:p w14:paraId="5F05D98D" w14:textId="77777777" w:rsidR="00B16890" w:rsidRPr="00BE018B" w:rsidRDefault="00B16890" w:rsidP="00B16890">
            <w:pPr>
              <w:jc w:val="left"/>
              <w:rPr>
                <w:rFonts w:ascii="宋体" w:hAnsi="宋体"/>
                <w:sz w:val="24"/>
              </w:rPr>
            </w:pPr>
            <w:r w:rsidRPr="00BE018B">
              <w:rPr>
                <w:rFonts w:ascii="宋体" w:hAnsi="宋体"/>
                <w:sz w:val="24"/>
              </w:rPr>
              <w:t>管理员</w:t>
            </w:r>
            <w:r w:rsidRPr="00BE018B">
              <w:rPr>
                <w:rFonts w:ascii="宋体" w:hAnsi="宋体"/>
                <w:spacing w:val="-41"/>
                <w:sz w:val="24"/>
              </w:rPr>
              <w:t>、</w:t>
            </w:r>
            <w:r>
              <w:rPr>
                <w:rFonts w:ascii="宋体" w:hAnsi="宋体"/>
                <w:sz w:val="24"/>
              </w:rPr>
              <w:t>领导</w:t>
            </w:r>
          </w:p>
        </w:tc>
        <w:tc>
          <w:tcPr>
            <w:tcW w:w="1419" w:type="dxa"/>
            <w:shd w:val="clear" w:color="auto" w:fill="D9E1F3"/>
          </w:tcPr>
          <w:p w14:paraId="7E77DAB3"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shd w:val="clear" w:color="auto" w:fill="D9E1F3"/>
          </w:tcPr>
          <w:p w14:paraId="570DF51E" w14:textId="77777777" w:rsidR="00B16890" w:rsidRPr="00BE018B" w:rsidRDefault="00B16890" w:rsidP="00B16890">
            <w:pPr>
              <w:jc w:val="left"/>
              <w:rPr>
                <w:rFonts w:ascii="宋体" w:hAnsi="宋体"/>
                <w:sz w:val="24"/>
              </w:rPr>
            </w:pPr>
            <w:r w:rsidRPr="00BE018B">
              <w:rPr>
                <w:rFonts w:ascii="宋体" w:hAnsi="宋体"/>
                <w:sz w:val="24"/>
              </w:rPr>
              <w:t>E26</w:t>
            </w:r>
          </w:p>
        </w:tc>
        <w:tc>
          <w:tcPr>
            <w:tcW w:w="1923" w:type="dxa"/>
            <w:shd w:val="clear" w:color="auto" w:fill="D9E1F3"/>
          </w:tcPr>
          <w:p w14:paraId="4D8175E9" w14:textId="77777777" w:rsidR="00B16890" w:rsidRPr="00BE018B" w:rsidRDefault="00B16890" w:rsidP="00B16890">
            <w:pPr>
              <w:jc w:val="left"/>
              <w:rPr>
                <w:rFonts w:ascii="宋体" w:hAnsi="宋体"/>
                <w:sz w:val="24"/>
              </w:rPr>
            </w:pPr>
            <w:r w:rsidRPr="00BE018B">
              <w:rPr>
                <w:rFonts w:ascii="宋体" w:hAnsi="宋体"/>
                <w:spacing w:val="26"/>
                <w:sz w:val="24"/>
              </w:rPr>
              <w:t>编</w:t>
            </w:r>
            <w:r w:rsidRPr="00BE018B">
              <w:rPr>
                <w:rFonts w:ascii="宋体" w:hAnsi="宋体"/>
                <w:spacing w:val="28"/>
                <w:sz w:val="24"/>
              </w:rPr>
              <w:t>辑</w:t>
            </w:r>
            <w:r>
              <w:rPr>
                <w:rFonts w:ascii="宋体" w:hAnsi="宋体"/>
                <w:spacing w:val="26"/>
                <w:sz w:val="24"/>
              </w:rPr>
              <w:t>领导</w:t>
            </w:r>
            <w:r w:rsidRPr="00BE018B">
              <w:rPr>
                <w:rFonts w:ascii="宋体" w:hAnsi="宋体"/>
                <w:spacing w:val="26"/>
                <w:sz w:val="24"/>
              </w:rPr>
              <w:t>的</w:t>
            </w:r>
            <w:r w:rsidRPr="00BE018B">
              <w:rPr>
                <w:rFonts w:ascii="宋体" w:hAnsi="宋体"/>
                <w:spacing w:val="28"/>
                <w:sz w:val="24"/>
              </w:rPr>
              <w:t>各</w:t>
            </w:r>
            <w:r w:rsidRPr="00BE018B">
              <w:rPr>
                <w:rFonts w:ascii="宋体" w:hAnsi="宋体"/>
                <w:sz w:val="24"/>
              </w:rPr>
              <w:t>种介绍信息</w:t>
            </w:r>
          </w:p>
        </w:tc>
      </w:tr>
      <w:tr w:rsidR="00B16890" w:rsidRPr="00BE018B" w14:paraId="64EEDD11" w14:textId="77777777" w:rsidTr="00B16890">
        <w:trPr>
          <w:trHeight w:hRule="exact" w:val="946"/>
        </w:trPr>
        <w:tc>
          <w:tcPr>
            <w:tcW w:w="847" w:type="dxa"/>
          </w:tcPr>
          <w:p w14:paraId="4C131228" w14:textId="77777777" w:rsidR="00B16890" w:rsidRPr="00BE018B" w:rsidRDefault="00B16890" w:rsidP="00B16890">
            <w:pPr>
              <w:jc w:val="left"/>
              <w:rPr>
                <w:rFonts w:ascii="宋体" w:hAnsi="宋体"/>
                <w:sz w:val="24"/>
              </w:rPr>
            </w:pPr>
            <w:r w:rsidRPr="00BE018B">
              <w:rPr>
                <w:rFonts w:ascii="宋体" w:hAnsi="宋体"/>
                <w:sz w:val="24"/>
              </w:rPr>
              <w:t>L04</w:t>
            </w:r>
          </w:p>
        </w:tc>
        <w:tc>
          <w:tcPr>
            <w:tcW w:w="1417" w:type="dxa"/>
          </w:tcPr>
          <w:p w14:paraId="12AC709C" w14:textId="77777777" w:rsidR="00B16890" w:rsidRPr="00BE018B" w:rsidRDefault="00B16890" w:rsidP="00B16890">
            <w:pPr>
              <w:jc w:val="left"/>
              <w:rPr>
                <w:rFonts w:ascii="宋体" w:hAnsi="宋体"/>
                <w:sz w:val="24"/>
              </w:rPr>
            </w:pPr>
            <w:r>
              <w:rPr>
                <w:rFonts w:ascii="宋体" w:hAnsi="宋体"/>
                <w:sz w:val="24"/>
              </w:rPr>
              <w:t>员工</w:t>
            </w:r>
            <w:r w:rsidRPr="00BE018B">
              <w:rPr>
                <w:rFonts w:ascii="宋体" w:hAnsi="宋体"/>
                <w:sz w:val="24"/>
              </w:rPr>
              <w:t>信息</w:t>
            </w:r>
          </w:p>
        </w:tc>
        <w:tc>
          <w:tcPr>
            <w:tcW w:w="1277" w:type="dxa"/>
          </w:tcPr>
          <w:p w14:paraId="7C68CF9C" w14:textId="77777777" w:rsidR="00B16890" w:rsidRPr="00BE018B" w:rsidRDefault="00B16890" w:rsidP="00B16890">
            <w:pPr>
              <w:jc w:val="left"/>
              <w:rPr>
                <w:rFonts w:ascii="宋体" w:hAnsi="宋体"/>
                <w:sz w:val="24"/>
              </w:rPr>
            </w:pPr>
            <w:r>
              <w:rPr>
                <w:rFonts w:ascii="宋体" w:hAnsi="宋体"/>
                <w:sz w:val="24"/>
              </w:rPr>
              <w:t>员工</w:t>
            </w:r>
          </w:p>
        </w:tc>
        <w:tc>
          <w:tcPr>
            <w:tcW w:w="1419" w:type="dxa"/>
          </w:tcPr>
          <w:p w14:paraId="5BF183B0"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tcPr>
          <w:p w14:paraId="5B55E60E" w14:textId="77777777" w:rsidR="00B16890" w:rsidRPr="00BE018B" w:rsidRDefault="00B16890" w:rsidP="00B16890">
            <w:pPr>
              <w:jc w:val="left"/>
              <w:rPr>
                <w:rFonts w:ascii="宋体" w:hAnsi="宋体"/>
                <w:sz w:val="24"/>
              </w:rPr>
            </w:pPr>
            <w:r w:rsidRPr="00BE018B">
              <w:rPr>
                <w:rFonts w:ascii="宋体" w:hAnsi="宋体"/>
                <w:sz w:val="24"/>
              </w:rPr>
              <w:t>E19</w:t>
            </w:r>
          </w:p>
        </w:tc>
        <w:tc>
          <w:tcPr>
            <w:tcW w:w="1923" w:type="dxa"/>
          </w:tcPr>
          <w:p w14:paraId="09678F3D" w14:textId="77777777" w:rsidR="00B16890" w:rsidRPr="00BE018B" w:rsidRDefault="00B16890" w:rsidP="00B16890">
            <w:pPr>
              <w:jc w:val="left"/>
              <w:rPr>
                <w:rFonts w:ascii="宋体" w:hAnsi="宋体"/>
                <w:sz w:val="24"/>
              </w:rPr>
            </w:pPr>
            <w:r w:rsidRPr="00BE018B">
              <w:rPr>
                <w:rFonts w:ascii="宋体" w:hAnsi="宋体"/>
                <w:spacing w:val="26"/>
                <w:sz w:val="24"/>
              </w:rPr>
              <w:t>编</w:t>
            </w:r>
            <w:r w:rsidRPr="00BE018B">
              <w:rPr>
                <w:rFonts w:ascii="宋体" w:hAnsi="宋体"/>
                <w:spacing w:val="28"/>
                <w:sz w:val="24"/>
              </w:rPr>
              <w:t>辑</w:t>
            </w:r>
            <w:r>
              <w:rPr>
                <w:rFonts w:ascii="宋体" w:hAnsi="宋体"/>
                <w:spacing w:val="26"/>
                <w:sz w:val="24"/>
              </w:rPr>
              <w:t>员工</w:t>
            </w:r>
            <w:r w:rsidRPr="00BE018B">
              <w:rPr>
                <w:rFonts w:ascii="宋体" w:hAnsi="宋体"/>
                <w:spacing w:val="26"/>
                <w:sz w:val="24"/>
              </w:rPr>
              <w:t>相</w:t>
            </w:r>
            <w:r w:rsidRPr="00BE018B">
              <w:rPr>
                <w:rFonts w:ascii="宋体" w:hAnsi="宋体"/>
                <w:spacing w:val="28"/>
                <w:sz w:val="24"/>
              </w:rPr>
              <w:t>关</w:t>
            </w:r>
            <w:r w:rsidRPr="00BE018B">
              <w:rPr>
                <w:rFonts w:ascii="宋体" w:hAnsi="宋体"/>
                <w:sz w:val="24"/>
              </w:rPr>
              <w:t>的个人信息</w:t>
            </w:r>
          </w:p>
        </w:tc>
      </w:tr>
      <w:tr w:rsidR="00B16890" w:rsidRPr="00BE018B" w14:paraId="5F9F44DC" w14:textId="77777777" w:rsidTr="00B16890">
        <w:trPr>
          <w:trHeight w:hRule="exact" w:val="946"/>
        </w:trPr>
        <w:tc>
          <w:tcPr>
            <w:tcW w:w="847" w:type="dxa"/>
            <w:shd w:val="clear" w:color="auto" w:fill="D9E1F3"/>
          </w:tcPr>
          <w:p w14:paraId="3AA3C113" w14:textId="77777777" w:rsidR="00B16890" w:rsidRPr="00BE018B" w:rsidRDefault="00B16890" w:rsidP="00B16890">
            <w:pPr>
              <w:jc w:val="left"/>
              <w:rPr>
                <w:rFonts w:ascii="宋体" w:hAnsi="宋体"/>
                <w:sz w:val="24"/>
              </w:rPr>
            </w:pPr>
            <w:r w:rsidRPr="00BE018B">
              <w:rPr>
                <w:rFonts w:ascii="宋体" w:hAnsi="宋体"/>
                <w:sz w:val="24"/>
              </w:rPr>
              <w:t>L05</w:t>
            </w:r>
          </w:p>
        </w:tc>
        <w:tc>
          <w:tcPr>
            <w:tcW w:w="1417" w:type="dxa"/>
            <w:shd w:val="clear" w:color="auto" w:fill="D9E1F3"/>
          </w:tcPr>
          <w:p w14:paraId="3732BEF5" w14:textId="77777777" w:rsidR="00B16890" w:rsidRPr="00BE018B" w:rsidRDefault="00B16890" w:rsidP="00B16890">
            <w:pPr>
              <w:jc w:val="left"/>
              <w:rPr>
                <w:rFonts w:ascii="宋体" w:hAnsi="宋体"/>
                <w:sz w:val="24"/>
              </w:rPr>
            </w:pPr>
            <w:r>
              <w:rPr>
                <w:rFonts w:ascii="宋体" w:hAnsi="宋体"/>
                <w:sz w:val="24"/>
              </w:rPr>
              <w:t>员工</w:t>
            </w:r>
            <w:r w:rsidRPr="00BE018B">
              <w:rPr>
                <w:rFonts w:ascii="宋体" w:hAnsi="宋体"/>
                <w:sz w:val="24"/>
              </w:rPr>
              <w:t>名单</w:t>
            </w:r>
          </w:p>
        </w:tc>
        <w:tc>
          <w:tcPr>
            <w:tcW w:w="1277" w:type="dxa"/>
            <w:shd w:val="clear" w:color="auto" w:fill="D9E1F3"/>
          </w:tcPr>
          <w:p w14:paraId="30D49AAA" w14:textId="77777777" w:rsidR="00B16890" w:rsidRPr="00BE018B" w:rsidRDefault="00B16890" w:rsidP="00B16890">
            <w:pPr>
              <w:jc w:val="left"/>
              <w:rPr>
                <w:rFonts w:ascii="宋体" w:hAnsi="宋体"/>
                <w:sz w:val="24"/>
              </w:rPr>
            </w:pPr>
            <w:r w:rsidRPr="00BE018B">
              <w:rPr>
                <w:rFonts w:ascii="宋体" w:hAnsi="宋体"/>
                <w:sz w:val="24"/>
              </w:rPr>
              <w:t>管理员</w:t>
            </w:r>
          </w:p>
        </w:tc>
        <w:tc>
          <w:tcPr>
            <w:tcW w:w="1419" w:type="dxa"/>
            <w:shd w:val="clear" w:color="auto" w:fill="D9E1F3"/>
          </w:tcPr>
          <w:p w14:paraId="673E478B"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shd w:val="clear" w:color="auto" w:fill="D9E1F3"/>
          </w:tcPr>
          <w:p w14:paraId="5B4B8CE4" w14:textId="77777777" w:rsidR="00B16890" w:rsidRPr="00BE018B" w:rsidRDefault="00B16890" w:rsidP="00B16890">
            <w:pPr>
              <w:jc w:val="left"/>
              <w:rPr>
                <w:rFonts w:ascii="宋体" w:hAnsi="宋体"/>
                <w:sz w:val="24"/>
              </w:rPr>
            </w:pPr>
            <w:r w:rsidRPr="00BE018B">
              <w:rPr>
                <w:rFonts w:ascii="宋体" w:hAnsi="宋体"/>
                <w:sz w:val="24"/>
              </w:rPr>
              <w:t>E19</w:t>
            </w:r>
          </w:p>
        </w:tc>
        <w:tc>
          <w:tcPr>
            <w:tcW w:w="1923" w:type="dxa"/>
            <w:shd w:val="clear" w:color="auto" w:fill="D9E1F3"/>
          </w:tcPr>
          <w:p w14:paraId="7C68E828" w14:textId="77777777" w:rsidR="00B16890" w:rsidRPr="00BE018B" w:rsidRDefault="00B16890" w:rsidP="00B16890">
            <w:pPr>
              <w:jc w:val="left"/>
              <w:rPr>
                <w:rFonts w:ascii="宋体" w:hAnsi="宋体"/>
                <w:sz w:val="24"/>
              </w:rPr>
            </w:pPr>
            <w:r w:rsidRPr="00BE018B">
              <w:rPr>
                <w:rFonts w:ascii="宋体" w:hAnsi="宋体"/>
                <w:spacing w:val="26"/>
                <w:sz w:val="24"/>
              </w:rPr>
              <w:t>导</w:t>
            </w:r>
            <w:r w:rsidRPr="00BE018B">
              <w:rPr>
                <w:rFonts w:ascii="宋体" w:hAnsi="宋体"/>
                <w:spacing w:val="28"/>
                <w:sz w:val="24"/>
              </w:rPr>
              <w:t>入</w:t>
            </w:r>
            <w:r>
              <w:rPr>
                <w:rFonts w:ascii="宋体" w:hAnsi="宋体"/>
                <w:spacing w:val="26"/>
                <w:sz w:val="24"/>
              </w:rPr>
              <w:t>员工</w:t>
            </w:r>
            <w:r w:rsidRPr="00BE018B">
              <w:rPr>
                <w:rFonts w:ascii="宋体" w:hAnsi="宋体"/>
                <w:spacing w:val="26"/>
                <w:sz w:val="24"/>
              </w:rPr>
              <w:t>的</w:t>
            </w:r>
            <w:r w:rsidRPr="00BE018B">
              <w:rPr>
                <w:rFonts w:ascii="宋体" w:hAnsi="宋体"/>
                <w:spacing w:val="28"/>
                <w:sz w:val="24"/>
              </w:rPr>
              <w:t>初</w:t>
            </w:r>
            <w:r w:rsidRPr="00BE018B">
              <w:rPr>
                <w:rFonts w:ascii="宋体" w:hAnsi="宋体"/>
                <w:sz w:val="24"/>
              </w:rPr>
              <w:t>步个人信息</w:t>
            </w:r>
          </w:p>
        </w:tc>
      </w:tr>
      <w:tr w:rsidR="00B16890" w:rsidRPr="00BE018B" w14:paraId="0460B944" w14:textId="77777777" w:rsidTr="00B16890">
        <w:trPr>
          <w:trHeight w:hRule="exact" w:val="946"/>
        </w:trPr>
        <w:tc>
          <w:tcPr>
            <w:tcW w:w="847" w:type="dxa"/>
          </w:tcPr>
          <w:p w14:paraId="7C218F59" w14:textId="77777777" w:rsidR="00B16890" w:rsidRPr="00BE018B" w:rsidRDefault="00B16890" w:rsidP="00B16890">
            <w:pPr>
              <w:jc w:val="left"/>
              <w:rPr>
                <w:rFonts w:ascii="宋体" w:hAnsi="宋体"/>
                <w:sz w:val="24"/>
              </w:rPr>
            </w:pPr>
            <w:r w:rsidRPr="00BE018B">
              <w:rPr>
                <w:rFonts w:ascii="宋体" w:hAnsi="宋体"/>
                <w:sz w:val="24"/>
              </w:rPr>
              <w:t>L06</w:t>
            </w:r>
          </w:p>
        </w:tc>
        <w:tc>
          <w:tcPr>
            <w:tcW w:w="1417" w:type="dxa"/>
          </w:tcPr>
          <w:p w14:paraId="2E854AF6" w14:textId="77777777" w:rsidR="00B16890" w:rsidRPr="00BE018B" w:rsidRDefault="00B16890" w:rsidP="00B16890">
            <w:pPr>
              <w:jc w:val="left"/>
              <w:rPr>
                <w:rFonts w:ascii="宋体" w:hAnsi="宋体"/>
                <w:sz w:val="24"/>
              </w:rPr>
            </w:pPr>
            <w:r w:rsidRPr="00BE018B">
              <w:rPr>
                <w:rFonts w:ascii="宋体" w:hAnsi="宋体"/>
                <w:sz w:val="24"/>
              </w:rPr>
              <w:t>论坛信息</w:t>
            </w:r>
          </w:p>
        </w:tc>
        <w:tc>
          <w:tcPr>
            <w:tcW w:w="1277" w:type="dxa"/>
          </w:tcPr>
          <w:p w14:paraId="4A997C22" w14:textId="77777777" w:rsidR="00B16890" w:rsidRPr="00BE018B" w:rsidRDefault="00B16890" w:rsidP="00B16890">
            <w:pPr>
              <w:jc w:val="left"/>
              <w:rPr>
                <w:rFonts w:ascii="宋体" w:hAnsi="宋体"/>
                <w:sz w:val="24"/>
              </w:rPr>
            </w:pPr>
            <w:r w:rsidRPr="00BE018B">
              <w:rPr>
                <w:rFonts w:ascii="宋体" w:hAnsi="宋体"/>
                <w:sz w:val="24"/>
              </w:rPr>
              <w:t>管理员</w:t>
            </w:r>
            <w:r w:rsidRPr="00BE018B">
              <w:rPr>
                <w:rFonts w:ascii="宋体" w:hAnsi="宋体"/>
                <w:spacing w:val="-41"/>
                <w:sz w:val="24"/>
              </w:rPr>
              <w:t>、</w:t>
            </w:r>
            <w:r>
              <w:rPr>
                <w:rFonts w:ascii="宋体" w:hAnsi="宋体"/>
                <w:sz w:val="24"/>
              </w:rPr>
              <w:t>领导</w:t>
            </w:r>
            <w:r w:rsidRPr="00BE018B">
              <w:rPr>
                <w:rFonts w:ascii="宋体" w:hAnsi="宋体"/>
                <w:sz w:val="24"/>
              </w:rPr>
              <w:t>、</w:t>
            </w:r>
            <w:r>
              <w:rPr>
                <w:rFonts w:ascii="宋体" w:hAnsi="宋体"/>
                <w:sz w:val="24"/>
              </w:rPr>
              <w:t>员工</w:t>
            </w:r>
          </w:p>
        </w:tc>
        <w:tc>
          <w:tcPr>
            <w:tcW w:w="1419" w:type="dxa"/>
          </w:tcPr>
          <w:p w14:paraId="7D3C0A1A"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tcPr>
          <w:p w14:paraId="035C7AEA" w14:textId="77777777" w:rsidR="00B16890" w:rsidRPr="00BE018B" w:rsidRDefault="00B16890" w:rsidP="00B16890">
            <w:pPr>
              <w:jc w:val="left"/>
              <w:rPr>
                <w:rFonts w:ascii="宋体" w:hAnsi="宋体"/>
                <w:sz w:val="24"/>
              </w:rPr>
            </w:pPr>
            <w:r w:rsidRPr="00BE018B">
              <w:rPr>
                <w:rFonts w:ascii="宋体" w:hAnsi="宋体"/>
                <w:sz w:val="24"/>
              </w:rPr>
              <w:t>E13 、E14 、</w:t>
            </w:r>
          </w:p>
          <w:p w14:paraId="0DE4130A" w14:textId="77777777" w:rsidR="00B16890" w:rsidRPr="00BE018B" w:rsidRDefault="00B16890" w:rsidP="00B16890">
            <w:pPr>
              <w:jc w:val="left"/>
              <w:rPr>
                <w:rFonts w:ascii="宋体" w:hAnsi="宋体"/>
                <w:sz w:val="24"/>
              </w:rPr>
            </w:pPr>
            <w:r w:rsidRPr="00BE018B">
              <w:rPr>
                <w:rFonts w:ascii="宋体" w:hAnsi="宋体"/>
                <w:sz w:val="24"/>
              </w:rPr>
              <w:t>E15、E16</w:t>
            </w:r>
          </w:p>
        </w:tc>
        <w:tc>
          <w:tcPr>
            <w:tcW w:w="1923" w:type="dxa"/>
          </w:tcPr>
          <w:p w14:paraId="01BB2AAC" w14:textId="77777777" w:rsidR="00B16890" w:rsidRPr="00BE018B" w:rsidRDefault="00B16890" w:rsidP="00B16890">
            <w:pPr>
              <w:jc w:val="left"/>
              <w:rPr>
                <w:rFonts w:ascii="宋体" w:hAnsi="宋体"/>
                <w:sz w:val="24"/>
              </w:rPr>
            </w:pPr>
            <w:r w:rsidRPr="00BE018B">
              <w:rPr>
                <w:rFonts w:ascii="宋体" w:hAnsi="宋体"/>
                <w:spacing w:val="26"/>
                <w:sz w:val="24"/>
              </w:rPr>
              <w:t>发</w:t>
            </w:r>
            <w:r w:rsidRPr="00BE018B">
              <w:rPr>
                <w:rFonts w:ascii="宋体" w:hAnsi="宋体"/>
                <w:spacing w:val="28"/>
                <w:sz w:val="24"/>
              </w:rPr>
              <w:t>布</w:t>
            </w:r>
            <w:r w:rsidRPr="00BE018B">
              <w:rPr>
                <w:rFonts w:ascii="宋体" w:hAnsi="宋体"/>
                <w:spacing w:val="26"/>
                <w:sz w:val="24"/>
              </w:rPr>
              <w:t>论坛帖</w:t>
            </w:r>
            <w:r w:rsidRPr="00BE018B">
              <w:rPr>
                <w:rFonts w:ascii="宋体" w:hAnsi="宋体"/>
                <w:spacing w:val="28"/>
                <w:sz w:val="24"/>
              </w:rPr>
              <w:t>子</w:t>
            </w:r>
            <w:r w:rsidRPr="00BE018B">
              <w:rPr>
                <w:rFonts w:ascii="宋体" w:hAnsi="宋体"/>
                <w:sz w:val="24"/>
              </w:rPr>
              <w:t>和回帖信息</w:t>
            </w:r>
          </w:p>
        </w:tc>
      </w:tr>
    </w:tbl>
    <w:p w14:paraId="0DB022B3" w14:textId="77777777" w:rsidR="00B16890" w:rsidRPr="00BE018B" w:rsidRDefault="00B16890" w:rsidP="00B16890">
      <w:pPr>
        <w:jc w:val="left"/>
        <w:rPr>
          <w:rFonts w:ascii="宋体" w:hAnsi="宋体"/>
          <w:vanish/>
          <w:sz w:val="24"/>
        </w:rPr>
      </w:pPr>
    </w:p>
    <w:tbl>
      <w:tblPr>
        <w:tblW w:w="8307" w:type="dxa"/>
        <w:tblInd w:w="13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55"/>
        <w:gridCol w:w="1417"/>
        <w:gridCol w:w="1277"/>
        <w:gridCol w:w="1419"/>
        <w:gridCol w:w="1416"/>
        <w:gridCol w:w="1923"/>
      </w:tblGrid>
      <w:tr w:rsidR="00B16890" w:rsidRPr="00BE018B" w14:paraId="732A6D7D" w14:textId="77777777" w:rsidTr="00B16890">
        <w:trPr>
          <w:trHeight w:hRule="exact" w:val="1414"/>
        </w:trPr>
        <w:tc>
          <w:tcPr>
            <w:tcW w:w="855" w:type="dxa"/>
            <w:shd w:val="clear" w:color="auto" w:fill="D9E1F3"/>
          </w:tcPr>
          <w:p w14:paraId="392FF1F4" w14:textId="77777777" w:rsidR="00B16890" w:rsidRPr="00BE018B" w:rsidRDefault="00B16890" w:rsidP="00B16890">
            <w:pPr>
              <w:jc w:val="left"/>
              <w:rPr>
                <w:rFonts w:ascii="宋体" w:hAnsi="宋体"/>
                <w:sz w:val="24"/>
              </w:rPr>
            </w:pPr>
            <w:r w:rsidRPr="00BE018B">
              <w:rPr>
                <w:rFonts w:ascii="宋体" w:hAnsi="宋体"/>
                <w:sz w:val="24"/>
              </w:rPr>
              <w:t>L07</w:t>
            </w:r>
          </w:p>
        </w:tc>
        <w:tc>
          <w:tcPr>
            <w:tcW w:w="1417" w:type="dxa"/>
            <w:shd w:val="clear" w:color="auto" w:fill="D9E1F3"/>
          </w:tcPr>
          <w:p w14:paraId="7F61EC6D" w14:textId="77777777" w:rsidR="00B16890" w:rsidRPr="00BE018B" w:rsidRDefault="00B16890" w:rsidP="00B16890">
            <w:pPr>
              <w:jc w:val="left"/>
              <w:rPr>
                <w:rFonts w:ascii="宋体" w:hAnsi="宋体"/>
                <w:sz w:val="24"/>
              </w:rPr>
            </w:pPr>
            <w:r>
              <w:rPr>
                <w:rFonts w:ascii="宋体" w:hAnsi="宋体"/>
                <w:sz w:val="24"/>
              </w:rPr>
              <w:t>研究内容</w:t>
            </w:r>
            <w:r w:rsidRPr="00BE018B">
              <w:rPr>
                <w:rFonts w:ascii="宋体" w:hAnsi="宋体"/>
                <w:sz w:val="24"/>
              </w:rPr>
              <w:t>资料</w:t>
            </w:r>
          </w:p>
        </w:tc>
        <w:tc>
          <w:tcPr>
            <w:tcW w:w="1277" w:type="dxa"/>
            <w:shd w:val="clear" w:color="auto" w:fill="D9E1F3"/>
          </w:tcPr>
          <w:p w14:paraId="6AB7FE64" w14:textId="77777777" w:rsidR="00B16890" w:rsidRPr="00BE018B" w:rsidRDefault="00B16890" w:rsidP="00B16890">
            <w:pPr>
              <w:jc w:val="left"/>
              <w:rPr>
                <w:rFonts w:ascii="宋体" w:hAnsi="宋体"/>
                <w:sz w:val="24"/>
              </w:rPr>
            </w:pPr>
            <w:r>
              <w:rPr>
                <w:rFonts w:ascii="宋体" w:hAnsi="宋体"/>
                <w:sz w:val="24"/>
              </w:rPr>
              <w:t>领导</w:t>
            </w:r>
          </w:p>
        </w:tc>
        <w:tc>
          <w:tcPr>
            <w:tcW w:w="1419" w:type="dxa"/>
            <w:shd w:val="clear" w:color="auto" w:fill="D9E1F3"/>
          </w:tcPr>
          <w:p w14:paraId="2FA738A4"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shd w:val="clear" w:color="auto" w:fill="D9E1F3"/>
          </w:tcPr>
          <w:p w14:paraId="3D34BE26" w14:textId="77777777" w:rsidR="00B16890" w:rsidRPr="00BE018B" w:rsidRDefault="00B16890" w:rsidP="00B16890">
            <w:pPr>
              <w:jc w:val="left"/>
              <w:rPr>
                <w:rFonts w:ascii="宋体" w:hAnsi="宋体"/>
                <w:sz w:val="24"/>
              </w:rPr>
            </w:pPr>
            <w:r w:rsidRPr="00BE018B">
              <w:rPr>
                <w:rFonts w:ascii="宋体" w:hAnsi="宋体"/>
                <w:sz w:val="24"/>
              </w:rPr>
              <w:t>E27、E28</w:t>
            </w:r>
          </w:p>
        </w:tc>
        <w:tc>
          <w:tcPr>
            <w:tcW w:w="1923" w:type="dxa"/>
            <w:shd w:val="clear" w:color="auto" w:fill="D9E1F3"/>
          </w:tcPr>
          <w:p w14:paraId="2B6F9817" w14:textId="77777777" w:rsidR="00B16890" w:rsidRPr="00BE018B" w:rsidRDefault="00B16890" w:rsidP="00B16890">
            <w:pPr>
              <w:jc w:val="left"/>
              <w:rPr>
                <w:rFonts w:ascii="宋体" w:hAnsi="宋体"/>
                <w:sz w:val="24"/>
              </w:rPr>
            </w:pPr>
            <w:r w:rsidRPr="00BE018B">
              <w:rPr>
                <w:rFonts w:ascii="宋体" w:hAnsi="宋体"/>
                <w:spacing w:val="26"/>
                <w:sz w:val="24"/>
              </w:rPr>
              <w:t>上</w:t>
            </w:r>
            <w:r w:rsidRPr="00BE018B">
              <w:rPr>
                <w:rFonts w:ascii="宋体" w:hAnsi="宋体"/>
                <w:spacing w:val="28"/>
                <w:sz w:val="24"/>
              </w:rPr>
              <w:t>传</w:t>
            </w:r>
            <w:r w:rsidRPr="00BE018B">
              <w:rPr>
                <w:rFonts w:ascii="宋体" w:hAnsi="宋体"/>
                <w:spacing w:val="26"/>
                <w:sz w:val="24"/>
              </w:rPr>
              <w:t>各种类</w:t>
            </w:r>
            <w:r w:rsidRPr="00BE018B">
              <w:rPr>
                <w:rFonts w:ascii="宋体" w:hAnsi="宋体"/>
                <w:spacing w:val="28"/>
                <w:sz w:val="24"/>
              </w:rPr>
              <w:t>型</w:t>
            </w:r>
            <w:r w:rsidRPr="00BE018B">
              <w:rPr>
                <w:rFonts w:ascii="宋体" w:hAnsi="宋体"/>
                <w:sz w:val="24"/>
              </w:rPr>
              <w:t>的</w:t>
            </w:r>
            <w:r>
              <w:rPr>
                <w:rFonts w:ascii="宋体" w:hAnsi="宋体"/>
                <w:sz w:val="24"/>
              </w:rPr>
              <w:t>研究内容</w:t>
            </w:r>
            <w:r w:rsidRPr="00BE018B">
              <w:rPr>
                <w:rFonts w:ascii="宋体" w:hAnsi="宋体"/>
                <w:sz w:val="24"/>
              </w:rPr>
              <w:t>资料</w:t>
            </w:r>
            <w:r w:rsidRPr="00BE018B">
              <w:rPr>
                <w:rFonts w:ascii="宋体" w:hAnsi="宋体"/>
                <w:spacing w:val="-56"/>
                <w:sz w:val="24"/>
              </w:rPr>
              <w:t>、</w:t>
            </w:r>
            <w:r w:rsidRPr="00BE018B">
              <w:rPr>
                <w:rFonts w:ascii="宋体" w:hAnsi="宋体"/>
                <w:spacing w:val="-3"/>
                <w:sz w:val="24"/>
              </w:rPr>
              <w:t>以</w:t>
            </w:r>
            <w:r w:rsidRPr="00BE018B">
              <w:rPr>
                <w:rFonts w:ascii="宋体" w:hAnsi="宋体"/>
                <w:sz w:val="24"/>
              </w:rPr>
              <w:t>及资料的信息</w:t>
            </w:r>
          </w:p>
        </w:tc>
      </w:tr>
      <w:tr w:rsidR="00B16890" w:rsidRPr="00BE018B" w14:paraId="77110AB6" w14:textId="77777777" w:rsidTr="00B16890">
        <w:trPr>
          <w:trHeight w:hRule="exact" w:val="946"/>
        </w:trPr>
        <w:tc>
          <w:tcPr>
            <w:tcW w:w="855" w:type="dxa"/>
          </w:tcPr>
          <w:p w14:paraId="3DB74B06" w14:textId="77777777" w:rsidR="00B16890" w:rsidRPr="00BE018B" w:rsidRDefault="00B16890" w:rsidP="00B16890">
            <w:pPr>
              <w:jc w:val="left"/>
              <w:rPr>
                <w:rFonts w:ascii="宋体" w:hAnsi="宋体"/>
                <w:sz w:val="24"/>
              </w:rPr>
            </w:pPr>
            <w:r w:rsidRPr="00BE018B">
              <w:rPr>
                <w:rFonts w:ascii="宋体" w:hAnsi="宋体"/>
                <w:sz w:val="24"/>
              </w:rPr>
              <w:t>L08</w:t>
            </w:r>
          </w:p>
        </w:tc>
        <w:tc>
          <w:tcPr>
            <w:tcW w:w="1417" w:type="dxa"/>
          </w:tcPr>
          <w:p w14:paraId="3BC5ED56" w14:textId="77777777" w:rsidR="00B16890" w:rsidRPr="00BE018B" w:rsidRDefault="00B16890" w:rsidP="00B16890">
            <w:pPr>
              <w:jc w:val="left"/>
              <w:rPr>
                <w:rFonts w:ascii="宋体" w:hAnsi="宋体"/>
                <w:sz w:val="24"/>
              </w:rPr>
            </w:pPr>
            <w:r w:rsidRPr="00BE018B">
              <w:rPr>
                <w:rFonts w:ascii="宋体" w:hAnsi="宋体"/>
                <w:sz w:val="24"/>
              </w:rPr>
              <w:t>私信通知</w:t>
            </w:r>
          </w:p>
        </w:tc>
        <w:tc>
          <w:tcPr>
            <w:tcW w:w="1277" w:type="dxa"/>
          </w:tcPr>
          <w:p w14:paraId="332ED303" w14:textId="77777777" w:rsidR="00B16890" w:rsidRPr="00BE018B" w:rsidRDefault="00B16890" w:rsidP="00B16890">
            <w:pPr>
              <w:jc w:val="left"/>
              <w:rPr>
                <w:rFonts w:ascii="宋体" w:hAnsi="宋体"/>
                <w:sz w:val="24"/>
              </w:rPr>
            </w:pPr>
            <w:r>
              <w:rPr>
                <w:rFonts w:ascii="宋体" w:hAnsi="宋体"/>
                <w:sz w:val="24"/>
              </w:rPr>
              <w:t>领导</w:t>
            </w:r>
            <w:r w:rsidRPr="00BE018B">
              <w:rPr>
                <w:rFonts w:ascii="宋体" w:hAnsi="宋体"/>
                <w:sz w:val="24"/>
              </w:rPr>
              <w:t>、</w:t>
            </w:r>
            <w:r>
              <w:rPr>
                <w:rFonts w:ascii="宋体" w:hAnsi="宋体"/>
                <w:sz w:val="24"/>
              </w:rPr>
              <w:t>员工</w:t>
            </w:r>
          </w:p>
        </w:tc>
        <w:tc>
          <w:tcPr>
            <w:tcW w:w="1419" w:type="dxa"/>
          </w:tcPr>
          <w:p w14:paraId="2661DA9B"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tcPr>
          <w:p w14:paraId="130C2ED9" w14:textId="77777777" w:rsidR="00B16890" w:rsidRPr="00BE018B" w:rsidRDefault="00B16890" w:rsidP="00B16890">
            <w:pPr>
              <w:jc w:val="left"/>
              <w:rPr>
                <w:rFonts w:ascii="宋体" w:hAnsi="宋体"/>
                <w:sz w:val="24"/>
              </w:rPr>
            </w:pPr>
            <w:r w:rsidRPr="00BE018B">
              <w:rPr>
                <w:rFonts w:ascii="宋体" w:hAnsi="宋体"/>
                <w:sz w:val="24"/>
              </w:rPr>
              <w:t>E18</w:t>
            </w:r>
          </w:p>
        </w:tc>
        <w:tc>
          <w:tcPr>
            <w:tcW w:w="1923" w:type="dxa"/>
          </w:tcPr>
          <w:p w14:paraId="556DF9B2" w14:textId="77777777" w:rsidR="00B16890" w:rsidRPr="00BE018B" w:rsidRDefault="00B16890" w:rsidP="00B16890">
            <w:pPr>
              <w:jc w:val="left"/>
              <w:rPr>
                <w:rFonts w:ascii="宋体" w:hAnsi="宋体"/>
                <w:sz w:val="24"/>
              </w:rPr>
            </w:pPr>
            <w:r w:rsidRPr="00BE018B">
              <w:rPr>
                <w:rFonts w:ascii="宋体" w:hAnsi="宋体"/>
                <w:sz w:val="24"/>
              </w:rPr>
              <w:t>发送私信</w:t>
            </w:r>
          </w:p>
        </w:tc>
      </w:tr>
      <w:tr w:rsidR="00B16890" w:rsidRPr="00BE018B" w14:paraId="1346004A" w14:textId="77777777" w:rsidTr="00B16890">
        <w:trPr>
          <w:trHeight w:hRule="exact" w:val="946"/>
        </w:trPr>
        <w:tc>
          <w:tcPr>
            <w:tcW w:w="855" w:type="dxa"/>
            <w:shd w:val="clear" w:color="auto" w:fill="D9E1F3"/>
          </w:tcPr>
          <w:p w14:paraId="63D4DB48" w14:textId="77777777" w:rsidR="00B16890" w:rsidRPr="00BE018B" w:rsidRDefault="00B16890" w:rsidP="00B16890">
            <w:pPr>
              <w:jc w:val="left"/>
              <w:rPr>
                <w:rFonts w:ascii="宋体" w:hAnsi="宋体"/>
                <w:sz w:val="24"/>
              </w:rPr>
            </w:pPr>
            <w:r w:rsidRPr="00BE018B">
              <w:rPr>
                <w:rFonts w:ascii="宋体" w:hAnsi="宋体"/>
                <w:sz w:val="24"/>
              </w:rPr>
              <w:t>L09</w:t>
            </w:r>
          </w:p>
        </w:tc>
        <w:tc>
          <w:tcPr>
            <w:tcW w:w="1417" w:type="dxa"/>
            <w:shd w:val="clear" w:color="auto" w:fill="D9E1F3"/>
          </w:tcPr>
          <w:p w14:paraId="77ED3A09" w14:textId="77777777" w:rsidR="00B16890" w:rsidRPr="00BE018B" w:rsidRDefault="00B16890" w:rsidP="00B16890">
            <w:pPr>
              <w:jc w:val="left"/>
              <w:rPr>
                <w:rFonts w:ascii="宋体" w:hAnsi="宋体"/>
                <w:sz w:val="24"/>
              </w:rPr>
            </w:pPr>
            <w:r>
              <w:rPr>
                <w:rFonts w:ascii="宋体" w:hAnsi="宋体"/>
                <w:sz w:val="24"/>
              </w:rPr>
              <w:t>研究内容</w:t>
            </w:r>
            <w:r w:rsidRPr="00BE018B">
              <w:rPr>
                <w:rFonts w:ascii="宋体" w:hAnsi="宋体"/>
                <w:sz w:val="24"/>
              </w:rPr>
              <w:t>通知</w:t>
            </w:r>
          </w:p>
        </w:tc>
        <w:tc>
          <w:tcPr>
            <w:tcW w:w="1277" w:type="dxa"/>
            <w:shd w:val="clear" w:color="auto" w:fill="D9E1F3"/>
          </w:tcPr>
          <w:p w14:paraId="62D86626" w14:textId="77777777" w:rsidR="00B16890" w:rsidRPr="00BE018B" w:rsidRDefault="00B16890" w:rsidP="00B16890">
            <w:pPr>
              <w:jc w:val="left"/>
              <w:rPr>
                <w:rFonts w:ascii="宋体" w:hAnsi="宋体"/>
                <w:sz w:val="24"/>
              </w:rPr>
            </w:pPr>
            <w:r>
              <w:rPr>
                <w:rFonts w:ascii="宋体" w:hAnsi="宋体"/>
                <w:sz w:val="24"/>
              </w:rPr>
              <w:t>领导</w:t>
            </w:r>
          </w:p>
        </w:tc>
        <w:tc>
          <w:tcPr>
            <w:tcW w:w="1419" w:type="dxa"/>
            <w:shd w:val="clear" w:color="auto" w:fill="D9E1F3"/>
          </w:tcPr>
          <w:p w14:paraId="22D3BBD0"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shd w:val="clear" w:color="auto" w:fill="D9E1F3"/>
          </w:tcPr>
          <w:p w14:paraId="2FD8E5A4" w14:textId="77777777" w:rsidR="00B16890" w:rsidRPr="00BE018B" w:rsidRDefault="00B16890" w:rsidP="00B16890">
            <w:pPr>
              <w:jc w:val="left"/>
              <w:rPr>
                <w:rFonts w:ascii="宋体" w:hAnsi="宋体"/>
                <w:sz w:val="24"/>
              </w:rPr>
            </w:pPr>
            <w:r w:rsidRPr="00BE018B">
              <w:rPr>
                <w:rFonts w:ascii="宋体" w:hAnsi="宋体"/>
                <w:sz w:val="24"/>
              </w:rPr>
              <w:t>E18</w:t>
            </w:r>
          </w:p>
        </w:tc>
        <w:tc>
          <w:tcPr>
            <w:tcW w:w="1923" w:type="dxa"/>
            <w:shd w:val="clear" w:color="auto" w:fill="D9E1F3"/>
          </w:tcPr>
          <w:p w14:paraId="2EEE9E92" w14:textId="77777777" w:rsidR="00B16890" w:rsidRPr="00BE018B" w:rsidRDefault="00B16890" w:rsidP="00B16890">
            <w:pPr>
              <w:jc w:val="left"/>
              <w:rPr>
                <w:rFonts w:ascii="宋体" w:hAnsi="宋体"/>
                <w:sz w:val="24"/>
              </w:rPr>
            </w:pPr>
            <w:r w:rsidRPr="00BE018B">
              <w:rPr>
                <w:rFonts w:ascii="宋体" w:hAnsi="宋体"/>
                <w:sz w:val="24"/>
              </w:rPr>
              <w:t>发布</w:t>
            </w:r>
            <w:r>
              <w:rPr>
                <w:rFonts w:ascii="宋体" w:hAnsi="宋体"/>
                <w:sz w:val="24"/>
              </w:rPr>
              <w:t>研究内容</w:t>
            </w:r>
            <w:r w:rsidRPr="00BE018B">
              <w:rPr>
                <w:rFonts w:ascii="宋体" w:hAnsi="宋体"/>
                <w:sz w:val="24"/>
              </w:rPr>
              <w:t>通知</w:t>
            </w:r>
          </w:p>
        </w:tc>
      </w:tr>
      <w:tr w:rsidR="00B16890" w:rsidRPr="00BE018B" w14:paraId="0DF807ED" w14:textId="77777777" w:rsidTr="00B16890">
        <w:trPr>
          <w:trHeight w:hRule="exact" w:val="949"/>
        </w:trPr>
        <w:tc>
          <w:tcPr>
            <w:tcW w:w="855" w:type="dxa"/>
          </w:tcPr>
          <w:p w14:paraId="7F85C1AA" w14:textId="77777777" w:rsidR="00B16890" w:rsidRPr="00BE018B" w:rsidRDefault="00B16890" w:rsidP="00B16890">
            <w:pPr>
              <w:jc w:val="left"/>
              <w:rPr>
                <w:rFonts w:ascii="宋体" w:hAnsi="宋体"/>
                <w:sz w:val="24"/>
              </w:rPr>
            </w:pPr>
            <w:r w:rsidRPr="00BE018B">
              <w:rPr>
                <w:rFonts w:ascii="宋体" w:hAnsi="宋体"/>
                <w:sz w:val="24"/>
              </w:rPr>
              <w:t>L10</w:t>
            </w:r>
          </w:p>
        </w:tc>
        <w:tc>
          <w:tcPr>
            <w:tcW w:w="1417" w:type="dxa"/>
          </w:tcPr>
          <w:p w14:paraId="49638C18" w14:textId="77777777" w:rsidR="00B16890" w:rsidRPr="00BE018B" w:rsidRDefault="00B16890" w:rsidP="00B16890">
            <w:pPr>
              <w:jc w:val="left"/>
              <w:rPr>
                <w:rFonts w:ascii="宋体" w:hAnsi="宋体"/>
                <w:sz w:val="24"/>
              </w:rPr>
            </w:pPr>
            <w:r>
              <w:rPr>
                <w:rFonts w:ascii="宋体" w:hAnsi="宋体"/>
                <w:sz w:val="24"/>
              </w:rPr>
              <w:t>工作项目</w:t>
            </w:r>
            <w:r w:rsidRPr="00BE018B">
              <w:rPr>
                <w:rFonts w:ascii="宋体" w:hAnsi="宋体"/>
                <w:sz w:val="24"/>
              </w:rPr>
              <w:t>信息</w:t>
            </w:r>
          </w:p>
        </w:tc>
        <w:tc>
          <w:tcPr>
            <w:tcW w:w="1277" w:type="dxa"/>
          </w:tcPr>
          <w:p w14:paraId="0B025FF2" w14:textId="77777777" w:rsidR="00B16890" w:rsidRPr="00BE018B" w:rsidRDefault="00B16890" w:rsidP="00B16890">
            <w:pPr>
              <w:jc w:val="left"/>
              <w:rPr>
                <w:rFonts w:ascii="宋体" w:hAnsi="宋体"/>
                <w:sz w:val="24"/>
              </w:rPr>
            </w:pPr>
            <w:r>
              <w:rPr>
                <w:rFonts w:ascii="宋体" w:hAnsi="宋体"/>
                <w:sz w:val="24"/>
              </w:rPr>
              <w:t>领导</w:t>
            </w:r>
          </w:p>
        </w:tc>
        <w:tc>
          <w:tcPr>
            <w:tcW w:w="1419" w:type="dxa"/>
          </w:tcPr>
          <w:p w14:paraId="7527779D"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tcPr>
          <w:p w14:paraId="0624C4CA" w14:textId="77777777" w:rsidR="00B16890" w:rsidRPr="00BE018B" w:rsidRDefault="00B16890" w:rsidP="00B16890">
            <w:pPr>
              <w:jc w:val="left"/>
              <w:rPr>
                <w:rFonts w:ascii="宋体" w:hAnsi="宋体"/>
                <w:sz w:val="24"/>
              </w:rPr>
            </w:pPr>
            <w:r w:rsidRPr="00BE018B">
              <w:rPr>
                <w:rFonts w:ascii="宋体" w:hAnsi="宋体"/>
                <w:sz w:val="24"/>
              </w:rPr>
              <w:t>E20、E21</w:t>
            </w:r>
          </w:p>
        </w:tc>
        <w:tc>
          <w:tcPr>
            <w:tcW w:w="1923" w:type="dxa"/>
          </w:tcPr>
          <w:p w14:paraId="4B9E2B82" w14:textId="77777777" w:rsidR="00B16890" w:rsidRPr="00BE018B" w:rsidRDefault="00B16890" w:rsidP="00B16890">
            <w:pPr>
              <w:jc w:val="left"/>
              <w:rPr>
                <w:rFonts w:ascii="宋体" w:hAnsi="宋体"/>
                <w:sz w:val="24"/>
              </w:rPr>
            </w:pPr>
            <w:r w:rsidRPr="00BE018B">
              <w:rPr>
                <w:rFonts w:ascii="宋体" w:hAnsi="宋体"/>
                <w:sz w:val="24"/>
              </w:rPr>
              <w:t>发布</w:t>
            </w:r>
            <w:r>
              <w:rPr>
                <w:rFonts w:ascii="宋体" w:hAnsi="宋体"/>
                <w:sz w:val="24"/>
              </w:rPr>
              <w:t>工作项目</w:t>
            </w:r>
          </w:p>
        </w:tc>
      </w:tr>
      <w:tr w:rsidR="00B16890" w14:paraId="08E0715E" w14:textId="77777777" w:rsidTr="00B16890">
        <w:trPr>
          <w:trHeight w:hRule="exact" w:val="487"/>
        </w:trPr>
        <w:tc>
          <w:tcPr>
            <w:tcW w:w="855" w:type="dxa"/>
            <w:tcBorders>
              <w:top w:val="nil"/>
              <w:left w:val="nil"/>
              <w:bottom w:val="nil"/>
              <w:right w:val="nil"/>
            </w:tcBorders>
            <w:shd w:val="clear" w:color="auto" w:fill="4471C4"/>
          </w:tcPr>
          <w:p w14:paraId="7F54BF93" w14:textId="77777777" w:rsidR="00B16890" w:rsidRDefault="00B16890" w:rsidP="00B16890">
            <w:pPr>
              <w:pStyle w:val="TableParagraph"/>
              <w:spacing w:before="64"/>
              <w:ind w:left="107"/>
              <w:rPr>
                <w:b/>
              </w:rPr>
            </w:pPr>
            <w:proofErr w:type="spellStart"/>
            <w:r>
              <w:rPr>
                <w:b/>
                <w:color w:val="FFFFFF"/>
              </w:rPr>
              <w:t>编号</w:t>
            </w:r>
            <w:proofErr w:type="spellEnd"/>
          </w:p>
        </w:tc>
        <w:tc>
          <w:tcPr>
            <w:tcW w:w="1417" w:type="dxa"/>
            <w:tcBorders>
              <w:top w:val="nil"/>
              <w:left w:val="nil"/>
              <w:bottom w:val="nil"/>
              <w:right w:val="nil"/>
            </w:tcBorders>
            <w:shd w:val="clear" w:color="auto" w:fill="4471C4"/>
          </w:tcPr>
          <w:p w14:paraId="7146583F" w14:textId="77777777" w:rsidR="00B16890" w:rsidRDefault="00B16890" w:rsidP="00B16890">
            <w:pPr>
              <w:pStyle w:val="TableParagraph"/>
              <w:spacing w:before="64"/>
              <w:ind w:left="108"/>
              <w:rPr>
                <w:b/>
              </w:rPr>
            </w:pPr>
            <w:proofErr w:type="spellStart"/>
            <w:r>
              <w:rPr>
                <w:b/>
                <w:color w:val="FFFFFF"/>
              </w:rPr>
              <w:t>数据流名</w:t>
            </w:r>
            <w:proofErr w:type="spellEnd"/>
          </w:p>
        </w:tc>
        <w:tc>
          <w:tcPr>
            <w:tcW w:w="1277" w:type="dxa"/>
            <w:tcBorders>
              <w:top w:val="nil"/>
              <w:left w:val="nil"/>
              <w:bottom w:val="nil"/>
              <w:right w:val="nil"/>
            </w:tcBorders>
            <w:shd w:val="clear" w:color="auto" w:fill="4471C4"/>
          </w:tcPr>
          <w:p w14:paraId="32B44DD1" w14:textId="77777777" w:rsidR="00B16890" w:rsidRDefault="00B16890" w:rsidP="00B16890">
            <w:pPr>
              <w:pStyle w:val="TableParagraph"/>
              <w:spacing w:before="64"/>
              <w:ind w:left="108"/>
              <w:rPr>
                <w:b/>
              </w:rPr>
            </w:pPr>
            <w:proofErr w:type="spellStart"/>
            <w:r>
              <w:rPr>
                <w:b/>
                <w:color w:val="FFFFFF"/>
              </w:rPr>
              <w:t>来源</w:t>
            </w:r>
            <w:proofErr w:type="spellEnd"/>
          </w:p>
        </w:tc>
        <w:tc>
          <w:tcPr>
            <w:tcW w:w="1419" w:type="dxa"/>
            <w:tcBorders>
              <w:top w:val="nil"/>
              <w:left w:val="nil"/>
              <w:bottom w:val="nil"/>
              <w:right w:val="nil"/>
            </w:tcBorders>
            <w:shd w:val="clear" w:color="auto" w:fill="4471C4"/>
          </w:tcPr>
          <w:p w14:paraId="4A1A182D" w14:textId="77777777" w:rsidR="00B16890" w:rsidRDefault="00B16890" w:rsidP="00B16890">
            <w:pPr>
              <w:pStyle w:val="TableParagraph"/>
              <w:spacing w:before="64"/>
              <w:ind w:left="107"/>
              <w:rPr>
                <w:b/>
              </w:rPr>
            </w:pPr>
            <w:proofErr w:type="spellStart"/>
            <w:r>
              <w:rPr>
                <w:b/>
                <w:color w:val="FFFFFF"/>
              </w:rPr>
              <w:t>去向</w:t>
            </w:r>
            <w:proofErr w:type="spellEnd"/>
          </w:p>
        </w:tc>
        <w:tc>
          <w:tcPr>
            <w:tcW w:w="1416" w:type="dxa"/>
            <w:tcBorders>
              <w:top w:val="nil"/>
              <w:left w:val="nil"/>
              <w:bottom w:val="nil"/>
              <w:right w:val="nil"/>
            </w:tcBorders>
            <w:shd w:val="clear" w:color="auto" w:fill="4471C4"/>
          </w:tcPr>
          <w:p w14:paraId="661E5A9A" w14:textId="77777777" w:rsidR="00B16890" w:rsidRDefault="00B16890" w:rsidP="00B16890">
            <w:pPr>
              <w:pStyle w:val="TableParagraph"/>
              <w:spacing w:before="64"/>
              <w:ind w:left="107"/>
              <w:rPr>
                <w:b/>
              </w:rPr>
            </w:pPr>
            <w:proofErr w:type="spellStart"/>
            <w:r>
              <w:rPr>
                <w:b/>
                <w:color w:val="FFFFFF"/>
              </w:rPr>
              <w:t>组成</w:t>
            </w:r>
            <w:proofErr w:type="spellEnd"/>
          </w:p>
        </w:tc>
        <w:tc>
          <w:tcPr>
            <w:tcW w:w="1923" w:type="dxa"/>
            <w:tcBorders>
              <w:top w:val="nil"/>
              <w:left w:val="nil"/>
              <w:bottom w:val="nil"/>
              <w:right w:val="nil"/>
            </w:tcBorders>
            <w:shd w:val="clear" w:color="auto" w:fill="4471C4"/>
          </w:tcPr>
          <w:p w14:paraId="3586A122" w14:textId="77777777" w:rsidR="00B16890" w:rsidRDefault="00B16890" w:rsidP="00B16890">
            <w:pPr>
              <w:pStyle w:val="TableParagraph"/>
              <w:spacing w:before="64"/>
              <w:ind w:left="107"/>
              <w:rPr>
                <w:b/>
              </w:rPr>
            </w:pPr>
            <w:proofErr w:type="spellStart"/>
            <w:r>
              <w:rPr>
                <w:b/>
                <w:color w:val="FFFFFF"/>
              </w:rPr>
              <w:t>说明</w:t>
            </w:r>
            <w:proofErr w:type="spellEnd"/>
          </w:p>
        </w:tc>
      </w:tr>
      <w:tr w:rsidR="00B16890" w:rsidRPr="00BE018B" w14:paraId="48F01933" w14:textId="77777777" w:rsidTr="00B16890">
        <w:trPr>
          <w:trHeight w:hRule="exact" w:val="946"/>
        </w:trPr>
        <w:tc>
          <w:tcPr>
            <w:tcW w:w="855" w:type="dxa"/>
            <w:shd w:val="clear" w:color="auto" w:fill="D9E1F3"/>
          </w:tcPr>
          <w:p w14:paraId="2569D8B9" w14:textId="77777777" w:rsidR="00B16890" w:rsidRPr="00BE018B" w:rsidRDefault="00B16890" w:rsidP="00B16890">
            <w:pPr>
              <w:jc w:val="left"/>
              <w:rPr>
                <w:rFonts w:ascii="宋体" w:hAnsi="宋体"/>
                <w:sz w:val="24"/>
              </w:rPr>
            </w:pPr>
            <w:r w:rsidRPr="00BE018B">
              <w:rPr>
                <w:rFonts w:ascii="宋体" w:hAnsi="宋体"/>
                <w:sz w:val="24"/>
              </w:rPr>
              <w:t>L11</w:t>
            </w:r>
          </w:p>
        </w:tc>
        <w:tc>
          <w:tcPr>
            <w:tcW w:w="1417" w:type="dxa"/>
            <w:shd w:val="clear" w:color="auto" w:fill="D9E1F3"/>
          </w:tcPr>
          <w:p w14:paraId="68AC062C" w14:textId="77777777" w:rsidR="00B16890" w:rsidRPr="00BE018B" w:rsidRDefault="00B16890" w:rsidP="00B16890">
            <w:pPr>
              <w:jc w:val="left"/>
              <w:rPr>
                <w:rFonts w:ascii="宋体" w:hAnsi="宋体"/>
                <w:sz w:val="24"/>
              </w:rPr>
            </w:pPr>
            <w:r>
              <w:rPr>
                <w:rFonts w:ascii="宋体" w:hAnsi="宋体"/>
                <w:sz w:val="24"/>
              </w:rPr>
              <w:t>工作项目</w:t>
            </w:r>
            <w:r w:rsidRPr="00BE018B">
              <w:rPr>
                <w:rFonts w:ascii="宋体" w:hAnsi="宋体"/>
                <w:sz w:val="24"/>
              </w:rPr>
              <w:t>结果</w:t>
            </w:r>
          </w:p>
        </w:tc>
        <w:tc>
          <w:tcPr>
            <w:tcW w:w="1277" w:type="dxa"/>
            <w:shd w:val="clear" w:color="auto" w:fill="D9E1F3"/>
          </w:tcPr>
          <w:p w14:paraId="2A75C570" w14:textId="77777777" w:rsidR="00B16890" w:rsidRPr="00BE018B" w:rsidRDefault="00B16890" w:rsidP="00B16890">
            <w:pPr>
              <w:jc w:val="left"/>
              <w:rPr>
                <w:rFonts w:ascii="宋体" w:hAnsi="宋体"/>
                <w:sz w:val="24"/>
              </w:rPr>
            </w:pPr>
            <w:r>
              <w:rPr>
                <w:rFonts w:ascii="宋体" w:hAnsi="宋体"/>
                <w:sz w:val="24"/>
              </w:rPr>
              <w:t>员工</w:t>
            </w:r>
          </w:p>
        </w:tc>
        <w:tc>
          <w:tcPr>
            <w:tcW w:w="1419" w:type="dxa"/>
            <w:shd w:val="clear" w:color="auto" w:fill="D9E1F3"/>
          </w:tcPr>
          <w:p w14:paraId="03243268"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shd w:val="clear" w:color="auto" w:fill="D9E1F3"/>
          </w:tcPr>
          <w:p w14:paraId="1EAE75A8" w14:textId="77777777" w:rsidR="00B16890" w:rsidRPr="00BE018B" w:rsidRDefault="00B16890" w:rsidP="00B16890">
            <w:pPr>
              <w:jc w:val="left"/>
              <w:rPr>
                <w:rFonts w:ascii="宋体" w:hAnsi="宋体"/>
                <w:sz w:val="24"/>
              </w:rPr>
            </w:pPr>
            <w:r w:rsidRPr="00BE018B">
              <w:rPr>
                <w:rFonts w:ascii="宋体" w:hAnsi="宋体"/>
                <w:sz w:val="24"/>
              </w:rPr>
              <w:t>E22</w:t>
            </w:r>
          </w:p>
        </w:tc>
        <w:tc>
          <w:tcPr>
            <w:tcW w:w="1923" w:type="dxa"/>
            <w:shd w:val="clear" w:color="auto" w:fill="D9E1F3"/>
          </w:tcPr>
          <w:p w14:paraId="25E47884" w14:textId="77777777" w:rsidR="00B16890" w:rsidRPr="00BE018B" w:rsidRDefault="00B16890" w:rsidP="00B16890">
            <w:pPr>
              <w:jc w:val="left"/>
              <w:rPr>
                <w:rFonts w:ascii="宋体" w:hAnsi="宋体"/>
                <w:sz w:val="24"/>
              </w:rPr>
            </w:pPr>
            <w:r w:rsidRPr="00BE018B">
              <w:rPr>
                <w:rFonts w:ascii="宋体" w:hAnsi="宋体"/>
                <w:sz w:val="24"/>
              </w:rPr>
              <w:t>完成</w:t>
            </w:r>
            <w:r>
              <w:rPr>
                <w:rFonts w:ascii="宋体" w:hAnsi="宋体"/>
                <w:sz w:val="24"/>
              </w:rPr>
              <w:t>工作项目</w:t>
            </w:r>
            <w:r w:rsidRPr="00BE018B">
              <w:rPr>
                <w:rFonts w:ascii="宋体" w:hAnsi="宋体"/>
                <w:sz w:val="24"/>
              </w:rPr>
              <w:t>的信息</w:t>
            </w:r>
          </w:p>
        </w:tc>
      </w:tr>
      <w:tr w:rsidR="00B16890" w:rsidRPr="00BE018B" w14:paraId="5457BA82" w14:textId="77777777" w:rsidTr="00B16890">
        <w:trPr>
          <w:trHeight w:hRule="exact" w:val="946"/>
        </w:trPr>
        <w:tc>
          <w:tcPr>
            <w:tcW w:w="855" w:type="dxa"/>
          </w:tcPr>
          <w:p w14:paraId="3E038AAD" w14:textId="77777777" w:rsidR="00B16890" w:rsidRPr="00BE018B" w:rsidRDefault="00B16890" w:rsidP="00B16890">
            <w:pPr>
              <w:jc w:val="left"/>
              <w:rPr>
                <w:rFonts w:ascii="宋体" w:hAnsi="宋体"/>
                <w:sz w:val="24"/>
              </w:rPr>
            </w:pPr>
            <w:r w:rsidRPr="00BE018B">
              <w:rPr>
                <w:rFonts w:ascii="宋体" w:hAnsi="宋体"/>
                <w:sz w:val="24"/>
              </w:rPr>
              <w:t>L12</w:t>
            </w:r>
          </w:p>
        </w:tc>
        <w:tc>
          <w:tcPr>
            <w:tcW w:w="1417" w:type="dxa"/>
          </w:tcPr>
          <w:p w14:paraId="28EBDDD3" w14:textId="77777777" w:rsidR="00B16890" w:rsidRPr="00BE018B" w:rsidRDefault="00B16890" w:rsidP="00B16890">
            <w:pPr>
              <w:jc w:val="left"/>
              <w:rPr>
                <w:rFonts w:ascii="宋体" w:hAnsi="宋体"/>
                <w:sz w:val="24"/>
              </w:rPr>
            </w:pPr>
            <w:r>
              <w:rPr>
                <w:rFonts w:ascii="宋体" w:hAnsi="宋体"/>
                <w:sz w:val="24"/>
              </w:rPr>
              <w:t>秘书</w:t>
            </w:r>
            <w:r w:rsidRPr="00BE018B">
              <w:rPr>
                <w:rFonts w:ascii="宋体" w:hAnsi="宋体"/>
                <w:sz w:val="24"/>
              </w:rPr>
              <w:t>信息</w:t>
            </w:r>
          </w:p>
        </w:tc>
        <w:tc>
          <w:tcPr>
            <w:tcW w:w="1277" w:type="dxa"/>
          </w:tcPr>
          <w:p w14:paraId="7BA9AC5C" w14:textId="77777777" w:rsidR="00B16890" w:rsidRPr="00BE018B" w:rsidRDefault="00B16890" w:rsidP="00B16890">
            <w:pPr>
              <w:jc w:val="left"/>
              <w:rPr>
                <w:rFonts w:ascii="宋体" w:hAnsi="宋体"/>
                <w:sz w:val="24"/>
              </w:rPr>
            </w:pPr>
            <w:r>
              <w:rPr>
                <w:rFonts w:ascii="宋体" w:hAnsi="宋体"/>
                <w:sz w:val="24"/>
              </w:rPr>
              <w:t>领导</w:t>
            </w:r>
          </w:p>
        </w:tc>
        <w:tc>
          <w:tcPr>
            <w:tcW w:w="1419" w:type="dxa"/>
          </w:tcPr>
          <w:p w14:paraId="374634EB"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tcPr>
          <w:p w14:paraId="1B68D9A4" w14:textId="77777777" w:rsidR="00B16890" w:rsidRPr="00BE018B" w:rsidRDefault="00B16890" w:rsidP="00B16890">
            <w:pPr>
              <w:jc w:val="left"/>
              <w:rPr>
                <w:rFonts w:ascii="宋体" w:hAnsi="宋体"/>
                <w:sz w:val="24"/>
              </w:rPr>
            </w:pPr>
            <w:r w:rsidRPr="00BE018B">
              <w:rPr>
                <w:rFonts w:ascii="宋体" w:hAnsi="宋体"/>
                <w:sz w:val="24"/>
              </w:rPr>
              <w:t>E24、E25</w:t>
            </w:r>
          </w:p>
        </w:tc>
        <w:tc>
          <w:tcPr>
            <w:tcW w:w="1923" w:type="dxa"/>
          </w:tcPr>
          <w:p w14:paraId="207219E2" w14:textId="77777777" w:rsidR="00B16890" w:rsidRPr="00BE018B" w:rsidRDefault="00B16890" w:rsidP="00B16890">
            <w:pPr>
              <w:jc w:val="left"/>
              <w:rPr>
                <w:rFonts w:ascii="宋体" w:hAnsi="宋体"/>
                <w:sz w:val="24"/>
              </w:rPr>
            </w:pPr>
            <w:r w:rsidRPr="00BE018B">
              <w:rPr>
                <w:rFonts w:ascii="宋体" w:hAnsi="宋体"/>
                <w:sz w:val="24"/>
              </w:rPr>
              <w:t>管理</w:t>
            </w:r>
            <w:r>
              <w:rPr>
                <w:rFonts w:ascii="宋体" w:hAnsi="宋体"/>
                <w:sz w:val="24"/>
              </w:rPr>
              <w:t>秘书</w:t>
            </w:r>
            <w:r w:rsidRPr="00BE018B">
              <w:rPr>
                <w:rFonts w:ascii="宋体" w:hAnsi="宋体"/>
                <w:sz w:val="24"/>
              </w:rPr>
              <w:t>的信息</w:t>
            </w:r>
          </w:p>
        </w:tc>
      </w:tr>
      <w:tr w:rsidR="00B16890" w:rsidRPr="00BE018B" w14:paraId="4DD23117" w14:textId="77777777" w:rsidTr="00B16890">
        <w:trPr>
          <w:trHeight w:hRule="exact" w:val="946"/>
        </w:trPr>
        <w:tc>
          <w:tcPr>
            <w:tcW w:w="855" w:type="dxa"/>
            <w:shd w:val="clear" w:color="auto" w:fill="D9E1F3"/>
          </w:tcPr>
          <w:p w14:paraId="449AEB09" w14:textId="77777777" w:rsidR="00B16890" w:rsidRPr="00BE018B" w:rsidRDefault="00B16890" w:rsidP="00B16890">
            <w:pPr>
              <w:jc w:val="left"/>
              <w:rPr>
                <w:rFonts w:ascii="宋体" w:hAnsi="宋体"/>
                <w:sz w:val="24"/>
              </w:rPr>
            </w:pPr>
            <w:r w:rsidRPr="00BE018B">
              <w:rPr>
                <w:rFonts w:ascii="宋体" w:hAnsi="宋体"/>
                <w:sz w:val="24"/>
              </w:rPr>
              <w:t>L13</w:t>
            </w:r>
          </w:p>
        </w:tc>
        <w:tc>
          <w:tcPr>
            <w:tcW w:w="1417" w:type="dxa"/>
            <w:shd w:val="clear" w:color="auto" w:fill="D9E1F3"/>
          </w:tcPr>
          <w:p w14:paraId="0637A1FF" w14:textId="77777777" w:rsidR="00B16890" w:rsidRPr="00BE018B" w:rsidRDefault="00B16890" w:rsidP="00B16890">
            <w:pPr>
              <w:jc w:val="left"/>
              <w:rPr>
                <w:rFonts w:ascii="宋体" w:hAnsi="宋体"/>
                <w:sz w:val="24"/>
              </w:rPr>
            </w:pPr>
            <w:r w:rsidRPr="00BE018B">
              <w:rPr>
                <w:rFonts w:ascii="宋体" w:hAnsi="宋体"/>
                <w:spacing w:val="23"/>
                <w:sz w:val="24"/>
              </w:rPr>
              <w:t>学</w:t>
            </w:r>
            <w:r w:rsidRPr="00BE018B">
              <w:rPr>
                <w:rFonts w:ascii="宋体" w:hAnsi="宋体"/>
                <w:spacing w:val="26"/>
                <w:sz w:val="24"/>
              </w:rPr>
              <w:t>习</w:t>
            </w:r>
            <w:r w:rsidRPr="00BE018B">
              <w:rPr>
                <w:rFonts w:ascii="宋体" w:hAnsi="宋体"/>
                <w:spacing w:val="23"/>
                <w:sz w:val="24"/>
              </w:rPr>
              <w:t>小组</w:t>
            </w:r>
            <w:r w:rsidRPr="00BE018B">
              <w:rPr>
                <w:rFonts w:ascii="宋体" w:hAnsi="宋体"/>
                <w:sz w:val="24"/>
              </w:rPr>
              <w:t>信息</w:t>
            </w:r>
          </w:p>
        </w:tc>
        <w:tc>
          <w:tcPr>
            <w:tcW w:w="1277" w:type="dxa"/>
            <w:shd w:val="clear" w:color="auto" w:fill="D9E1F3"/>
          </w:tcPr>
          <w:p w14:paraId="1F4E726E" w14:textId="77777777" w:rsidR="00B16890" w:rsidRPr="00BE018B" w:rsidRDefault="00B16890" w:rsidP="00B16890">
            <w:pPr>
              <w:jc w:val="left"/>
              <w:rPr>
                <w:rFonts w:ascii="宋体" w:hAnsi="宋体"/>
                <w:sz w:val="24"/>
              </w:rPr>
            </w:pPr>
            <w:r>
              <w:rPr>
                <w:rFonts w:ascii="宋体" w:hAnsi="宋体"/>
                <w:sz w:val="24"/>
              </w:rPr>
              <w:t>员工</w:t>
            </w:r>
          </w:p>
        </w:tc>
        <w:tc>
          <w:tcPr>
            <w:tcW w:w="1419" w:type="dxa"/>
            <w:shd w:val="clear" w:color="auto" w:fill="D9E1F3"/>
          </w:tcPr>
          <w:p w14:paraId="1F88A1AE" w14:textId="77777777" w:rsidR="00B16890" w:rsidRPr="00BE018B" w:rsidRDefault="00B16890" w:rsidP="00B16890">
            <w:pPr>
              <w:jc w:val="left"/>
              <w:rPr>
                <w:rFonts w:ascii="宋体" w:hAnsi="宋体"/>
                <w:sz w:val="24"/>
              </w:rPr>
            </w:pPr>
            <w:r>
              <w:rPr>
                <w:rFonts w:ascii="宋体" w:hAnsi="宋体"/>
                <w:spacing w:val="26"/>
                <w:sz w:val="24"/>
              </w:rPr>
              <w:t>企业管理辅助系统</w:t>
            </w:r>
          </w:p>
        </w:tc>
        <w:tc>
          <w:tcPr>
            <w:tcW w:w="1416" w:type="dxa"/>
            <w:shd w:val="clear" w:color="auto" w:fill="D9E1F3"/>
          </w:tcPr>
          <w:p w14:paraId="57AF6122" w14:textId="77777777" w:rsidR="00B16890" w:rsidRPr="00BE018B" w:rsidRDefault="00B16890" w:rsidP="00B16890">
            <w:pPr>
              <w:jc w:val="left"/>
              <w:rPr>
                <w:rFonts w:ascii="宋体" w:hAnsi="宋体"/>
                <w:sz w:val="24"/>
              </w:rPr>
            </w:pPr>
            <w:r w:rsidRPr="00BE018B">
              <w:rPr>
                <w:rFonts w:ascii="宋体" w:hAnsi="宋体"/>
                <w:sz w:val="24"/>
              </w:rPr>
              <w:t>E11</w:t>
            </w:r>
          </w:p>
        </w:tc>
        <w:tc>
          <w:tcPr>
            <w:tcW w:w="1923" w:type="dxa"/>
            <w:shd w:val="clear" w:color="auto" w:fill="D9E1F3"/>
          </w:tcPr>
          <w:p w14:paraId="7E2E35C8" w14:textId="77777777" w:rsidR="00B16890" w:rsidRPr="00BE018B" w:rsidRDefault="00B16890" w:rsidP="00B16890">
            <w:pPr>
              <w:jc w:val="left"/>
              <w:rPr>
                <w:rFonts w:ascii="宋体" w:hAnsi="宋体"/>
                <w:sz w:val="24"/>
              </w:rPr>
            </w:pPr>
            <w:r w:rsidRPr="00BE018B">
              <w:rPr>
                <w:rFonts w:ascii="宋体" w:hAnsi="宋体"/>
                <w:spacing w:val="26"/>
                <w:sz w:val="24"/>
              </w:rPr>
              <w:t>管</w:t>
            </w:r>
            <w:r w:rsidRPr="00BE018B">
              <w:rPr>
                <w:rFonts w:ascii="宋体" w:hAnsi="宋体"/>
                <w:spacing w:val="28"/>
                <w:sz w:val="24"/>
              </w:rPr>
              <w:t>理</w:t>
            </w:r>
            <w:r w:rsidRPr="00BE018B">
              <w:rPr>
                <w:rFonts w:ascii="宋体" w:hAnsi="宋体"/>
                <w:spacing w:val="26"/>
                <w:sz w:val="24"/>
              </w:rPr>
              <w:t>学习小</w:t>
            </w:r>
            <w:r w:rsidRPr="00BE018B">
              <w:rPr>
                <w:rFonts w:ascii="宋体" w:hAnsi="宋体"/>
                <w:spacing w:val="28"/>
                <w:sz w:val="24"/>
              </w:rPr>
              <w:t>组</w:t>
            </w:r>
            <w:r w:rsidRPr="00BE018B">
              <w:rPr>
                <w:rFonts w:ascii="宋体" w:hAnsi="宋体"/>
                <w:sz w:val="24"/>
              </w:rPr>
              <w:t>信息</w:t>
            </w:r>
          </w:p>
        </w:tc>
      </w:tr>
    </w:tbl>
    <w:p w14:paraId="13B22DE1" w14:textId="77777777" w:rsidR="00B16890" w:rsidRDefault="00B16890" w:rsidP="00B16890">
      <w:pPr>
        <w:rPr>
          <w:rFonts w:hint="eastAsia"/>
        </w:rPr>
      </w:pPr>
    </w:p>
    <w:p w14:paraId="3596C125" w14:textId="77777777" w:rsidR="00B16890" w:rsidRDefault="00B16890" w:rsidP="00B16890">
      <w:pPr>
        <w:rPr>
          <w:rFonts w:hint="eastAsia"/>
        </w:rPr>
      </w:pPr>
    </w:p>
    <w:p w14:paraId="737C68F4" w14:textId="77777777" w:rsidR="00B16890" w:rsidRDefault="00B16890" w:rsidP="00B16890">
      <w:pPr>
        <w:pStyle w:val="1"/>
        <w:jc w:val="left"/>
        <w:rPr>
          <w:rFonts w:hint="eastAsia"/>
        </w:rPr>
      </w:pPr>
      <w:bookmarkStart w:id="184" w:name="_Toc518417087"/>
      <w:r>
        <w:rPr>
          <w:rFonts w:hint="eastAsia"/>
        </w:rPr>
        <w:lastRenderedPageBreak/>
        <w:t>附录</w:t>
      </w:r>
      <w:r>
        <w:rPr>
          <w:rFonts w:hint="eastAsia"/>
        </w:rPr>
        <w:t>2.3.2</w:t>
      </w:r>
      <w:r>
        <w:rPr>
          <w:rFonts w:hint="eastAsia"/>
        </w:rPr>
        <w:t>数据元素</w:t>
      </w:r>
      <w:bookmarkEnd w:id="184"/>
    </w:p>
    <w:p w14:paraId="06D3418B" w14:textId="77777777" w:rsidR="00B16890" w:rsidRDefault="00B16890" w:rsidP="00B16890"/>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47"/>
        <w:gridCol w:w="1558"/>
        <w:gridCol w:w="1135"/>
        <w:gridCol w:w="2268"/>
        <w:gridCol w:w="2693"/>
      </w:tblGrid>
      <w:tr w:rsidR="00B16890" w14:paraId="57472586" w14:textId="77777777" w:rsidTr="00B16890">
        <w:trPr>
          <w:trHeight w:hRule="exact" w:val="473"/>
        </w:trPr>
        <w:tc>
          <w:tcPr>
            <w:tcW w:w="847" w:type="dxa"/>
            <w:tcBorders>
              <w:top w:val="nil"/>
              <w:left w:val="nil"/>
              <w:bottom w:val="single" w:sz="4" w:space="0" w:color="FFFFFF"/>
              <w:right w:val="nil"/>
            </w:tcBorders>
            <w:shd w:val="clear" w:color="auto" w:fill="4471C4"/>
          </w:tcPr>
          <w:p w14:paraId="7186305C" w14:textId="77777777" w:rsidR="00B16890" w:rsidRDefault="00B16890" w:rsidP="00B16890">
            <w:pPr>
              <w:pStyle w:val="TableParagraph"/>
              <w:ind w:left="107"/>
              <w:rPr>
                <w:b/>
              </w:rPr>
            </w:pPr>
            <w:proofErr w:type="spellStart"/>
            <w:r>
              <w:rPr>
                <w:b/>
                <w:color w:val="FFFFFF"/>
              </w:rPr>
              <w:t>编号</w:t>
            </w:r>
            <w:proofErr w:type="spellEnd"/>
          </w:p>
        </w:tc>
        <w:tc>
          <w:tcPr>
            <w:tcW w:w="1558" w:type="dxa"/>
            <w:tcBorders>
              <w:top w:val="nil"/>
              <w:left w:val="nil"/>
              <w:bottom w:val="single" w:sz="4" w:space="0" w:color="FFFFFF"/>
              <w:right w:val="nil"/>
            </w:tcBorders>
            <w:shd w:val="clear" w:color="auto" w:fill="4471C4"/>
          </w:tcPr>
          <w:p w14:paraId="43FA2279" w14:textId="77777777" w:rsidR="00B16890" w:rsidRDefault="00B16890" w:rsidP="00B16890">
            <w:pPr>
              <w:pStyle w:val="TableParagraph"/>
              <w:ind w:left="108"/>
              <w:rPr>
                <w:b/>
              </w:rPr>
            </w:pPr>
            <w:proofErr w:type="spellStart"/>
            <w:r>
              <w:rPr>
                <w:b/>
                <w:color w:val="FFFFFF"/>
              </w:rPr>
              <w:t>数据元素名</w:t>
            </w:r>
            <w:proofErr w:type="spellEnd"/>
          </w:p>
        </w:tc>
        <w:tc>
          <w:tcPr>
            <w:tcW w:w="1135" w:type="dxa"/>
            <w:tcBorders>
              <w:top w:val="nil"/>
              <w:left w:val="nil"/>
              <w:bottom w:val="single" w:sz="4" w:space="0" w:color="FFFFFF"/>
              <w:right w:val="nil"/>
            </w:tcBorders>
            <w:shd w:val="clear" w:color="auto" w:fill="4471C4"/>
          </w:tcPr>
          <w:p w14:paraId="6E0948E8" w14:textId="77777777" w:rsidR="00B16890" w:rsidRDefault="00B16890" w:rsidP="00B16890">
            <w:pPr>
              <w:pStyle w:val="TableParagraph"/>
              <w:ind w:left="107"/>
              <w:rPr>
                <w:b/>
              </w:rPr>
            </w:pPr>
            <w:proofErr w:type="spellStart"/>
            <w:r>
              <w:rPr>
                <w:b/>
                <w:color w:val="FFFFFF"/>
              </w:rPr>
              <w:t>类型</w:t>
            </w:r>
            <w:proofErr w:type="spellEnd"/>
          </w:p>
        </w:tc>
        <w:tc>
          <w:tcPr>
            <w:tcW w:w="2268" w:type="dxa"/>
            <w:tcBorders>
              <w:top w:val="nil"/>
              <w:left w:val="nil"/>
              <w:bottom w:val="single" w:sz="4" w:space="0" w:color="FFFFFF"/>
              <w:right w:val="nil"/>
            </w:tcBorders>
            <w:shd w:val="clear" w:color="auto" w:fill="4471C4"/>
          </w:tcPr>
          <w:p w14:paraId="753EDB06" w14:textId="77777777" w:rsidR="00B16890" w:rsidRDefault="00B16890" w:rsidP="00B16890">
            <w:pPr>
              <w:pStyle w:val="TableParagraph"/>
              <w:ind w:left="107"/>
              <w:rPr>
                <w:b/>
              </w:rPr>
            </w:pPr>
            <w:proofErr w:type="spellStart"/>
            <w:r>
              <w:rPr>
                <w:b/>
                <w:color w:val="FFFFFF"/>
              </w:rPr>
              <w:t>值域</w:t>
            </w:r>
            <w:proofErr w:type="spellEnd"/>
          </w:p>
        </w:tc>
        <w:tc>
          <w:tcPr>
            <w:tcW w:w="2693" w:type="dxa"/>
            <w:tcBorders>
              <w:top w:val="nil"/>
              <w:left w:val="nil"/>
              <w:bottom w:val="single" w:sz="4" w:space="0" w:color="FFFFFF"/>
              <w:right w:val="nil"/>
            </w:tcBorders>
            <w:shd w:val="clear" w:color="auto" w:fill="4471C4"/>
          </w:tcPr>
          <w:p w14:paraId="07656101" w14:textId="77777777" w:rsidR="00B16890" w:rsidRDefault="00B16890" w:rsidP="00B16890">
            <w:pPr>
              <w:pStyle w:val="TableParagraph"/>
              <w:ind w:left="108"/>
              <w:rPr>
                <w:b/>
              </w:rPr>
            </w:pPr>
            <w:proofErr w:type="spellStart"/>
            <w:r>
              <w:rPr>
                <w:b/>
                <w:color w:val="FFFFFF"/>
              </w:rPr>
              <w:t>说明</w:t>
            </w:r>
            <w:proofErr w:type="spellEnd"/>
          </w:p>
        </w:tc>
      </w:tr>
      <w:tr w:rsidR="00B16890" w:rsidRPr="00BE018B" w14:paraId="61E92897" w14:textId="77777777" w:rsidTr="00B16890">
        <w:trPr>
          <w:trHeight w:hRule="exact" w:val="478"/>
        </w:trPr>
        <w:tc>
          <w:tcPr>
            <w:tcW w:w="847" w:type="dxa"/>
            <w:tcBorders>
              <w:top w:val="single" w:sz="4" w:space="0" w:color="FFFFFF"/>
            </w:tcBorders>
            <w:shd w:val="clear" w:color="auto" w:fill="D9E1F3"/>
          </w:tcPr>
          <w:p w14:paraId="5F776E6E" w14:textId="77777777" w:rsidR="00B16890" w:rsidRPr="00BE018B" w:rsidRDefault="00B16890" w:rsidP="00B16890">
            <w:pPr>
              <w:jc w:val="left"/>
              <w:rPr>
                <w:rFonts w:ascii="宋体" w:hAnsi="宋体"/>
                <w:sz w:val="24"/>
              </w:rPr>
            </w:pPr>
            <w:r w:rsidRPr="00BE018B">
              <w:rPr>
                <w:rFonts w:ascii="宋体" w:hAnsi="宋体"/>
                <w:sz w:val="24"/>
              </w:rPr>
              <w:t>E01</w:t>
            </w:r>
          </w:p>
        </w:tc>
        <w:tc>
          <w:tcPr>
            <w:tcW w:w="1558" w:type="dxa"/>
            <w:tcBorders>
              <w:top w:val="single" w:sz="4" w:space="0" w:color="FFFFFF"/>
            </w:tcBorders>
            <w:shd w:val="clear" w:color="auto" w:fill="D9E1F3"/>
          </w:tcPr>
          <w:p w14:paraId="03D44942" w14:textId="77777777" w:rsidR="00B16890" w:rsidRPr="00BE018B" w:rsidRDefault="00B16890" w:rsidP="00B16890">
            <w:pPr>
              <w:jc w:val="left"/>
              <w:rPr>
                <w:rFonts w:ascii="宋体" w:hAnsi="宋体"/>
                <w:sz w:val="24"/>
              </w:rPr>
            </w:pPr>
            <w:r w:rsidRPr="00BE018B">
              <w:rPr>
                <w:rFonts w:ascii="宋体" w:hAnsi="宋体"/>
                <w:sz w:val="24"/>
              </w:rPr>
              <w:t>用户</w:t>
            </w:r>
            <w:r w:rsidRPr="00BE018B">
              <w:rPr>
                <w:rFonts w:ascii="宋体" w:hAnsi="宋体"/>
                <w:spacing w:val="-55"/>
                <w:sz w:val="24"/>
              </w:rPr>
              <w:t xml:space="preserve"> </w:t>
            </w:r>
            <w:r w:rsidRPr="00BE018B">
              <w:rPr>
                <w:rFonts w:ascii="宋体" w:hAnsi="宋体"/>
                <w:sz w:val="24"/>
              </w:rPr>
              <w:t>ID</w:t>
            </w:r>
          </w:p>
        </w:tc>
        <w:tc>
          <w:tcPr>
            <w:tcW w:w="1135" w:type="dxa"/>
            <w:tcBorders>
              <w:top w:val="single" w:sz="4" w:space="0" w:color="FFFFFF"/>
            </w:tcBorders>
            <w:shd w:val="clear" w:color="auto" w:fill="D9E1F3"/>
          </w:tcPr>
          <w:p w14:paraId="020B0D8C" w14:textId="77777777" w:rsidR="00B16890" w:rsidRPr="00BE018B" w:rsidRDefault="00B16890" w:rsidP="00B16890">
            <w:pPr>
              <w:jc w:val="left"/>
              <w:rPr>
                <w:rFonts w:ascii="宋体" w:hAnsi="宋体"/>
                <w:sz w:val="24"/>
              </w:rPr>
            </w:pPr>
            <w:r w:rsidRPr="00BE018B">
              <w:rPr>
                <w:rFonts w:ascii="宋体" w:hAnsi="宋体"/>
                <w:sz w:val="24"/>
              </w:rPr>
              <w:t>整数</w:t>
            </w:r>
          </w:p>
        </w:tc>
        <w:tc>
          <w:tcPr>
            <w:tcW w:w="2268" w:type="dxa"/>
            <w:tcBorders>
              <w:top w:val="single" w:sz="4" w:space="0" w:color="FFFFFF"/>
            </w:tcBorders>
            <w:shd w:val="clear" w:color="auto" w:fill="D9E1F3"/>
          </w:tcPr>
          <w:p w14:paraId="7D13598B" w14:textId="77777777" w:rsidR="00B16890" w:rsidRPr="00BE018B" w:rsidRDefault="00B16890" w:rsidP="00B16890">
            <w:pPr>
              <w:jc w:val="left"/>
              <w:rPr>
                <w:rFonts w:ascii="宋体" w:hAnsi="宋体"/>
                <w:sz w:val="24"/>
              </w:rPr>
            </w:pPr>
          </w:p>
        </w:tc>
        <w:tc>
          <w:tcPr>
            <w:tcW w:w="2693" w:type="dxa"/>
            <w:tcBorders>
              <w:top w:val="single" w:sz="4" w:space="0" w:color="FFFFFF"/>
            </w:tcBorders>
            <w:shd w:val="clear" w:color="auto" w:fill="D9E1F3"/>
          </w:tcPr>
          <w:p w14:paraId="6A5F37B6" w14:textId="77777777" w:rsidR="00B16890" w:rsidRPr="00BE018B" w:rsidRDefault="00B16890" w:rsidP="00B16890">
            <w:pPr>
              <w:jc w:val="left"/>
              <w:rPr>
                <w:rFonts w:ascii="宋体" w:hAnsi="宋体"/>
                <w:sz w:val="24"/>
              </w:rPr>
            </w:pPr>
            <w:r w:rsidRPr="00BE018B">
              <w:rPr>
                <w:rFonts w:ascii="宋体" w:hAnsi="宋体"/>
                <w:sz w:val="24"/>
              </w:rPr>
              <w:t>系统分配，ID 值自增</w:t>
            </w:r>
          </w:p>
        </w:tc>
      </w:tr>
      <w:tr w:rsidR="00B16890" w:rsidRPr="00BE018B" w14:paraId="5F875648" w14:textId="77777777" w:rsidTr="00B16890">
        <w:trPr>
          <w:trHeight w:hRule="exact" w:val="1359"/>
        </w:trPr>
        <w:tc>
          <w:tcPr>
            <w:tcW w:w="847" w:type="dxa"/>
          </w:tcPr>
          <w:p w14:paraId="48C72323" w14:textId="77777777" w:rsidR="00B16890" w:rsidRPr="00BE018B" w:rsidRDefault="00B16890" w:rsidP="00B16890">
            <w:pPr>
              <w:jc w:val="left"/>
              <w:rPr>
                <w:rFonts w:ascii="宋体" w:hAnsi="宋体"/>
                <w:sz w:val="24"/>
              </w:rPr>
            </w:pPr>
            <w:r w:rsidRPr="00BE018B">
              <w:rPr>
                <w:rFonts w:ascii="宋体" w:hAnsi="宋体"/>
                <w:sz w:val="24"/>
              </w:rPr>
              <w:t>E02</w:t>
            </w:r>
          </w:p>
        </w:tc>
        <w:tc>
          <w:tcPr>
            <w:tcW w:w="1558" w:type="dxa"/>
          </w:tcPr>
          <w:p w14:paraId="1A9BE057" w14:textId="77777777" w:rsidR="00B16890" w:rsidRPr="00BE018B" w:rsidRDefault="00B16890" w:rsidP="00B16890">
            <w:pPr>
              <w:jc w:val="left"/>
              <w:rPr>
                <w:rFonts w:ascii="宋体" w:hAnsi="宋体"/>
                <w:sz w:val="24"/>
              </w:rPr>
            </w:pPr>
            <w:r w:rsidRPr="00BE018B">
              <w:rPr>
                <w:rFonts w:ascii="宋体" w:hAnsi="宋体"/>
                <w:sz w:val="24"/>
              </w:rPr>
              <w:t>用户名</w:t>
            </w:r>
          </w:p>
        </w:tc>
        <w:tc>
          <w:tcPr>
            <w:tcW w:w="1135" w:type="dxa"/>
          </w:tcPr>
          <w:p w14:paraId="68FA2F49"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tcPr>
          <w:p w14:paraId="60F500DF" w14:textId="77777777" w:rsidR="00B16890" w:rsidRPr="00BE018B" w:rsidRDefault="00B16890" w:rsidP="00B16890">
            <w:pPr>
              <w:jc w:val="left"/>
              <w:rPr>
                <w:rFonts w:ascii="宋体" w:hAnsi="宋体"/>
                <w:sz w:val="24"/>
              </w:rPr>
            </w:pPr>
            <w:r w:rsidRPr="00BE018B">
              <w:rPr>
                <w:rFonts w:ascii="宋体" w:hAnsi="宋体"/>
                <w:sz w:val="24"/>
              </w:rPr>
              <w:t>[0-9a-zA-Z]、特殊字符</w:t>
            </w:r>
          </w:p>
        </w:tc>
        <w:tc>
          <w:tcPr>
            <w:tcW w:w="2693" w:type="dxa"/>
          </w:tcPr>
          <w:p w14:paraId="322F66CB" w14:textId="77777777" w:rsidR="00B16890" w:rsidRPr="00BE018B" w:rsidRDefault="00B16890" w:rsidP="00B16890">
            <w:pPr>
              <w:jc w:val="left"/>
              <w:rPr>
                <w:rFonts w:ascii="宋体" w:hAnsi="宋体"/>
                <w:sz w:val="24"/>
              </w:rPr>
            </w:pPr>
            <w:r w:rsidRPr="00BE018B">
              <w:rPr>
                <w:rFonts w:ascii="宋体" w:hAnsi="宋体"/>
                <w:spacing w:val="4"/>
                <w:sz w:val="24"/>
              </w:rPr>
              <w:t>用户的用户名由用户在注册时自由指定，前提是数据库里已经有该用户的信</w:t>
            </w:r>
            <w:r w:rsidRPr="00BE018B">
              <w:rPr>
                <w:rFonts w:ascii="宋体" w:hAnsi="宋体"/>
                <w:sz w:val="24"/>
              </w:rPr>
              <w:t>息</w:t>
            </w:r>
          </w:p>
        </w:tc>
      </w:tr>
      <w:tr w:rsidR="00B16890" w:rsidRPr="00BE018B" w14:paraId="5209A3F1" w14:textId="77777777" w:rsidTr="00B16890">
        <w:trPr>
          <w:trHeight w:hRule="exact" w:val="995"/>
        </w:trPr>
        <w:tc>
          <w:tcPr>
            <w:tcW w:w="847" w:type="dxa"/>
            <w:shd w:val="clear" w:color="auto" w:fill="D9E1F3"/>
          </w:tcPr>
          <w:p w14:paraId="6605EE82" w14:textId="77777777" w:rsidR="00B16890" w:rsidRPr="00BE018B" w:rsidRDefault="00B16890" w:rsidP="00B16890">
            <w:pPr>
              <w:jc w:val="left"/>
              <w:rPr>
                <w:rFonts w:ascii="宋体" w:hAnsi="宋体"/>
                <w:sz w:val="24"/>
              </w:rPr>
            </w:pPr>
            <w:r w:rsidRPr="00BE018B">
              <w:rPr>
                <w:rFonts w:ascii="宋体" w:hAnsi="宋体"/>
                <w:sz w:val="24"/>
              </w:rPr>
              <w:t>E03</w:t>
            </w:r>
          </w:p>
        </w:tc>
        <w:tc>
          <w:tcPr>
            <w:tcW w:w="1558" w:type="dxa"/>
            <w:shd w:val="clear" w:color="auto" w:fill="D9E1F3"/>
          </w:tcPr>
          <w:p w14:paraId="0C9BCFB7" w14:textId="77777777" w:rsidR="00B16890" w:rsidRPr="00BE018B" w:rsidRDefault="00B16890" w:rsidP="00B16890">
            <w:pPr>
              <w:jc w:val="left"/>
              <w:rPr>
                <w:rFonts w:ascii="宋体" w:hAnsi="宋体"/>
                <w:sz w:val="24"/>
              </w:rPr>
            </w:pPr>
            <w:r w:rsidRPr="00BE018B">
              <w:rPr>
                <w:rFonts w:ascii="宋体" w:hAnsi="宋体"/>
                <w:sz w:val="24"/>
              </w:rPr>
              <w:t>密码</w:t>
            </w:r>
          </w:p>
        </w:tc>
        <w:tc>
          <w:tcPr>
            <w:tcW w:w="1135" w:type="dxa"/>
            <w:shd w:val="clear" w:color="auto" w:fill="D9E1F3"/>
          </w:tcPr>
          <w:p w14:paraId="507C54D4"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shd w:val="clear" w:color="auto" w:fill="D9E1F3"/>
          </w:tcPr>
          <w:p w14:paraId="4CCF2F71" w14:textId="77777777" w:rsidR="00B16890" w:rsidRPr="00BE018B" w:rsidRDefault="00B16890" w:rsidP="00B16890">
            <w:pPr>
              <w:jc w:val="left"/>
              <w:rPr>
                <w:rFonts w:ascii="宋体" w:hAnsi="宋体"/>
                <w:sz w:val="24"/>
              </w:rPr>
            </w:pPr>
            <w:r w:rsidRPr="00BE018B">
              <w:rPr>
                <w:rFonts w:ascii="宋体" w:hAnsi="宋体"/>
                <w:sz w:val="24"/>
              </w:rPr>
              <w:t>[0-9a-zA-Z]、特殊字符</w:t>
            </w:r>
          </w:p>
        </w:tc>
        <w:tc>
          <w:tcPr>
            <w:tcW w:w="2693" w:type="dxa"/>
            <w:shd w:val="clear" w:color="auto" w:fill="D9E1F3"/>
          </w:tcPr>
          <w:p w14:paraId="435BE781" w14:textId="77777777" w:rsidR="00B16890" w:rsidRPr="00BE018B" w:rsidRDefault="00B16890" w:rsidP="00B16890">
            <w:pPr>
              <w:jc w:val="left"/>
              <w:rPr>
                <w:rFonts w:ascii="宋体" w:hAnsi="宋体"/>
                <w:sz w:val="24"/>
              </w:rPr>
            </w:pPr>
            <w:r w:rsidRPr="00BE018B">
              <w:rPr>
                <w:rFonts w:ascii="宋体" w:hAnsi="宋体"/>
                <w:spacing w:val="4"/>
                <w:sz w:val="24"/>
              </w:rPr>
              <w:t>用户的密码由用户在注册</w:t>
            </w:r>
            <w:r w:rsidRPr="00BE018B">
              <w:rPr>
                <w:rFonts w:ascii="宋体" w:hAnsi="宋体"/>
                <w:sz w:val="24"/>
              </w:rPr>
              <w:t>时</w:t>
            </w:r>
            <w:r w:rsidRPr="00BE018B">
              <w:rPr>
                <w:rFonts w:ascii="宋体" w:hAnsi="宋体"/>
                <w:spacing w:val="-48"/>
                <w:sz w:val="24"/>
              </w:rPr>
              <w:t xml:space="preserve"> </w:t>
            </w:r>
            <w:r w:rsidRPr="00BE018B">
              <w:rPr>
                <w:rFonts w:ascii="宋体" w:hAnsi="宋体"/>
                <w:sz w:val="24"/>
              </w:rPr>
              <w:t>自</w:t>
            </w:r>
            <w:r w:rsidRPr="00BE018B">
              <w:rPr>
                <w:rFonts w:ascii="宋体" w:hAnsi="宋体"/>
                <w:spacing w:val="-48"/>
                <w:sz w:val="24"/>
              </w:rPr>
              <w:t xml:space="preserve"> </w:t>
            </w:r>
            <w:r w:rsidRPr="00BE018B">
              <w:rPr>
                <w:rFonts w:ascii="宋体" w:hAnsi="宋体"/>
                <w:sz w:val="24"/>
              </w:rPr>
              <w:t>由</w:t>
            </w:r>
            <w:r w:rsidRPr="00BE018B">
              <w:rPr>
                <w:rFonts w:ascii="宋体" w:hAnsi="宋体"/>
                <w:spacing w:val="-51"/>
                <w:sz w:val="24"/>
              </w:rPr>
              <w:t xml:space="preserve"> </w:t>
            </w:r>
            <w:r w:rsidRPr="00BE018B">
              <w:rPr>
                <w:rFonts w:ascii="宋体" w:hAnsi="宋体"/>
                <w:sz w:val="24"/>
              </w:rPr>
              <w:t>指</w:t>
            </w:r>
            <w:r w:rsidRPr="00BE018B">
              <w:rPr>
                <w:rFonts w:ascii="宋体" w:hAnsi="宋体"/>
                <w:spacing w:val="-48"/>
                <w:sz w:val="24"/>
              </w:rPr>
              <w:t xml:space="preserve"> </w:t>
            </w:r>
            <w:r w:rsidRPr="00BE018B">
              <w:rPr>
                <w:rFonts w:ascii="宋体" w:hAnsi="宋体"/>
                <w:sz w:val="24"/>
              </w:rPr>
              <w:t>定</w:t>
            </w:r>
            <w:r w:rsidRPr="00BE018B">
              <w:rPr>
                <w:rFonts w:ascii="宋体" w:hAnsi="宋体"/>
                <w:spacing w:val="-51"/>
                <w:sz w:val="24"/>
              </w:rPr>
              <w:t xml:space="preserve"> </w:t>
            </w:r>
            <w:r w:rsidRPr="00BE018B">
              <w:rPr>
                <w:rFonts w:ascii="宋体" w:hAnsi="宋体"/>
                <w:sz w:val="24"/>
              </w:rPr>
              <w:t>，</w:t>
            </w:r>
            <w:r w:rsidRPr="00BE018B">
              <w:rPr>
                <w:rFonts w:ascii="宋体" w:hAnsi="宋体"/>
                <w:spacing w:val="-48"/>
                <w:sz w:val="24"/>
              </w:rPr>
              <w:t xml:space="preserve"> </w:t>
            </w:r>
            <w:r w:rsidRPr="00BE018B">
              <w:rPr>
                <w:rFonts w:ascii="宋体" w:hAnsi="宋体"/>
                <w:sz w:val="24"/>
              </w:rPr>
              <w:t>初</w:t>
            </w:r>
            <w:r w:rsidRPr="00BE018B">
              <w:rPr>
                <w:rFonts w:ascii="宋体" w:hAnsi="宋体"/>
                <w:spacing w:val="-51"/>
                <w:sz w:val="24"/>
              </w:rPr>
              <w:t xml:space="preserve"> </w:t>
            </w:r>
            <w:r w:rsidRPr="00BE018B">
              <w:rPr>
                <w:rFonts w:ascii="宋体" w:hAnsi="宋体"/>
                <w:sz w:val="24"/>
              </w:rPr>
              <w:t>始</w:t>
            </w:r>
            <w:r w:rsidRPr="00BE018B">
              <w:rPr>
                <w:rFonts w:ascii="宋体" w:hAnsi="宋体"/>
                <w:spacing w:val="-51"/>
                <w:sz w:val="24"/>
              </w:rPr>
              <w:t xml:space="preserve"> </w:t>
            </w:r>
            <w:r w:rsidRPr="00BE018B">
              <w:rPr>
                <w:rFonts w:ascii="宋体" w:hAnsi="宋体"/>
                <w:sz w:val="24"/>
              </w:rPr>
              <w:t>为</w:t>
            </w:r>
          </w:p>
          <w:p w14:paraId="37CD1775" w14:textId="77777777" w:rsidR="00B16890" w:rsidRPr="00BE018B" w:rsidRDefault="00B16890" w:rsidP="00B16890">
            <w:pPr>
              <w:jc w:val="left"/>
              <w:rPr>
                <w:rFonts w:ascii="宋体" w:hAnsi="宋体"/>
                <w:sz w:val="24"/>
              </w:rPr>
            </w:pPr>
            <w:r w:rsidRPr="00BE018B">
              <w:rPr>
                <w:rFonts w:ascii="宋体" w:hAnsi="宋体"/>
                <w:sz w:val="24"/>
              </w:rPr>
              <w:t>123456 六位字符</w:t>
            </w:r>
          </w:p>
        </w:tc>
      </w:tr>
      <w:tr w:rsidR="00B16890" w:rsidRPr="00BE018B" w14:paraId="7468E0B1" w14:textId="77777777" w:rsidTr="00B16890">
        <w:trPr>
          <w:trHeight w:hRule="exact" w:val="946"/>
        </w:trPr>
        <w:tc>
          <w:tcPr>
            <w:tcW w:w="847" w:type="dxa"/>
          </w:tcPr>
          <w:p w14:paraId="56E3367B" w14:textId="77777777" w:rsidR="00B16890" w:rsidRPr="00BE018B" w:rsidRDefault="00B16890" w:rsidP="00B16890">
            <w:pPr>
              <w:jc w:val="left"/>
              <w:rPr>
                <w:rFonts w:ascii="宋体" w:hAnsi="宋体"/>
                <w:sz w:val="24"/>
              </w:rPr>
            </w:pPr>
            <w:r w:rsidRPr="00BE018B">
              <w:rPr>
                <w:rFonts w:ascii="宋体" w:hAnsi="宋体"/>
                <w:sz w:val="24"/>
              </w:rPr>
              <w:t>E04</w:t>
            </w:r>
          </w:p>
        </w:tc>
        <w:tc>
          <w:tcPr>
            <w:tcW w:w="1558" w:type="dxa"/>
          </w:tcPr>
          <w:p w14:paraId="65ADF608" w14:textId="77777777" w:rsidR="00B16890" w:rsidRPr="00BE018B" w:rsidRDefault="00B16890" w:rsidP="00B16890">
            <w:pPr>
              <w:jc w:val="left"/>
              <w:rPr>
                <w:rFonts w:ascii="宋体" w:hAnsi="宋体"/>
                <w:sz w:val="24"/>
              </w:rPr>
            </w:pPr>
            <w:r w:rsidRPr="00BE018B">
              <w:rPr>
                <w:rFonts w:ascii="宋体" w:hAnsi="宋体"/>
                <w:sz w:val="24"/>
              </w:rPr>
              <w:t>是否绑定邮箱</w:t>
            </w:r>
          </w:p>
        </w:tc>
        <w:tc>
          <w:tcPr>
            <w:tcW w:w="1135" w:type="dxa"/>
          </w:tcPr>
          <w:p w14:paraId="5DC47994" w14:textId="77777777" w:rsidR="00B16890" w:rsidRPr="00BE018B" w:rsidRDefault="00B16890" w:rsidP="00B16890">
            <w:pPr>
              <w:jc w:val="left"/>
              <w:rPr>
                <w:rFonts w:ascii="宋体" w:hAnsi="宋体"/>
                <w:sz w:val="24"/>
              </w:rPr>
            </w:pPr>
            <w:r w:rsidRPr="00BE018B">
              <w:rPr>
                <w:rFonts w:ascii="宋体" w:hAnsi="宋体"/>
                <w:sz w:val="24"/>
              </w:rPr>
              <w:t>布尔值</w:t>
            </w:r>
          </w:p>
        </w:tc>
        <w:tc>
          <w:tcPr>
            <w:tcW w:w="2268" w:type="dxa"/>
          </w:tcPr>
          <w:p w14:paraId="55791973" w14:textId="77777777" w:rsidR="00B16890" w:rsidRPr="00BE018B" w:rsidRDefault="00B16890" w:rsidP="00B16890">
            <w:pPr>
              <w:jc w:val="left"/>
              <w:rPr>
                <w:rFonts w:ascii="宋体" w:hAnsi="宋体"/>
                <w:sz w:val="24"/>
              </w:rPr>
            </w:pPr>
            <w:r w:rsidRPr="00BE018B">
              <w:rPr>
                <w:rFonts w:ascii="宋体" w:hAnsi="宋体"/>
                <w:sz w:val="24"/>
              </w:rPr>
              <w:t>0,1</w:t>
            </w:r>
          </w:p>
        </w:tc>
        <w:tc>
          <w:tcPr>
            <w:tcW w:w="2693" w:type="dxa"/>
          </w:tcPr>
          <w:p w14:paraId="21D24631" w14:textId="77777777" w:rsidR="00B16890" w:rsidRPr="00BE018B" w:rsidRDefault="00B16890" w:rsidP="00B16890">
            <w:pPr>
              <w:jc w:val="left"/>
              <w:rPr>
                <w:rFonts w:ascii="宋体" w:hAnsi="宋体"/>
                <w:sz w:val="24"/>
              </w:rPr>
            </w:pPr>
            <w:r w:rsidRPr="00BE018B">
              <w:rPr>
                <w:rFonts w:ascii="宋体" w:hAnsi="宋体"/>
                <w:sz w:val="24"/>
              </w:rPr>
              <w:t>0 表示没有绑定，1 表示已</w:t>
            </w:r>
          </w:p>
          <w:p w14:paraId="1ADB917B" w14:textId="77777777" w:rsidR="00B16890" w:rsidRPr="00BE018B" w:rsidRDefault="00B16890" w:rsidP="00B16890">
            <w:pPr>
              <w:jc w:val="left"/>
              <w:rPr>
                <w:rFonts w:ascii="宋体" w:hAnsi="宋体"/>
                <w:sz w:val="24"/>
              </w:rPr>
            </w:pPr>
            <w:r w:rsidRPr="00BE018B">
              <w:rPr>
                <w:rFonts w:ascii="宋体" w:hAnsi="宋体"/>
                <w:sz w:val="24"/>
              </w:rPr>
              <w:t>经绑定，默认为</w:t>
            </w:r>
            <w:r w:rsidRPr="00BE018B">
              <w:rPr>
                <w:rFonts w:ascii="宋体" w:hAnsi="宋体"/>
                <w:spacing w:val="-54"/>
                <w:sz w:val="24"/>
              </w:rPr>
              <w:t xml:space="preserve"> </w:t>
            </w:r>
            <w:r w:rsidRPr="00BE018B">
              <w:rPr>
                <w:rFonts w:ascii="宋体" w:hAnsi="宋体"/>
                <w:sz w:val="24"/>
              </w:rPr>
              <w:t>0</w:t>
            </w:r>
          </w:p>
        </w:tc>
      </w:tr>
    </w:tbl>
    <w:p w14:paraId="7680CB4D" w14:textId="77777777" w:rsidR="00B16890" w:rsidRPr="00BE018B" w:rsidRDefault="00B16890" w:rsidP="00B16890">
      <w:pPr>
        <w:jc w:val="left"/>
        <w:rPr>
          <w:rFonts w:ascii="宋体" w:hAnsi="宋体"/>
          <w:vanish/>
          <w:sz w:val="24"/>
        </w:rPr>
      </w:pPr>
    </w:p>
    <w:tbl>
      <w:tblPr>
        <w:tblW w:w="8509" w:type="dxa"/>
        <w:tblInd w:w="13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
        <w:gridCol w:w="847"/>
        <w:gridCol w:w="1558"/>
        <w:gridCol w:w="1135"/>
        <w:gridCol w:w="2268"/>
        <w:gridCol w:w="2693"/>
      </w:tblGrid>
      <w:tr w:rsidR="00B16890" w:rsidRPr="00BE018B" w14:paraId="1C50F4D0" w14:textId="77777777" w:rsidTr="00B16890">
        <w:trPr>
          <w:trHeight w:hRule="exact" w:val="946"/>
        </w:trPr>
        <w:tc>
          <w:tcPr>
            <w:tcW w:w="855" w:type="dxa"/>
            <w:gridSpan w:val="2"/>
            <w:shd w:val="clear" w:color="auto" w:fill="D9E1F3"/>
          </w:tcPr>
          <w:p w14:paraId="4604437B" w14:textId="77777777" w:rsidR="00B16890" w:rsidRPr="00BE018B" w:rsidRDefault="00B16890" w:rsidP="00B16890">
            <w:pPr>
              <w:jc w:val="left"/>
              <w:rPr>
                <w:rFonts w:ascii="宋体" w:hAnsi="宋体"/>
                <w:sz w:val="24"/>
              </w:rPr>
            </w:pPr>
            <w:r w:rsidRPr="00BE018B">
              <w:rPr>
                <w:rFonts w:ascii="宋体" w:hAnsi="宋体"/>
                <w:sz w:val="24"/>
              </w:rPr>
              <w:t>E05</w:t>
            </w:r>
          </w:p>
        </w:tc>
        <w:tc>
          <w:tcPr>
            <w:tcW w:w="1558" w:type="dxa"/>
            <w:shd w:val="clear" w:color="auto" w:fill="D9E1F3"/>
          </w:tcPr>
          <w:p w14:paraId="2C9D9EED" w14:textId="77777777" w:rsidR="00B16890" w:rsidRPr="00BE018B" w:rsidRDefault="00B16890" w:rsidP="00B16890">
            <w:pPr>
              <w:jc w:val="left"/>
              <w:rPr>
                <w:rFonts w:ascii="宋体" w:hAnsi="宋体"/>
                <w:sz w:val="24"/>
              </w:rPr>
            </w:pPr>
            <w:r w:rsidRPr="00BE018B">
              <w:rPr>
                <w:rFonts w:ascii="宋体" w:hAnsi="宋体"/>
                <w:sz w:val="24"/>
              </w:rPr>
              <w:t>是否绑定电话</w:t>
            </w:r>
          </w:p>
        </w:tc>
        <w:tc>
          <w:tcPr>
            <w:tcW w:w="1135" w:type="dxa"/>
            <w:shd w:val="clear" w:color="auto" w:fill="D9E1F3"/>
          </w:tcPr>
          <w:p w14:paraId="35E6AA63" w14:textId="77777777" w:rsidR="00B16890" w:rsidRPr="00BE018B" w:rsidRDefault="00B16890" w:rsidP="00B16890">
            <w:pPr>
              <w:jc w:val="left"/>
              <w:rPr>
                <w:rFonts w:ascii="宋体" w:hAnsi="宋体"/>
                <w:sz w:val="24"/>
              </w:rPr>
            </w:pPr>
            <w:r w:rsidRPr="00BE018B">
              <w:rPr>
                <w:rFonts w:ascii="宋体" w:hAnsi="宋体"/>
                <w:sz w:val="24"/>
              </w:rPr>
              <w:t>布尔值</w:t>
            </w:r>
          </w:p>
        </w:tc>
        <w:tc>
          <w:tcPr>
            <w:tcW w:w="2268" w:type="dxa"/>
            <w:shd w:val="clear" w:color="auto" w:fill="D9E1F3"/>
          </w:tcPr>
          <w:p w14:paraId="6D236BF5" w14:textId="77777777" w:rsidR="00B16890" w:rsidRPr="00BE018B" w:rsidRDefault="00B16890" w:rsidP="00B16890">
            <w:pPr>
              <w:jc w:val="left"/>
              <w:rPr>
                <w:rFonts w:ascii="宋体" w:hAnsi="宋体"/>
                <w:sz w:val="24"/>
              </w:rPr>
            </w:pPr>
            <w:r w:rsidRPr="00BE018B">
              <w:rPr>
                <w:rFonts w:ascii="宋体" w:hAnsi="宋体"/>
                <w:sz w:val="24"/>
              </w:rPr>
              <w:t>0,1</w:t>
            </w:r>
          </w:p>
        </w:tc>
        <w:tc>
          <w:tcPr>
            <w:tcW w:w="2693" w:type="dxa"/>
            <w:shd w:val="clear" w:color="auto" w:fill="D9E1F3"/>
          </w:tcPr>
          <w:p w14:paraId="02F18799" w14:textId="77777777" w:rsidR="00B16890" w:rsidRPr="00BE018B" w:rsidRDefault="00B16890" w:rsidP="00B16890">
            <w:pPr>
              <w:jc w:val="left"/>
              <w:rPr>
                <w:rFonts w:ascii="宋体" w:hAnsi="宋体"/>
                <w:sz w:val="24"/>
              </w:rPr>
            </w:pPr>
            <w:r w:rsidRPr="00BE018B">
              <w:rPr>
                <w:rFonts w:ascii="宋体" w:hAnsi="宋体"/>
                <w:sz w:val="24"/>
              </w:rPr>
              <w:t>0 表示没有绑定，1 表示已</w:t>
            </w:r>
          </w:p>
          <w:p w14:paraId="06EBBA26" w14:textId="77777777" w:rsidR="00B16890" w:rsidRPr="00BE018B" w:rsidRDefault="00B16890" w:rsidP="00B16890">
            <w:pPr>
              <w:jc w:val="left"/>
              <w:rPr>
                <w:rFonts w:ascii="宋体" w:hAnsi="宋体"/>
                <w:sz w:val="24"/>
              </w:rPr>
            </w:pPr>
            <w:r w:rsidRPr="00BE018B">
              <w:rPr>
                <w:rFonts w:ascii="宋体" w:hAnsi="宋体"/>
                <w:sz w:val="24"/>
              </w:rPr>
              <w:t>经绑定，默认为</w:t>
            </w:r>
            <w:r w:rsidRPr="00BE018B">
              <w:rPr>
                <w:rFonts w:ascii="宋体" w:hAnsi="宋体"/>
                <w:spacing w:val="-54"/>
                <w:sz w:val="24"/>
              </w:rPr>
              <w:t xml:space="preserve"> </w:t>
            </w:r>
            <w:r w:rsidRPr="00BE018B">
              <w:rPr>
                <w:rFonts w:ascii="宋体" w:hAnsi="宋体"/>
                <w:sz w:val="24"/>
              </w:rPr>
              <w:t>0</w:t>
            </w:r>
          </w:p>
        </w:tc>
      </w:tr>
      <w:tr w:rsidR="00B16890" w:rsidRPr="00BE018B" w14:paraId="7C24500F" w14:textId="77777777" w:rsidTr="00B16890">
        <w:trPr>
          <w:trHeight w:hRule="exact" w:val="478"/>
        </w:trPr>
        <w:tc>
          <w:tcPr>
            <w:tcW w:w="855" w:type="dxa"/>
            <w:gridSpan w:val="2"/>
          </w:tcPr>
          <w:p w14:paraId="68CC9216" w14:textId="77777777" w:rsidR="00B16890" w:rsidRPr="00BE018B" w:rsidRDefault="00B16890" w:rsidP="00B16890">
            <w:pPr>
              <w:jc w:val="left"/>
              <w:rPr>
                <w:rFonts w:ascii="宋体" w:hAnsi="宋体"/>
                <w:sz w:val="24"/>
              </w:rPr>
            </w:pPr>
            <w:r w:rsidRPr="00BE018B">
              <w:rPr>
                <w:rFonts w:ascii="宋体" w:hAnsi="宋体"/>
                <w:sz w:val="24"/>
              </w:rPr>
              <w:t>E06</w:t>
            </w:r>
          </w:p>
        </w:tc>
        <w:tc>
          <w:tcPr>
            <w:tcW w:w="1558" w:type="dxa"/>
          </w:tcPr>
          <w:p w14:paraId="0B0D5257" w14:textId="77777777" w:rsidR="00B16890" w:rsidRPr="00BE018B" w:rsidRDefault="00B16890" w:rsidP="00B16890">
            <w:pPr>
              <w:jc w:val="left"/>
              <w:rPr>
                <w:rFonts w:ascii="宋体" w:hAnsi="宋体"/>
                <w:sz w:val="24"/>
              </w:rPr>
            </w:pPr>
            <w:r>
              <w:rPr>
                <w:rFonts w:ascii="宋体" w:hAnsi="宋体"/>
                <w:sz w:val="24"/>
              </w:rPr>
              <w:t>研究内容</w:t>
            </w:r>
            <w:r w:rsidRPr="00BE018B">
              <w:rPr>
                <w:rFonts w:ascii="宋体" w:hAnsi="宋体"/>
                <w:spacing w:val="-55"/>
                <w:sz w:val="24"/>
              </w:rPr>
              <w:t xml:space="preserve"> </w:t>
            </w:r>
            <w:r w:rsidRPr="00BE018B">
              <w:rPr>
                <w:rFonts w:ascii="宋体" w:hAnsi="宋体"/>
                <w:sz w:val="24"/>
              </w:rPr>
              <w:t>ID</w:t>
            </w:r>
          </w:p>
        </w:tc>
        <w:tc>
          <w:tcPr>
            <w:tcW w:w="1135" w:type="dxa"/>
          </w:tcPr>
          <w:p w14:paraId="191C8476" w14:textId="77777777" w:rsidR="00B16890" w:rsidRPr="00BE018B" w:rsidRDefault="00B16890" w:rsidP="00B16890">
            <w:pPr>
              <w:jc w:val="left"/>
              <w:rPr>
                <w:rFonts w:ascii="宋体" w:hAnsi="宋体"/>
                <w:sz w:val="24"/>
              </w:rPr>
            </w:pPr>
            <w:r w:rsidRPr="00BE018B">
              <w:rPr>
                <w:rFonts w:ascii="宋体" w:hAnsi="宋体"/>
                <w:sz w:val="24"/>
              </w:rPr>
              <w:t>整数</w:t>
            </w:r>
          </w:p>
        </w:tc>
        <w:tc>
          <w:tcPr>
            <w:tcW w:w="2268" w:type="dxa"/>
          </w:tcPr>
          <w:p w14:paraId="761266D3" w14:textId="77777777" w:rsidR="00B16890" w:rsidRPr="00BE018B" w:rsidRDefault="00B16890" w:rsidP="00B16890">
            <w:pPr>
              <w:jc w:val="left"/>
              <w:rPr>
                <w:rFonts w:ascii="宋体" w:hAnsi="宋体"/>
                <w:sz w:val="24"/>
              </w:rPr>
            </w:pPr>
          </w:p>
        </w:tc>
        <w:tc>
          <w:tcPr>
            <w:tcW w:w="2693" w:type="dxa"/>
          </w:tcPr>
          <w:p w14:paraId="3AFFA331" w14:textId="77777777" w:rsidR="00B16890" w:rsidRPr="00BE018B" w:rsidRDefault="00B16890" w:rsidP="00B16890">
            <w:pPr>
              <w:jc w:val="left"/>
              <w:rPr>
                <w:rFonts w:ascii="宋体" w:hAnsi="宋体"/>
                <w:sz w:val="24"/>
              </w:rPr>
            </w:pPr>
            <w:r w:rsidRPr="00BE018B">
              <w:rPr>
                <w:rFonts w:ascii="宋体" w:hAnsi="宋体"/>
                <w:sz w:val="24"/>
              </w:rPr>
              <w:t>系统分配，ID 自增</w:t>
            </w:r>
          </w:p>
        </w:tc>
      </w:tr>
      <w:tr w:rsidR="00B16890" w:rsidRPr="00BE018B" w14:paraId="4845FC56" w14:textId="77777777" w:rsidTr="00B16890">
        <w:trPr>
          <w:trHeight w:hRule="exact" w:val="478"/>
        </w:trPr>
        <w:tc>
          <w:tcPr>
            <w:tcW w:w="855" w:type="dxa"/>
            <w:gridSpan w:val="2"/>
            <w:shd w:val="clear" w:color="auto" w:fill="D9E1F3"/>
          </w:tcPr>
          <w:p w14:paraId="182057AC" w14:textId="77777777" w:rsidR="00B16890" w:rsidRPr="00BE018B" w:rsidRDefault="00B16890" w:rsidP="00B16890">
            <w:pPr>
              <w:jc w:val="left"/>
              <w:rPr>
                <w:rFonts w:ascii="宋体" w:hAnsi="宋体"/>
                <w:sz w:val="24"/>
              </w:rPr>
            </w:pPr>
            <w:r w:rsidRPr="00BE018B">
              <w:rPr>
                <w:rFonts w:ascii="宋体" w:hAnsi="宋体"/>
                <w:sz w:val="24"/>
              </w:rPr>
              <w:t>E07</w:t>
            </w:r>
          </w:p>
        </w:tc>
        <w:tc>
          <w:tcPr>
            <w:tcW w:w="1558" w:type="dxa"/>
            <w:shd w:val="clear" w:color="auto" w:fill="D9E1F3"/>
          </w:tcPr>
          <w:p w14:paraId="2BD01DA7" w14:textId="77777777" w:rsidR="00B16890" w:rsidRPr="00BE018B" w:rsidRDefault="00B16890" w:rsidP="00B16890">
            <w:pPr>
              <w:jc w:val="left"/>
              <w:rPr>
                <w:rFonts w:ascii="宋体" w:hAnsi="宋体"/>
                <w:sz w:val="24"/>
              </w:rPr>
            </w:pPr>
            <w:r>
              <w:rPr>
                <w:rFonts w:ascii="宋体" w:hAnsi="宋体"/>
                <w:sz w:val="24"/>
              </w:rPr>
              <w:t>研究内容</w:t>
            </w:r>
            <w:r w:rsidRPr="00BE018B">
              <w:rPr>
                <w:rFonts w:ascii="宋体" w:hAnsi="宋体"/>
                <w:sz w:val="24"/>
              </w:rPr>
              <w:t>信息</w:t>
            </w:r>
          </w:p>
        </w:tc>
        <w:tc>
          <w:tcPr>
            <w:tcW w:w="1135" w:type="dxa"/>
            <w:shd w:val="clear" w:color="auto" w:fill="D9E1F3"/>
          </w:tcPr>
          <w:p w14:paraId="6A0E6409"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shd w:val="clear" w:color="auto" w:fill="D9E1F3"/>
          </w:tcPr>
          <w:p w14:paraId="45209B57" w14:textId="77777777" w:rsidR="00B16890" w:rsidRPr="00BE018B" w:rsidRDefault="00B16890" w:rsidP="00B16890">
            <w:pPr>
              <w:jc w:val="left"/>
              <w:rPr>
                <w:rFonts w:ascii="宋体" w:hAnsi="宋体"/>
                <w:sz w:val="24"/>
              </w:rPr>
            </w:pPr>
          </w:p>
        </w:tc>
        <w:tc>
          <w:tcPr>
            <w:tcW w:w="2693" w:type="dxa"/>
            <w:shd w:val="clear" w:color="auto" w:fill="D9E1F3"/>
          </w:tcPr>
          <w:p w14:paraId="0EF42BEE" w14:textId="77777777" w:rsidR="00B16890" w:rsidRPr="00BE018B" w:rsidRDefault="00B16890" w:rsidP="00B16890">
            <w:pPr>
              <w:jc w:val="left"/>
              <w:rPr>
                <w:rFonts w:ascii="宋体" w:hAnsi="宋体"/>
                <w:sz w:val="24"/>
              </w:rPr>
            </w:pPr>
            <w:r w:rsidRPr="00BE018B">
              <w:rPr>
                <w:rFonts w:ascii="宋体" w:hAnsi="宋体"/>
                <w:sz w:val="24"/>
              </w:rPr>
              <w:t>多个字段，均为字符类型</w:t>
            </w:r>
          </w:p>
        </w:tc>
      </w:tr>
      <w:tr w:rsidR="00B16890" w:rsidRPr="00BE018B" w14:paraId="6835BA72" w14:textId="77777777" w:rsidTr="00B16890">
        <w:trPr>
          <w:trHeight w:hRule="exact" w:val="480"/>
        </w:trPr>
        <w:tc>
          <w:tcPr>
            <w:tcW w:w="855" w:type="dxa"/>
            <w:gridSpan w:val="2"/>
          </w:tcPr>
          <w:p w14:paraId="3FEE55E5" w14:textId="77777777" w:rsidR="00B16890" w:rsidRPr="00BE018B" w:rsidRDefault="00B16890" w:rsidP="00B16890">
            <w:pPr>
              <w:jc w:val="left"/>
              <w:rPr>
                <w:rFonts w:ascii="宋体" w:hAnsi="宋体"/>
                <w:sz w:val="24"/>
              </w:rPr>
            </w:pPr>
            <w:r w:rsidRPr="00BE018B">
              <w:rPr>
                <w:rFonts w:ascii="宋体" w:hAnsi="宋体"/>
                <w:sz w:val="24"/>
              </w:rPr>
              <w:t>E08</w:t>
            </w:r>
          </w:p>
        </w:tc>
        <w:tc>
          <w:tcPr>
            <w:tcW w:w="1558" w:type="dxa"/>
          </w:tcPr>
          <w:p w14:paraId="35620630" w14:textId="77777777" w:rsidR="00B16890" w:rsidRPr="00BE018B" w:rsidRDefault="00B16890" w:rsidP="00B16890">
            <w:pPr>
              <w:jc w:val="left"/>
              <w:rPr>
                <w:rFonts w:ascii="宋体" w:hAnsi="宋体"/>
                <w:sz w:val="24"/>
              </w:rPr>
            </w:pPr>
            <w:r>
              <w:rPr>
                <w:rFonts w:ascii="宋体" w:hAnsi="宋体"/>
                <w:sz w:val="24"/>
              </w:rPr>
              <w:t>部门</w:t>
            </w:r>
            <w:r w:rsidRPr="00BE018B">
              <w:rPr>
                <w:rFonts w:ascii="宋体" w:hAnsi="宋体"/>
                <w:spacing w:val="-55"/>
                <w:sz w:val="24"/>
              </w:rPr>
              <w:t xml:space="preserve"> </w:t>
            </w:r>
            <w:r w:rsidRPr="00BE018B">
              <w:rPr>
                <w:rFonts w:ascii="宋体" w:hAnsi="宋体"/>
                <w:sz w:val="24"/>
              </w:rPr>
              <w:t>ID</w:t>
            </w:r>
          </w:p>
        </w:tc>
        <w:tc>
          <w:tcPr>
            <w:tcW w:w="1135" w:type="dxa"/>
          </w:tcPr>
          <w:p w14:paraId="0C942AAB" w14:textId="77777777" w:rsidR="00B16890" w:rsidRPr="00BE018B" w:rsidRDefault="00B16890" w:rsidP="00B16890">
            <w:pPr>
              <w:jc w:val="left"/>
              <w:rPr>
                <w:rFonts w:ascii="宋体" w:hAnsi="宋体"/>
                <w:sz w:val="24"/>
              </w:rPr>
            </w:pPr>
            <w:r w:rsidRPr="00BE018B">
              <w:rPr>
                <w:rFonts w:ascii="宋体" w:hAnsi="宋体"/>
                <w:sz w:val="24"/>
              </w:rPr>
              <w:t>整数</w:t>
            </w:r>
          </w:p>
        </w:tc>
        <w:tc>
          <w:tcPr>
            <w:tcW w:w="2268" w:type="dxa"/>
          </w:tcPr>
          <w:p w14:paraId="2B35A3AF" w14:textId="77777777" w:rsidR="00B16890" w:rsidRPr="00BE018B" w:rsidRDefault="00B16890" w:rsidP="00B16890">
            <w:pPr>
              <w:jc w:val="left"/>
              <w:rPr>
                <w:rFonts w:ascii="宋体" w:hAnsi="宋体"/>
                <w:sz w:val="24"/>
              </w:rPr>
            </w:pPr>
          </w:p>
        </w:tc>
        <w:tc>
          <w:tcPr>
            <w:tcW w:w="2693" w:type="dxa"/>
          </w:tcPr>
          <w:p w14:paraId="43D547F1" w14:textId="77777777" w:rsidR="00B16890" w:rsidRPr="00BE018B" w:rsidRDefault="00B16890" w:rsidP="00B16890">
            <w:pPr>
              <w:jc w:val="left"/>
              <w:rPr>
                <w:rFonts w:ascii="宋体" w:hAnsi="宋体"/>
                <w:sz w:val="24"/>
              </w:rPr>
            </w:pPr>
            <w:r w:rsidRPr="00BE018B">
              <w:rPr>
                <w:rFonts w:ascii="宋体" w:hAnsi="宋体"/>
                <w:sz w:val="24"/>
              </w:rPr>
              <w:t>系统分配，ID 自增</w:t>
            </w:r>
          </w:p>
        </w:tc>
      </w:tr>
      <w:tr w:rsidR="00B16890" w:rsidRPr="00BE018B" w14:paraId="41AD03EB" w14:textId="77777777" w:rsidTr="00B16890">
        <w:trPr>
          <w:trHeight w:hRule="exact" w:val="946"/>
        </w:trPr>
        <w:tc>
          <w:tcPr>
            <w:tcW w:w="855" w:type="dxa"/>
            <w:gridSpan w:val="2"/>
            <w:shd w:val="clear" w:color="auto" w:fill="D9E1F3"/>
          </w:tcPr>
          <w:p w14:paraId="703E95B5" w14:textId="77777777" w:rsidR="00B16890" w:rsidRPr="00BE018B" w:rsidRDefault="00B16890" w:rsidP="00B16890">
            <w:pPr>
              <w:jc w:val="left"/>
              <w:rPr>
                <w:rFonts w:ascii="宋体" w:hAnsi="宋体"/>
                <w:sz w:val="24"/>
              </w:rPr>
            </w:pPr>
            <w:r w:rsidRPr="00BE018B">
              <w:rPr>
                <w:rFonts w:ascii="宋体" w:hAnsi="宋体"/>
                <w:sz w:val="24"/>
              </w:rPr>
              <w:t>E09</w:t>
            </w:r>
          </w:p>
        </w:tc>
        <w:tc>
          <w:tcPr>
            <w:tcW w:w="1558" w:type="dxa"/>
            <w:shd w:val="clear" w:color="auto" w:fill="D9E1F3"/>
          </w:tcPr>
          <w:p w14:paraId="2C0228FB" w14:textId="77777777" w:rsidR="00B16890" w:rsidRPr="00BE018B" w:rsidRDefault="00B16890" w:rsidP="00B16890">
            <w:pPr>
              <w:jc w:val="left"/>
              <w:rPr>
                <w:rFonts w:ascii="宋体" w:hAnsi="宋体"/>
                <w:sz w:val="24"/>
              </w:rPr>
            </w:pPr>
            <w:r>
              <w:rPr>
                <w:rFonts w:ascii="宋体" w:hAnsi="宋体"/>
                <w:sz w:val="24"/>
              </w:rPr>
              <w:t>部门</w:t>
            </w:r>
            <w:r w:rsidRPr="00BE018B">
              <w:rPr>
                <w:rFonts w:ascii="宋体" w:hAnsi="宋体"/>
                <w:sz w:val="24"/>
              </w:rPr>
              <w:t>信息</w:t>
            </w:r>
          </w:p>
        </w:tc>
        <w:tc>
          <w:tcPr>
            <w:tcW w:w="1135" w:type="dxa"/>
            <w:shd w:val="clear" w:color="auto" w:fill="D9E1F3"/>
          </w:tcPr>
          <w:p w14:paraId="69EAF222"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shd w:val="clear" w:color="auto" w:fill="D9E1F3"/>
          </w:tcPr>
          <w:p w14:paraId="7557F118" w14:textId="77777777" w:rsidR="00B16890" w:rsidRPr="00BE018B" w:rsidRDefault="00B16890" w:rsidP="00B16890">
            <w:pPr>
              <w:jc w:val="left"/>
              <w:rPr>
                <w:rFonts w:ascii="宋体" w:hAnsi="宋体"/>
                <w:sz w:val="24"/>
              </w:rPr>
            </w:pPr>
          </w:p>
        </w:tc>
        <w:tc>
          <w:tcPr>
            <w:tcW w:w="2693" w:type="dxa"/>
            <w:shd w:val="clear" w:color="auto" w:fill="D9E1F3"/>
          </w:tcPr>
          <w:p w14:paraId="49C91164" w14:textId="77777777" w:rsidR="00B16890" w:rsidRPr="00BE018B" w:rsidRDefault="00B16890" w:rsidP="00B16890">
            <w:pPr>
              <w:jc w:val="left"/>
              <w:rPr>
                <w:rFonts w:ascii="宋体" w:hAnsi="宋体"/>
                <w:sz w:val="24"/>
              </w:rPr>
            </w:pPr>
            <w:r w:rsidRPr="00BE018B">
              <w:rPr>
                <w:rFonts w:ascii="宋体" w:hAnsi="宋体"/>
                <w:spacing w:val="4"/>
                <w:sz w:val="24"/>
              </w:rPr>
              <w:t>一个</w:t>
            </w:r>
            <w:r>
              <w:rPr>
                <w:rFonts w:ascii="宋体" w:hAnsi="宋体"/>
                <w:spacing w:val="4"/>
                <w:sz w:val="24"/>
              </w:rPr>
              <w:t>领导的一个工作项目</w:t>
            </w:r>
            <w:r w:rsidRPr="00BE018B">
              <w:rPr>
                <w:rFonts w:ascii="宋体" w:hAnsi="宋体"/>
                <w:spacing w:val="4"/>
                <w:sz w:val="24"/>
              </w:rPr>
              <w:t>里有多</w:t>
            </w:r>
            <w:r w:rsidRPr="00BE018B">
              <w:rPr>
                <w:rFonts w:ascii="宋体" w:hAnsi="宋体"/>
                <w:sz w:val="24"/>
              </w:rPr>
              <w:t>个</w:t>
            </w:r>
            <w:r>
              <w:rPr>
                <w:rFonts w:ascii="宋体" w:hAnsi="宋体"/>
                <w:sz w:val="24"/>
              </w:rPr>
              <w:t>小组</w:t>
            </w:r>
          </w:p>
        </w:tc>
      </w:tr>
      <w:tr w:rsidR="00B16890" w14:paraId="6071C8FD" w14:textId="77777777" w:rsidTr="00B16890">
        <w:trPr>
          <w:gridBefore w:val="1"/>
          <w:wBefore w:w="8" w:type="dxa"/>
          <w:trHeight w:hRule="exact" w:val="473"/>
        </w:trPr>
        <w:tc>
          <w:tcPr>
            <w:tcW w:w="847" w:type="dxa"/>
            <w:tcBorders>
              <w:top w:val="nil"/>
              <w:left w:val="nil"/>
              <w:bottom w:val="single" w:sz="4" w:space="0" w:color="FFFFFF"/>
              <w:right w:val="nil"/>
            </w:tcBorders>
            <w:shd w:val="clear" w:color="auto" w:fill="4471C4"/>
          </w:tcPr>
          <w:p w14:paraId="257C1900" w14:textId="77777777" w:rsidR="00B16890" w:rsidRDefault="00B16890" w:rsidP="00B16890">
            <w:pPr>
              <w:pStyle w:val="TableParagraph"/>
              <w:ind w:left="107"/>
              <w:rPr>
                <w:b/>
              </w:rPr>
            </w:pPr>
            <w:proofErr w:type="spellStart"/>
            <w:r>
              <w:rPr>
                <w:b/>
                <w:color w:val="FFFFFF"/>
              </w:rPr>
              <w:t>编号</w:t>
            </w:r>
            <w:proofErr w:type="spellEnd"/>
          </w:p>
        </w:tc>
        <w:tc>
          <w:tcPr>
            <w:tcW w:w="1558" w:type="dxa"/>
            <w:tcBorders>
              <w:top w:val="nil"/>
              <w:left w:val="nil"/>
              <w:bottom w:val="single" w:sz="4" w:space="0" w:color="FFFFFF"/>
              <w:right w:val="nil"/>
            </w:tcBorders>
            <w:shd w:val="clear" w:color="auto" w:fill="4471C4"/>
          </w:tcPr>
          <w:p w14:paraId="24D7EB8B" w14:textId="77777777" w:rsidR="00B16890" w:rsidRDefault="00B16890" w:rsidP="00B16890">
            <w:pPr>
              <w:pStyle w:val="TableParagraph"/>
              <w:ind w:left="108"/>
              <w:rPr>
                <w:b/>
              </w:rPr>
            </w:pPr>
            <w:proofErr w:type="spellStart"/>
            <w:r>
              <w:rPr>
                <w:b/>
                <w:color w:val="FFFFFF"/>
              </w:rPr>
              <w:t>数据元素名</w:t>
            </w:r>
            <w:proofErr w:type="spellEnd"/>
          </w:p>
        </w:tc>
        <w:tc>
          <w:tcPr>
            <w:tcW w:w="1135" w:type="dxa"/>
            <w:tcBorders>
              <w:top w:val="nil"/>
              <w:left w:val="nil"/>
              <w:bottom w:val="single" w:sz="4" w:space="0" w:color="FFFFFF"/>
              <w:right w:val="nil"/>
            </w:tcBorders>
            <w:shd w:val="clear" w:color="auto" w:fill="4471C4"/>
          </w:tcPr>
          <w:p w14:paraId="0A740579" w14:textId="77777777" w:rsidR="00B16890" w:rsidRDefault="00B16890" w:rsidP="00B16890">
            <w:pPr>
              <w:pStyle w:val="TableParagraph"/>
              <w:ind w:left="107"/>
              <w:rPr>
                <w:b/>
              </w:rPr>
            </w:pPr>
            <w:proofErr w:type="spellStart"/>
            <w:r>
              <w:rPr>
                <w:b/>
                <w:color w:val="FFFFFF"/>
              </w:rPr>
              <w:t>类型</w:t>
            </w:r>
            <w:proofErr w:type="spellEnd"/>
          </w:p>
        </w:tc>
        <w:tc>
          <w:tcPr>
            <w:tcW w:w="2268" w:type="dxa"/>
            <w:tcBorders>
              <w:top w:val="nil"/>
              <w:left w:val="nil"/>
              <w:bottom w:val="single" w:sz="4" w:space="0" w:color="FFFFFF"/>
              <w:right w:val="nil"/>
            </w:tcBorders>
            <w:shd w:val="clear" w:color="auto" w:fill="4471C4"/>
          </w:tcPr>
          <w:p w14:paraId="20029B7F" w14:textId="77777777" w:rsidR="00B16890" w:rsidRDefault="00B16890" w:rsidP="00B16890">
            <w:pPr>
              <w:pStyle w:val="TableParagraph"/>
              <w:ind w:left="107"/>
              <w:rPr>
                <w:b/>
              </w:rPr>
            </w:pPr>
            <w:proofErr w:type="spellStart"/>
            <w:r>
              <w:rPr>
                <w:b/>
                <w:color w:val="FFFFFF"/>
              </w:rPr>
              <w:t>值域</w:t>
            </w:r>
            <w:proofErr w:type="spellEnd"/>
          </w:p>
        </w:tc>
        <w:tc>
          <w:tcPr>
            <w:tcW w:w="2693" w:type="dxa"/>
            <w:tcBorders>
              <w:top w:val="nil"/>
              <w:left w:val="nil"/>
              <w:bottom w:val="single" w:sz="4" w:space="0" w:color="FFFFFF"/>
              <w:right w:val="nil"/>
            </w:tcBorders>
            <w:shd w:val="clear" w:color="auto" w:fill="4471C4"/>
          </w:tcPr>
          <w:p w14:paraId="1F1414E1" w14:textId="77777777" w:rsidR="00B16890" w:rsidRDefault="00B16890" w:rsidP="00B16890">
            <w:pPr>
              <w:pStyle w:val="TableParagraph"/>
              <w:ind w:left="108"/>
              <w:rPr>
                <w:b/>
              </w:rPr>
            </w:pPr>
            <w:proofErr w:type="spellStart"/>
            <w:r>
              <w:rPr>
                <w:b/>
                <w:color w:val="FFFFFF"/>
              </w:rPr>
              <w:t>说明</w:t>
            </w:r>
            <w:proofErr w:type="spellEnd"/>
          </w:p>
        </w:tc>
      </w:tr>
      <w:tr w:rsidR="00B16890" w:rsidRPr="00BE018B" w14:paraId="34C1E99F" w14:textId="77777777" w:rsidTr="00B16890">
        <w:trPr>
          <w:trHeight w:hRule="exact" w:val="478"/>
        </w:trPr>
        <w:tc>
          <w:tcPr>
            <w:tcW w:w="855" w:type="dxa"/>
            <w:gridSpan w:val="2"/>
          </w:tcPr>
          <w:p w14:paraId="0838762B" w14:textId="77777777" w:rsidR="00B16890" w:rsidRPr="00BE018B" w:rsidRDefault="00B16890" w:rsidP="00B16890">
            <w:pPr>
              <w:jc w:val="left"/>
              <w:rPr>
                <w:rFonts w:ascii="宋体" w:hAnsi="宋体"/>
                <w:sz w:val="24"/>
              </w:rPr>
            </w:pPr>
            <w:r w:rsidRPr="00BE018B">
              <w:rPr>
                <w:rFonts w:ascii="宋体" w:hAnsi="宋体"/>
                <w:sz w:val="24"/>
              </w:rPr>
              <w:t>E10</w:t>
            </w:r>
          </w:p>
        </w:tc>
        <w:tc>
          <w:tcPr>
            <w:tcW w:w="1558" w:type="dxa"/>
          </w:tcPr>
          <w:p w14:paraId="791A0471" w14:textId="77777777" w:rsidR="00B16890" w:rsidRPr="00BE018B" w:rsidRDefault="00B16890" w:rsidP="00B16890">
            <w:pPr>
              <w:jc w:val="left"/>
              <w:rPr>
                <w:rFonts w:ascii="宋体" w:hAnsi="宋体"/>
                <w:sz w:val="24"/>
              </w:rPr>
            </w:pPr>
            <w:r w:rsidRPr="00BE018B">
              <w:rPr>
                <w:rFonts w:ascii="宋体" w:hAnsi="宋体"/>
                <w:sz w:val="24"/>
              </w:rPr>
              <w:t>小组</w:t>
            </w:r>
            <w:r w:rsidRPr="00BE018B">
              <w:rPr>
                <w:rFonts w:ascii="宋体" w:hAnsi="宋体"/>
                <w:spacing w:val="-52"/>
                <w:sz w:val="24"/>
              </w:rPr>
              <w:t xml:space="preserve"> </w:t>
            </w:r>
            <w:r w:rsidRPr="00BE018B">
              <w:rPr>
                <w:rFonts w:ascii="宋体" w:hAnsi="宋体"/>
                <w:spacing w:val="-3"/>
                <w:sz w:val="24"/>
              </w:rPr>
              <w:t>ID</w:t>
            </w:r>
          </w:p>
        </w:tc>
        <w:tc>
          <w:tcPr>
            <w:tcW w:w="1135" w:type="dxa"/>
          </w:tcPr>
          <w:p w14:paraId="7629656C" w14:textId="77777777" w:rsidR="00B16890" w:rsidRPr="00BE018B" w:rsidRDefault="00B16890" w:rsidP="00B16890">
            <w:pPr>
              <w:jc w:val="left"/>
              <w:rPr>
                <w:rFonts w:ascii="宋体" w:hAnsi="宋体"/>
                <w:sz w:val="24"/>
              </w:rPr>
            </w:pPr>
            <w:r w:rsidRPr="00BE018B">
              <w:rPr>
                <w:rFonts w:ascii="宋体" w:hAnsi="宋体"/>
                <w:sz w:val="24"/>
              </w:rPr>
              <w:t>整数</w:t>
            </w:r>
          </w:p>
        </w:tc>
        <w:tc>
          <w:tcPr>
            <w:tcW w:w="2268" w:type="dxa"/>
          </w:tcPr>
          <w:p w14:paraId="2D24E289" w14:textId="77777777" w:rsidR="00B16890" w:rsidRPr="00BE018B" w:rsidRDefault="00B16890" w:rsidP="00B16890">
            <w:pPr>
              <w:jc w:val="left"/>
              <w:rPr>
                <w:rFonts w:ascii="宋体" w:hAnsi="宋体"/>
                <w:sz w:val="24"/>
              </w:rPr>
            </w:pPr>
          </w:p>
        </w:tc>
        <w:tc>
          <w:tcPr>
            <w:tcW w:w="2693" w:type="dxa"/>
          </w:tcPr>
          <w:p w14:paraId="7B1376CF" w14:textId="77777777" w:rsidR="00B16890" w:rsidRPr="00BE018B" w:rsidRDefault="00B16890" w:rsidP="00B16890">
            <w:pPr>
              <w:jc w:val="left"/>
              <w:rPr>
                <w:rFonts w:ascii="宋体" w:hAnsi="宋体"/>
                <w:sz w:val="24"/>
              </w:rPr>
            </w:pPr>
            <w:r w:rsidRPr="00BE018B">
              <w:rPr>
                <w:rFonts w:ascii="宋体" w:hAnsi="宋体"/>
                <w:sz w:val="24"/>
              </w:rPr>
              <w:t>系统分配，ID 自增</w:t>
            </w:r>
          </w:p>
        </w:tc>
      </w:tr>
      <w:tr w:rsidR="00B16890" w:rsidRPr="00BE018B" w14:paraId="0C8FBFF1" w14:textId="77777777" w:rsidTr="00B16890">
        <w:trPr>
          <w:trHeight w:hRule="exact" w:val="478"/>
        </w:trPr>
        <w:tc>
          <w:tcPr>
            <w:tcW w:w="855" w:type="dxa"/>
            <w:gridSpan w:val="2"/>
            <w:shd w:val="clear" w:color="auto" w:fill="D9E1F3"/>
          </w:tcPr>
          <w:p w14:paraId="0E2C4D82" w14:textId="77777777" w:rsidR="00B16890" w:rsidRPr="00BE018B" w:rsidRDefault="00B16890" w:rsidP="00B16890">
            <w:pPr>
              <w:jc w:val="left"/>
              <w:rPr>
                <w:rFonts w:ascii="宋体" w:hAnsi="宋体"/>
                <w:sz w:val="24"/>
              </w:rPr>
            </w:pPr>
            <w:r w:rsidRPr="00BE018B">
              <w:rPr>
                <w:rFonts w:ascii="宋体" w:hAnsi="宋体"/>
                <w:sz w:val="24"/>
              </w:rPr>
              <w:t>E11</w:t>
            </w:r>
          </w:p>
        </w:tc>
        <w:tc>
          <w:tcPr>
            <w:tcW w:w="1558" w:type="dxa"/>
            <w:shd w:val="clear" w:color="auto" w:fill="D9E1F3"/>
          </w:tcPr>
          <w:p w14:paraId="54A63869" w14:textId="77777777" w:rsidR="00B16890" w:rsidRPr="00BE018B" w:rsidRDefault="00B16890" w:rsidP="00B16890">
            <w:pPr>
              <w:jc w:val="left"/>
              <w:rPr>
                <w:rFonts w:ascii="宋体" w:hAnsi="宋体"/>
                <w:sz w:val="24"/>
              </w:rPr>
            </w:pPr>
            <w:r w:rsidRPr="00BE018B">
              <w:rPr>
                <w:rFonts w:ascii="宋体" w:hAnsi="宋体"/>
                <w:sz w:val="24"/>
              </w:rPr>
              <w:t>小组信息</w:t>
            </w:r>
          </w:p>
        </w:tc>
        <w:tc>
          <w:tcPr>
            <w:tcW w:w="1135" w:type="dxa"/>
            <w:shd w:val="clear" w:color="auto" w:fill="D9E1F3"/>
          </w:tcPr>
          <w:p w14:paraId="07CEF93A"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shd w:val="clear" w:color="auto" w:fill="D9E1F3"/>
          </w:tcPr>
          <w:p w14:paraId="2A3BDAD2" w14:textId="77777777" w:rsidR="00B16890" w:rsidRPr="00BE018B" w:rsidRDefault="00B16890" w:rsidP="00B16890">
            <w:pPr>
              <w:jc w:val="left"/>
              <w:rPr>
                <w:rFonts w:ascii="宋体" w:hAnsi="宋体"/>
                <w:sz w:val="24"/>
              </w:rPr>
            </w:pPr>
          </w:p>
        </w:tc>
        <w:tc>
          <w:tcPr>
            <w:tcW w:w="2693" w:type="dxa"/>
            <w:shd w:val="clear" w:color="auto" w:fill="D9E1F3"/>
          </w:tcPr>
          <w:p w14:paraId="55467F55" w14:textId="77777777" w:rsidR="00B16890" w:rsidRPr="00BE018B" w:rsidRDefault="00B16890" w:rsidP="00B16890">
            <w:pPr>
              <w:jc w:val="left"/>
              <w:rPr>
                <w:rFonts w:ascii="宋体" w:hAnsi="宋体"/>
                <w:sz w:val="24"/>
              </w:rPr>
            </w:pPr>
          </w:p>
        </w:tc>
      </w:tr>
      <w:tr w:rsidR="00B16890" w:rsidRPr="00BE018B" w14:paraId="6F84F477" w14:textId="77777777" w:rsidTr="00B16890">
        <w:trPr>
          <w:trHeight w:hRule="exact" w:val="478"/>
        </w:trPr>
        <w:tc>
          <w:tcPr>
            <w:tcW w:w="855" w:type="dxa"/>
            <w:gridSpan w:val="2"/>
          </w:tcPr>
          <w:p w14:paraId="01C32EC9" w14:textId="77777777" w:rsidR="00B16890" w:rsidRPr="00BE018B" w:rsidRDefault="00B16890" w:rsidP="00B16890">
            <w:pPr>
              <w:jc w:val="left"/>
              <w:rPr>
                <w:rFonts w:ascii="宋体" w:hAnsi="宋体"/>
                <w:sz w:val="24"/>
              </w:rPr>
            </w:pPr>
            <w:r w:rsidRPr="00BE018B">
              <w:rPr>
                <w:rFonts w:ascii="宋体" w:hAnsi="宋体"/>
                <w:sz w:val="24"/>
              </w:rPr>
              <w:t>E12</w:t>
            </w:r>
          </w:p>
        </w:tc>
        <w:tc>
          <w:tcPr>
            <w:tcW w:w="1558" w:type="dxa"/>
          </w:tcPr>
          <w:p w14:paraId="37E68B45" w14:textId="77777777" w:rsidR="00B16890" w:rsidRPr="00BE018B" w:rsidRDefault="00B16890" w:rsidP="00B16890">
            <w:pPr>
              <w:jc w:val="left"/>
              <w:rPr>
                <w:rFonts w:ascii="宋体" w:hAnsi="宋体"/>
                <w:sz w:val="24"/>
              </w:rPr>
            </w:pPr>
            <w:r w:rsidRPr="00BE018B">
              <w:rPr>
                <w:rFonts w:ascii="宋体" w:hAnsi="宋体"/>
                <w:sz w:val="24"/>
              </w:rPr>
              <w:t>管理员信息</w:t>
            </w:r>
          </w:p>
        </w:tc>
        <w:tc>
          <w:tcPr>
            <w:tcW w:w="1135" w:type="dxa"/>
          </w:tcPr>
          <w:p w14:paraId="22799D07"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tcPr>
          <w:p w14:paraId="2E89E08C" w14:textId="77777777" w:rsidR="00B16890" w:rsidRPr="00BE018B" w:rsidRDefault="00B16890" w:rsidP="00B16890">
            <w:pPr>
              <w:jc w:val="left"/>
              <w:rPr>
                <w:rFonts w:ascii="宋体" w:hAnsi="宋体"/>
                <w:sz w:val="24"/>
              </w:rPr>
            </w:pPr>
          </w:p>
        </w:tc>
        <w:tc>
          <w:tcPr>
            <w:tcW w:w="2693" w:type="dxa"/>
          </w:tcPr>
          <w:p w14:paraId="7A782DE0" w14:textId="77777777" w:rsidR="00B16890" w:rsidRPr="00BE018B" w:rsidRDefault="00B16890" w:rsidP="00B16890">
            <w:pPr>
              <w:jc w:val="left"/>
              <w:rPr>
                <w:rFonts w:ascii="宋体" w:hAnsi="宋体"/>
                <w:sz w:val="24"/>
              </w:rPr>
            </w:pPr>
            <w:r w:rsidRPr="00BE018B">
              <w:rPr>
                <w:rFonts w:ascii="宋体" w:hAnsi="宋体"/>
                <w:spacing w:val="-15"/>
                <w:sz w:val="24"/>
              </w:rPr>
              <w:t>主要包括名字、电话、邮箱</w:t>
            </w:r>
          </w:p>
        </w:tc>
      </w:tr>
      <w:tr w:rsidR="00B16890" w:rsidRPr="00BE018B" w14:paraId="23045F5D" w14:textId="77777777" w:rsidTr="00B16890">
        <w:trPr>
          <w:trHeight w:hRule="exact" w:val="478"/>
        </w:trPr>
        <w:tc>
          <w:tcPr>
            <w:tcW w:w="855" w:type="dxa"/>
            <w:gridSpan w:val="2"/>
            <w:shd w:val="clear" w:color="auto" w:fill="D9E1F3"/>
          </w:tcPr>
          <w:p w14:paraId="5AA37071" w14:textId="77777777" w:rsidR="00B16890" w:rsidRPr="00BE018B" w:rsidRDefault="00B16890" w:rsidP="00B16890">
            <w:pPr>
              <w:jc w:val="left"/>
              <w:rPr>
                <w:rFonts w:ascii="宋体" w:hAnsi="宋体"/>
                <w:sz w:val="24"/>
              </w:rPr>
            </w:pPr>
            <w:r w:rsidRPr="00BE018B">
              <w:rPr>
                <w:rFonts w:ascii="宋体" w:hAnsi="宋体"/>
                <w:sz w:val="24"/>
              </w:rPr>
              <w:t>E13</w:t>
            </w:r>
          </w:p>
        </w:tc>
        <w:tc>
          <w:tcPr>
            <w:tcW w:w="1558" w:type="dxa"/>
            <w:shd w:val="clear" w:color="auto" w:fill="D9E1F3"/>
          </w:tcPr>
          <w:p w14:paraId="4B1D7897" w14:textId="77777777" w:rsidR="00B16890" w:rsidRPr="00BE018B" w:rsidRDefault="00B16890" w:rsidP="00B16890">
            <w:pPr>
              <w:jc w:val="left"/>
              <w:rPr>
                <w:rFonts w:ascii="宋体" w:hAnsi="宋体"/>
                <w:sz w:val="24"/>
              </w:rPr>
            </w:pPr>
            <w:r w:rsidRPr="00BE018B">
              <w:rPr>
                <w:rFonts w:ascii="宋体" w:hAnsi="宋体"/>
                <w:sz w:val="24"/>
              </w:rPr>
              <w:t>帖子</w:t>
            </w:r>
            <w:r w:rsidRPr="00BE018B">
              <w:rPr>
                <w:rFonts w:ascii="宋体" w:hAnsi="宋体"/>
                <w:spacing w:val="-55"/>
                <w:sz w:val="24"/>
              </w:rPr>
              <w:t xml:space="preserve"> </w:t>
            </w:r>
            <w:r w:rsidRPr="00BE018B">
              <w:rPr>
                <w:rFonts w:ascii="宋体" w:hAnsi="宋体"/>
                <w:sz w:val="24"/>
              </w:rPr>
              <w:t>ID</w:t>
            </w:r>
          </w:p>
        </w:tc>
        <w:tc>
          <w:tcPr>
            <w:tcW w:w="1135" w:type="dxa"/>
            <w:shd w:val="clear" w:color="auto" w:fill="D9E1F3"/>
          </w:tcPr>
          <w:p w14:paraId="44A81504" w14:textId="77777777" w:rsidR="00B16890" w:rsidRPr="00BE018B" w:rsidRDefault="00B16890" w:rsidP="00B16890">
            <w:pPr>
              <w:jc w:val="left"/>
              <w:rPr>
                <w:rFonts w:ascii="宋体" w:hAnsi="宋体"/>
                <w:sz w:val="24"/>
              </w:rPr>
            </w:pPr>
            <w:r w:rsidRPr="00BE018B">
              <w:rPr>
                <w:rFonts w:ascii="宋体" w:hAnsi="宋体"/>
                <w:sz w:val="24"/>
              </w:rPr>
              <w:t>整数</w:t>
            </w:r>
          </w:p>
        </w:tc>
        <w:tc>
          <w:tcPr>
            <w:tcW w:w="2268" w:type="dxa"/>
            <w:shd w:val="clear" w:color="auto" w:fill="D9E1F3"/>
          </w:tcPr>
          <w:p w14:paraId="7F3B2453" w14:textId="77777777" w:rsidR="00B16890" w:rsidRPr="00BE018B" w:rsidRDefault="00B16890" w:rsidP="00B16890">
            <w:pPr>
              <w:jc w:val="left"/>
              <w:rPr>
                <w:rFonts w:ascii="宋体" w:hAnsi="宋体"/>
                <w:sz w:val="24"/>
              </w:rPr>
            </w:pPr>
          </w:p>
        </w:tc>
        <w:tc>
          <w:tcPr>
            <w:tcW w:w="2693" w:type="dxa"/>
            <w:shd w:val="clear" w:color="auto" w:fill="D9E1F3"/>
          </w:tcPr>
          <w:p w14:paraId="1AED773F" w14:textId="77777777" w:rsidR="00B16890" w:rsidRPr="00BE018B" w:rsidRDefault="00B16890" w:rsidP="00B16890">
            <w:pPr>
              <w:jc w:val="left"/>
              <w:rPr>
                <w:rFonts w:ascii="宋体" w:hAnsi="宋体"/>
                <w:sz w:val="24"/>
              </w:rPr>
            </w:pPr>
            <w:r w:rsidRPr="00BE018B">
              <w:rPr>
                <w:rFonts w:ascii="宋体" w:hAnsi="宋体"/>
                <w:sz w:val="24"/>
              </w:rPr>
              <w:t>系统分配，ID 自增</w:t>
            </w:r>
          </w:p>
        </w:tc>
      </w:tr>
      <w:tr w:rsidR="00B16890" w:rsidRPr="00BE018B" w14:paraId="4F593888" w14:textId="77777777" w:rsidTr="00B16890">
        <w:trPr>
          <w:trHeight w:hRule="exact" w:val="480"/>
        </w:trPr>
        <w:tc>
          <w:tcPr>
            <w:tcW w:w="855" w:type="dxa"/>
            <w:gridSpan w:val="2"/>
          </w:tcPr>
          <w:p w14:paraId="79CB4474" w14:textId="77777777" w:rsidR="00B16890" w:rsidRPr="00BE018B" w:rsidRDefault="00B16890" w:rsidP="00B16890">
            <w:pPr>
              <w:jc w:val="left"/>
              <w:rPr>
                <w:rFonts w:ascii="宋体" w:hAnsi="宋体"/>
                <w:sz w:val="24"/>
              </w:rPr>
            </w:pPr>
            <w:r w:rsidRPr="00BE018B">
              <w:rPr>
                <w:rFonts w:ascii="宋体" w:hAnsi="宋体"/>
                <w:sz w:val="24"/>
              </w:rPr>
              <w:t>E14</w:t>
            </w:r>
          </w:p>
        </w:tc>
        <w:tc>
          <w:tcPr>
            <w:tcW w:w="1558" w:type="dxa"/>
          </w:tcPr>
          <w:p w14:paraId="060E15E6" w14:textId="77777777" w:rsidR="00B16890" w:rsidRPr="00BE018B" w:rsidRDefault="00B16890" w:rsidP="00B16890">
            <w:pPr>
              <w:jc w:val="left"/>
              <w:rPr>
                <w:rFonts w:ascii="宋体" w:hAnsi="宋体"/>
                <w:sz w:val="24"/>
              </w:rPr>
            </w:pPr>
            <w:r w:rsidRPr="00BE018B">
              <w:rPr>
                <w:rFonts w:ascii="宋体" w:hAnsi="宋体"/>
                <w:sz w:val="24"/>
              </w:rPr>
              <w:t>帖子信息</w:t>
            </w:r>
          </w:p>
        </w:tc>
        <w:tc>
          <w:tcPr>
            <w:tcW w:w="1135" w:type="dxa"/>
          </w:tcPr>
          <w:p w14:paraId="656AC07D"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tcPr>
          <w:p w14:paraId="4B67747E" w14:textId="77777777" w:rsidR="00B16890" w:rsidRPr="00BE018B" w:rsidRDefault="00B16890" w:rsidP="00B16890">
            <w:pPr>
              <w:jc w:val="left"/>
              <w:rPr>
                <w:rFonts w:ascii="宋体" w:hAnsi="宋体"/>
                <w:sz w:val="24"/>
              </w:rPr>
            </w:pPr>
          </w:p>
        </w:tc>
        <w:tc>
          <w:tcPr>
            <w:tcW w:w="2693" w:type="dxa"/>
          </w:tcPr>
          <w:p w14:paraId="5AECF3FE" w14:textId="77777777" w:rsidR="00B16890" w:rsidRPr="00BE018B" w:rsidRDefault="00B16890" w:rsidP="00B16890">
            <w:pPr>
              <w:jc w:val="left"/>
              <w:rPr>
                <w:rFonts w:ascii="宋体" w:hAnsi="宋体"/>
                <w:sz w:val="24"/>
              </w:rPr>
            </w:pPr>
          </w:p>
        </w:tc>
      </w:tr>
      <w:tr w:rsidR="00B16890" w:rsidRPr="00BE018B" w14:paraId="1C87B35F" w14:textId="77777777" w:rsidTr="00B16890">
        <w:trPr>
          <w:trHeight w:hRule="exact" w:val="478"/>
        </w:trPr>
        <w:tc>
          <w:tcPr>
            <w:tcW w:w="855" w:type="dxa"/>
            <w:gridSpan w:val="2"/>
            <w:shd w:val="clear" w:color="auto" w:fill="D9E1F3"/>
          </w:tcPr>
          <w:p w14:paraId="2CDA8A68" w14:textId="77777777" w:rsidR="00B16890" w:rsidRPr="00BE018B" w:rsidRDefault="00B16890" w:rsidP="00B16890">
            <w:pPr>
              <w:jc w:val="left"/>
              <w:rPr>
                <w:rFonts w:ascii="宋体" w:hAnsi="宋体"/>
                <w:sz w:val="24"/>
              </w:rPr>
            </w:pPr>
            <w:r w:rsidRPr="00BE018B">
              <w:rPr>
                <w:rFonts w:ascii="宋体" w:hAnsi="宋体"/>
                <w:sz w:val="24"/>
              </w:rPr>
              <w:t>E15</w:t>
            </w:r>
          </w:p>
        </w:tc>
        <w:tc>
          <w:tcPr>
            <w:tcW w:w="1558" w:type="dxa"/>
            <w:shd w:val="clear" w:color="auto" w:fill="D9E1F3"/>
          </w:tcPr>
          <w:p w14:paraId="56FC78D1" w14:textId="77777777" w:rsidR="00B16890" w:rsidRPr="00BE018B" w:rsidRDefault="00B16890" w:rsidP="00B16890">
            <w:pPr>
              <w:jc w:val="left"/>
              <w:rPr>
                <w:rFonts w:ascii="宋体" w:hAnsi="宋体"/>
                <w:sz w:val="24"/>
              </w:rPr>
            </w:pPr>
            <w:r w:rsidRPr="00BE018B">
              <w:rPr>
                <w:rFonts w:ascii="宋体" w:hAnsi="宋体"/>
                <w:sz w:val="24"/>
              </w:rPr>
              <w:t>回帖</w:t>
            </w:r>
            <w:r w:rsidRPr="00BE018B">
              <w:rPr>
                <w:rFonts w:ascii="宋体" w:hAnsi="宋体"/>
                <w:spacing w:val="-55"/>
                <w:sz w:val="24"/>
              </w:rPr>
              <w:t xml:space="preserve"> </w:t>
            </w:r>
            <w:r w:rsidRPr="00BE018B">
              <w:rPr>
                <w:rFonts w:ascii="宋体" w:hAnsi="宋体"/>
                <w:sz w:val="24"/>
              </w:rPr>
              <w:t>ID</w:t>
            </w:r>
          </w:p>
        </w:tc>
        <w:tc>
          <w:tcPr>
            <w:tcW w:w="1135" w:type="dxa"/>
            <w:shd w:val="clear" w:color="auto" w:fill="D9E1F3"/>
          </w:tcPr>
          <w:p w14:paraId="2EB3DD3E" w14:textId="77777777" w:rsidR="00B16890" w:rsidRPr="00BE018B" w:rsidRDefault="00B16890" w:rsidP="00B16890">
            <w:pPr>
              <w:jc w:val="left"/>
              <w:rPr>
                <w:rFonts w:ascii="宋体" w:hAnsi="宋体"/>
                <w:sz w:val="24"/>
              </w:rPr>
            </w:pPr>
            <w:r w:rsidRPr="00BE018B">
              <w:rPr>
                <w:rFonts w:ascii="宋体" w:hAnsi="宋体"/>
                <w:sz w:val="24"/>
              </w:rPr>
              <w:t>整数</w:t>
            </w:r>
          </w:p>
        </w:tc>
        <w:tc>
          <w:tcPr>
            <w:tcW w:w="2268" w:type="dxa"/>
            <w:shd w:val="clear" w:color="auto" w:fill="D9E1F3"/>
          </w:tcPr>
          <w:p w14:paraId="453B5BE7" w14:textId="77777777" w:rsidR="00B16890" w:rsidRPr="00BE018B" w:rsidRDefault="00B16890" w:rsidP="00B16890">
            <w:pPr>
              <w:jc w:val="left"/>
              <w:rPr>
                <w:rFonts w:ascii="宋体" w:hAnsi="宋体"/>
                <w:sz w:val="24"/>
              </w:rPr>
            </w:pPr>
          </w:p>
        </w:tc>
        <w:tc>
          <w:tcPr>
            <w:tcW w:w="2693" w:type="dxa"/>
            <w:shd w:val="clear" w:color="auto" w:fill="D9E1F3"/>
          </w:tcPr>
          <w:p w14:paraId="11419898" w14:textId="77777777" w:rsidR="00B16890" w:rsidRPr="00BE018B" w:rsidRDefault="00B16890" w:rsidP="00B16890">
            <w:pPr>
              <w:jc w:val="left"/>
              <w:rPr>
                <w:rFonts w:ascii="宋体" w:hAnsi="宋体"/>
                <w:sz w:val="24"/>
              </w:rPr>
            </w:pPr>
            <w:r w:rsidRPr="00BE018B">
              <w:rPr>
                <w:rFonts w:ascii="宋体" w:hAnsi="宋体"/>
                <w:sz w:val="24"/>
              </w:rPr>
              <w:t>系统分配，ID 自增</w:t>
            </w:r>
          </w:p>
        </w:tc>
      </w:tr>
      <w:tr w:rsidR="00B16890" w:rsidRPr="00BE018B" w14:paraId="3878DD05" w14:textId="77777777" w:rsidTr="00B16890">
        <w:trPr>
          <w:trHeight w:hRule="exact" w:val="478"/>
        </w:trPr>
        <w:tc>
          <w:tcPr>
            <w:tcW w:w="855" w:type="dxa"/>
            <w:gridSpan w:val="2"/>
          </w:tcPr>
          <w:p w14:paraId="1CF9072D" w14:textId="77777777" w:rsidR="00B16890" w:rsidRPr="00BE018B" w:rsidRDefault="00B16890" w:rsidP="00B16890">
            <w:pPr>
              <w:jc w:val="left"/>
              <w:rPr>
                <w:rFonts w:ascii="宋体" w:hAnsi="宋体"/>
                <w:sz w:val="24"/>
              </w:rPr>
            </w:pPr>
            <w:r w:rsidRPr="00BE018B">
              <w:rPr>
                <w:rFonts w:ascii="宋体" w:hAnsi="宋体"/>
                <w:sz w:val="24"/>
              </w:rPr>
              <w:t>E16</w:t>
            </w:r>
          </w:p>
        </w:tc>
        <w:tc>
          <w:tcPr>
            <w:tcW w:w="1558" w:type="dxa"/>
          </w:tcPr>
          <w:p w14:paraId="1894FDA6" w14:textId="77777777" w:rsidR="00B16890" w:rsidRPr="00BE018B" w:rsidRDefault="00B16890" w:rsidP="00B16890">
            <w:pPr>
              <w:jc w:val="left"/>
              <w:rPr>
                <w:rFonts w:ascii="宋体" w:hAnsi="宋体"/>
                <w:sz w:val="24"/>
              </w:rPr>
            </w:pPr>
            <w:r w:rsidRPr="00BE018B">
              <w:rPr>
                <w:rFonts w:ascii="宋体" w:hAnsi="宋体"/>
                <w:sz w:val="24"/>
              </w:rPr>
              <w:t>回帖信息</w:t>
            </w:r>
          </w:p>
        </w:tc>
        <w:tc>
          <w:tcPr>
            <w:tcW w:w="1135" w:type="dxa"/>
          </w:tcPr>
          <w:p w14:paraId="26D39AE7"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tcPr>
          <w:p w14:paraId="1EEA6257" w14:textId="77777777" w:rsidR="00B16890" w:rsidRPr="00BE018B" w:rsidRDefault="00B16890" w:rsidP="00B16890">
            <w:pPr>
              <w:jc w:val="left"/>
              <w:rPr>
                <w:rFonts w:ascii="宋体" w:hAnsi="宋体"/>
                <w:sz w:val="24"/>
              </w:rPr>
            </w:pPr>
          </w:p>
        </w:tc>
        <w:tc>
          <w:tcPr>
            <w:tcW w:w="2693" w:type="dxa"/>
          </w:tcPr>
          <w:p w14:paraId="20CB75F4" w14:textId="77777777" w:rsidR="00B16890" w:rsidRPr="00BE018B" w:rsidRDefault="00B16890" w:rsidP="00B16890">
            <w:pPr>
              <w:jc w:val="left"/>
              <w:rPr>
                <w:rFonts w:ascii="宋体" w:hAnsi="宋体"/>
                <w:sz w:val="24"/>
              </w:rPr>
            </w:pPr>
          </w:p>
        </w:tc>
      </w:tr>
      <w:tr w:rsidR="00B16890" w:rsidRPr="00BE018B" w14:paraId="7F381972" w14:textId="77777777" w:rsidTr="00B16890">
        <w:trPr>
          <w:trHeight w:hRule="exact" w:val="478"/>
        </w:trPr>
        <w:tc>
          <w:tcPr>
            <w:tcW w:w="855" w:type="dxa"/>
            <w:gridSpan w:val="2"/>
            <w:shd w:val="clear" w:color="auto" w:fill="D9E1F3"/>
          </w:tcPr>
          <w:p w14:paraId="0FC3D852" w14:textId="77777777" w:rsidR="00B16890" w:rsidRPr="00BE018B" w:rsidRDefault="00B16890" w:rsidP="00B16890">
            <w:pPr>
              <w:jc w:val="left"/>
              <w:rPr>
                <w:rFonts w:ascii="宋体" w:hAnsi="宋体"/>
                <w:sz w:val="24"/>
              </w:rPr>
            </w:pPr>
            <w:r w:rsidRPr="00BE018B">
              <w:rPr>
                <w:rFonts w:ascii="宋体" w:hAnsi="宋体"/>
                <w:sz w:val="24"/>
              </w:rPr>
              <w:t>E17</w:t>
            </w:r>
          </w:p>
        </w:tc>
        <w:tc>
          <w:tcPr>
            <w:tcW w:w="1558" w:type="dxa"/>
            <w:shd w:val="clear" w:color="auto" w:fill="D9E1F3"/>
          </w:tcPr>
          <w:p w14:paraId="674E6A8C" w14:textId="77777777" w:rsidR="00B16890" w:rsidRPr="00BE018B" w:rsidRDefault="00B16890" w:rsidP="00B16890">
            <w:pPr>
              <w:jc w:val="left"/>
              <w:rPr>
                <w:rFonts w:ascii="宋体" w:hAnsi="宋体"/>
                <w:sz w:val="24"/>
              </w:rPr>
            </w:pPr>
            <w:r w:rsidRPr="00BE018B">
              <w:rPr>
                <w:rFonts w:ascii="宋体" w:hAnsi="宋体"/>
                <w:sz w:val="24"/>
              </w:rPr>
              <w:t>消息通知</w:t>
            </w:r>
            <w:r w:rsidRPr="00BE018B">
              <w:rPr>
                <w:rFonts w:ascii="宋体" w:hAnsi="宋体"/>
                <w:spacing w:val="-52"/>
                <w:sz w:val="24"/>
              </w:rPr>
              <w:t xml:space="preserve"> </w:t>
            </w:r>
            <w:r w:rsidRPr="00BE018B">
              <w:rPr>
                <w:rFonts w:ascii="宋体" w:hAnsi="宋体"/>
                <w:spacing w:val="-3"/>
                <w:sz w:val="24"/>
              </w:rPr>
              <w:t>ID</w:t>
            </w:r>
          </w:p>
        </w:tc>
        <w:tc>
          <w:tcPr>
            <w:tcW w:w="1135" w:type="dxa"/>
            <w:shd w:val="clear" w:color="auto" w:fill="D9E1F3"/>
          </w:tcPr>
          <w:p w14:paraId="465A75DE" w14:textId="77777777" w:rsidR="00B16890" w:rsidRPr="00BE018B" w:rsidRDefault="00B16890" w:rsidP="00B16890">
            <w:pPr>
              <w:jc w:val="left"/>
              <w:rPr>
                <w:rFonts w:ascii="宋体" w:hAnsi="宋体"/>
                <w:sz w:val="24"/>
              </w:rPr>
            </w:pPr>
            <w:r w:rsidRPr="00BE018B">
              <w:rPr>
                <w:rFonts w:ascii="宋体" w:hAnsi="宋体"/>
                <w:sz w:val="24"/>
              </w:rPr>
              <w:t>整数</w:t>
            </w:r>
          </w:p>
        </w:tc>
        <w:tc>
          <w:tcPr>
            <w:tcW w:w="2268" w:type="dxa"/>
            <w:shd w:val="clear" w:color="auto" w:fill="D9E1F3"/>
          </w:tcPr>
          <w:p w14:paraId="1768ACE7" w14:textId="77777777" w:rsidR="00B16890" w:rsidRPr="00BE018B" w:rsidRDefault="00B16890" w:rsidP="00B16890">
            <w:pPr>
              <w:jc w:val="left"/>
              <w:rPr>
                <w:rFonts w:ascii="宋体" w:hAnsi="宋体"/>
                <w:sz w:val="24"/>
              </w:rPr>
            </w:pPr>
          </w:p>
        </w:tc>
        <w:tc>
          <w:tcPr>
            <w:tcW w:w="2693" w:type="dxa"/>
            <w:shd w:val="clear" w:color="auto" w:fill="D9E1F3"/>
          </w:tcPr>
          <w:p w14:paraId="25BDD8EF" w14:textId="77777777" w:rsidR="00B16890" w:rsidRPr="00BE018B" w:rsidRDefault="00B16890" w:rsidP="00B16890">
            <w:pPr>
              <w:jc w:val="left"/>
              <w:rPr>
                <w:rFonts w:ascii="宋体" w:hAnsi="宋体"/>
                <w:sz w:val="24"/>
              </w:rPr>
            </w:pPr>
            <w:r w:rsidRPr="00BE018B">
              <w:rPr>
                <w:rFonts w:ascii="宋体" w:hAnsi="宋体"/>
                <w:sz w:val="24"/>
              </w:rPr>
              <w:t>系统分配，ID 自增</w:t>
            </w:r>
          </w:p>
        </w:tc>
      </w:tr>
      <w:tr w:rsidR="00B16890" w:rsidRPr="00BE018B" w14:paraId="12730F39" w14:textId="77777777" w:rsidTr="00B16890">
        <w:trPr>
          <w:trHeight w:hRule="exact" w:val="478"/>
        </w:trPr>
        <w:tc>
          <w:tcPr>
            <w:tcW w:w="855" w:type="dxa"/>
            <w:gridSpan w:val="2"/>
          </w:tcPr>
          <w:p w14:paraId="26351557" w14:textId="77777777" w:rsidR="00B16890" w:rsidRPr="00BE018B" w:rsidRDefault="00B16890" w:rsidP="00B16890">
            <w:pPr>
              <w:jc w:val="left"/>
              <w:rPr>
                <w:rFonts w:ascii="宋体" w:hAnsi="宋体"/>
                <w:sz w:val="24"/>
              </w:rPr>
            </w:pPr>
            <w:r w:rsidRPr="00BE018B">
              <w:rPr>
                <w:rFonts w:ascii="宋体" w:hAnsi="宋体"/>
                <w:sz w:val="24"/>
              </w:rPr>
              <w:t>E18</w:t>
            </w:r>
          </w:p>
        </w:tc>
        <w:tc>
          <w:tcPr>
            <w:tcW w:w="1558" w:type="dxa"/>
          </w:tcPr>
          <w:p w14:paraId="5D8065DF" w14:textId="77777777" w:rsidR="00B16890" w:rsidRPr="00BE018B" w:rsidRDefault="00B16890" w:rsidP="00B16890">
            <w:pPr>
              <w:jc w:val="left"/>
              <w:rPr>
                <w:rFonts w:ascii="宋体" w:hAnsi="宋体"/>
                <w:sz w:val="24"/>
              </w:rPr>
            </w:pPr>
            <w:r w:rsidRPr="00BE018B">
              <w:rPr>
                <w:rFonts w:ascii="宋体" w:hAnsi="宋体"/>
                <w:sz w:val="24"/>
              </w:rPr>
              <w:t>消息通知信息</w:t>
            </w:r>
          </w:p>
        </w:tc>
        <w:tc>
          <w:tcPr>
            <w:tcW w:w="1135" w:type="dxa"/>
          </w:tcPr>
          <w:p w14:paraId="21D10FDA"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tcPr>
          <w:p w14:paraId="6C59F0FD" w14:textId="77777777" w:rsidR="00B16890" w:rsidRPr="00BE018B" w:rsidRDefault="00B16890" w:rsidP="00B16890">
            <w:pPr>
              <w:jc w:val="left"/>
              <w:rPr>
                <w:rFonts w:ascii="宋体" w:hAnsi="宋体"/>
                <w:sz w:val="24"/>
              </w:rPr>
            </w:pPr>
          </w:p>
        </w:tc>
        <w:tc>
          <w:tcPr>
            <w:tcW w:w="2693" w:type="dxa"/>
          </w:tcPr>
          <w:p w14:paraId="517F0F19" w14:textId="77777777" w:rsidR="00B16890" w:rsidRPr="00BE018B" w:rsidRDefault="00B16890" w:rsidP="00B16890">
            <w:pPr>
              <w:jc w:val="left"/>
              <w:rPr>
                <w:rFonts w:ascii="宋体" w:hAnsi="宋体"/>
                <w:sz w:val="24"/>
              </w:rPr>
            </w:pPr>
          </w:p>
        </w:tc>
      </w:tr>
      <w:tr w:rsidR="00B16890" w:rsidRPr="00BE018B" w14:paraId="5BEBF916" w14:textId="77777777" w:rsidTr="00B16890">
        <w:trPr>
          <w:trHeight w:hRule="exact" w:val="478"/>
        </w:trPr>
        <w:tc>
          <w:tcPr>
            <w:tcW w:w="855" w:type="dxa"/>
            <w:gridSpan w:val="2"/>
            <w:shd w:val="clear" w:color="auto" w:fill="D9E1F3"/>
          </w:tcPr>
          <w:p w14:paraId="631BA8B7" w14:textId="77777777" w:rsidR="00B16890" w:rsidRPr="00BE018B" w:rsidRDefault="00B16890" w:rsidP="00B16890">
            <w:pPr>
              <w:jc w:val="left"/>
              <w:rPr>
                <w:rFonts w:ascii="宋体" w:hAnsi="宋体"/>
                <w:sz w:val="24"/>
              </w:rPr>
            </w:pPr>
            <w:r w:rsidRPr="00BE018B">
              <w:rPr>
                <w:rFonts w:ascii="宋体" w:hAnsi="宋体"/>
                <w:sz w:val="24"/>
              </w:rPr>
              <w:lastRenderedPageBreak/>
              <w:t>E19</w:t>
            </w:r>
          </w:p>
        </w:tc>
        <w:tc>
          <w:tcPr>
            <w:tcW w:w="1558" w:type="dxa"/>
            <w:shd w:val="clear" w:color="auto" w:fill="D9E1F3"/>
          </w:tcPr>
          <w:p w14:paraId="3724585C" w14:textId="77777777" w:rsidR="00B16890" w:rsidRPr="00BE018B" w:rsidRDefault="00B16890" w:rsidP="00B16890">
            <w:pPr>
              <w:jc w:val="left"/>
              <w:rPr>
                <w:rFonts w:ascii="宋体" w:hAnsi="宋体"/>
                <w:sz w:val="24"/>
              </w:rPr>
            </w:pPr>
            <w:r>
              <w:rPr>
                <w:rFonts w:ascii="宋体" w:hAnsi="宋体"/>
                <w:sz w:val="24"/>
              </w:rPr>
              <w:t>员工</w:t>
            </w:r>
            <w:r w:rsidRPr="00BE018B">
              <w:rPr>
                <w:rFonts w:ascii="宋体" w:hAnsi="宋体"/>
                <w:sz w:val="24"/>
              </w:rPr>
              <w:t>信息</w:t>
            </w:r>
          </w:p>
        </w:tc>
        <w:tc>
          <w:tcPr>
            <w:tcW w:w="1135" w:type="dxa"/>
            <w:shd w:val="clear" w:color="auto" w:fill="D9E1F3"/>
          </w:tcPr>
          <w:p w14:paraId="085EA023"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shd w:val="clear" w:color="auto" w:fill="D9E1F3"/>
          </w:tcPr>
          <w:p w14:paraId="3132029B" w14:textId="77777777" w:rsidR="00B16890" w:rsidRPr="00BE018B" w:rsidRDefault="00B16890" w:rsidP="00B16890">
            <w:pPr>
              <w:jc w:val="left"/>
              <w:rPr>
                <w:rFonts w:ascii="宋体" w:hAnsi="宋体"/>
                <w:sz w:val="24"/>
              </w:rPr>
            </w:pPr>
          </w:p>
        </w:tc>
        <w:tc>
          <w:tcPr>
            <w:tcW w:w="2693" w:type="dxa"/>
            <w:shd w:val="clear" w:color="auto" w:fill="D9E1F3"/>
          </w:tcPr>
          <w:p w14:paraId="669ACE5F" w14:textId="77777777" w:rsidR="00B16890" w:rsidRPr="00BE018B" w:rsidRDefault="00B16890" w:rsidP="00B16890">
            <w:pPr>
              <w:jc w:val="left"/>
              <w:rPr>
                <w:rFonts w:ascii="宋体" w:hAnsi="宋体"/>
                <w:sz w:val="24"/>
              </w:rPr>
            </w:pPr>
          </w:p>
        </w:tc>
      </w:tr>
      <w:tr w:rsidR="00B16890" w:rsidRPr="00BE018B" w14:paraId="146FD74C" w14:textId="77777777" w:rsidTr="00B16890">
        <w:trPr>
          <w:trHeight w:hRule="exact" w:val="948"/>
        </w:trPr>
        <w:tc>
          <w:tcPr>
            <w:tcW w:w="855" w:type="dxa"/>
            <w:gridSpan w:val="2"/>
          </w:tcPr>
          <w:p w14:paraId="06BFB463" w14:textId="77777777" w:rsidR="00B16890" w:rsidRPr="00BE018B" w:rsidRDefault="00B16890" w:rsidP="00B16890">
            <w:pPr>
              <w:jc w:val="left"/>
              <w:rPr>
                <w:rFonts w:ascii="宋体" w:hAnsi="宋体"/>
                <w:sz w:val="24"/>
              </w:rPr>
            </w:pPr>
            <w:r w:rsidRPr="00BE018B">
              <w:rPr>
                <w:rFonts w:ascii="宋体" w:hAnsi="宋体"/>
                <w:sz w:val="24"/>
              </w:rPr>
              <w:t>E20</w:t>
            </w:r>
          </w:p>
        </w:tc>
        <w:tc>
          <w:tcPr>
            <w:tcW w:w="1558" w:type="dxa"/>
          </w:tcPr>
          <w:p w14:paraId="0377E2F4" w14:textId="77777777" w:rsidR="00B16890" w:rsidRPr="00BE018B" w:rsidRDefault="00B16890" w:rsidP="00B16890">
            <w:pPr>
              <w:jc w:val="left"/>
              <w:rPr>
                <w:rFonts w:ascii="宋体" w:hAnsi="宋体"/>
                <w:sz w:val="24"/>
              </w:rPr>
            </w:pPr>
            <w:r>
              <w:rPr>
                <w:rFonts w:ascii="宋体" w:hAnsi="宋体"/>
                <w:sz w:val="24"/>
              </w:rPr>
              <w:t>工作项目</w:t>
            </w:r>
          </w:p>
        </w:tc>
        <w:tc>
          <w:tcPr>
            <w:tcW w:w="1135" w:type="dxa"/>
          </w:tcPr>
          <w:p w14:paraId="294A6BD4" w14:textId="77777777" w:rsidR="00B16890" w:rsidRPr="00BE018B" w:rsidRDefault="00B16890" w:rsidP="00B16890">
            <w:pPr>
              <w:jc w:val="left"/>
              <w:rPr>
                <w:rFonts w:ascii="宋体" w:hAnsi="宋体"/>
                <w:sz w:val="24"/>
              </w:rPr>
            </w:pPr>
            <w:r w:rsidRPr="00BE018B">
              <w:rPr>
                <w:rFonts w:ascii="宋体" w:hAnsi="宋体"/>
                <w:sz w:val="24"/>
              </w:rPr>
              <w:t>文件</w:t>
            </w:r>
          </w:p>
        </w:tc>
        <w:tc>
          <w:tcPr>
            <w:tcW w:w="2268" w:type="dxa"/>
          </w:tcPr>
          <w:p w14:paraId="27177EE8" w14:textId="77777777" w:rsidR="00B16890" w:rsidRPr="00BE018B" w:rsidRDefault="00B16890" w:rsidP="00B16890">
            <w:pPr>
              <w:jc w:val="left"/>
              <w:rPr>
                <w:rFonts w:ascii="宋体" w:hAnsi="宋体"/>
                <w:sz w:val="24"/>
              </w:rPr>
            </w:pPr>
          </w:p>
        </w:tc>
        <w:tc>
          <w:tcPr>
            <w:tcW w:w="2693" w:type="dxa"/>
          </w:tcPr>
          <w:p w14:paraId="4B6C4A6B" w14:textId="77777777" w:rsidR="00B16890" w:rsidRPr="00BE018B" w:rsidRDefault="00B16890" w:rsidP="00B16890">
            <w:pPr>
              <w:jc w:val="left"/>
              <w:rPr>
                <w:rFonts w:ascii="宋体" w:hAnsi="宋体"/>
                <w:sz w:val="24"/>
              </w:rPr>
            </w:pPr>
            <w:r w:rsidRPr="00BE018B">
              <w:rPr>
                <w:rFonts w:ascii="宋体" w:hAnsi="宋体"/>
                <w:sz w:val="24"/>
              </w:rPr>
              <w:t>以</w:t>
            </w:r>
            <w:r w:rsidRPr="00BE018B">
              <w:rPr>
                <w:rFonts w:ascii="宋体" w:hAnsi="宋体"/>
                <w:spacing w:val="-55"/>
                <w:sz w:val="24"/>
              </w:rPr>
              <w:t xml:space="preserve"> </w:t>
            </w:r>
            <w:r w:rsidRPr="00BE018B">
              <w:rPr>
                <w:rFonts w:ascii="宋体" w:hAnsi="宋体"/>
                <w:sz w:val="24"/>
              </w:rPr>
              <w:t>X</w:t>
            </w:r>
            <w:r w:rsidRPr="00BE018B">
              <w:rPr>
                <w:rFonts w:ascii="宋体" w:hAnsi="宋体"/>
                <w:spacing w:val="-1"/>
                <w:sz w:val="24"/>
              </w:rPr>
              <w:t>M</w:t>
            </w:r>
            <w:r w:rsidRPr="00BE018B">
              <w:rPr>
                <w:rFonts w:ascii="宋体" w:hAnsi="宋体"/>
                <w:sz w:val="24"/>
              </w:rPr>
              <w:t>L</w:t>
            </w:r>
            <w:r w:rsidRPr="00BE018B">
              <w:rPr>
                <w:rFonts w:ascii="宋体" w:hAnsi="宋体"/>
                <w:spacing w:val="6"/>
                <w:sz w:val="24"/>
              </w:rPr>
              <w:t xml:space="preserve"> </w:t>
            </w:r>
            <w:r w:rsidRPr="00BE018B">
              <w:rPr>
                <w:rFonts w:ascii="宋体" w:hAnsi="宋体"/>
                <w:spacing w:val="-3"/>
                <w:sz w:val="24"/>
              </w:rPr>
              <w:t>文</w:t>
            </w:r>
            <w:r w:rsidRPr="00BE018B">
              <w:rPr>
                <w:rFonts w:ascii="宋体" w:hAnsi="宋体"/>
                <w:sz w:val="24"/>
              </w:rPr>
              <w:t>件的</w:t>
            </w:r>
            <w:r w:rsidRPr="00BE018B">
              <w:rPr>
                <w:rFonts w:ascii="宋体" w:hAnsi="宋体"/>
                <w:spacing w:val="-3"/>
                <w:sz w:val="24"/>
              </w:rPr>
              <w:t>形</w:t>
            </w:r>
            <w:r w:rsidRPr="00BE018B">
              <w:rPr>
                <w:rFonts w:ascii="宋体" w:hAnsi="宋体"/>
                <w:sz w:val="24"/>
              </w:rPr>
              <w:t>式</w:t>
            </w:r>
            <w:r w:rsidRPr="00BE018B">
              <w:rPr>
                <w:rFonts w:ascii="宋体" w:hAnsi="宋体"/>
                <w:spacing w:val="-10"/>
                <w:sz w:val="24"/>
              </w:rPr>
              <w:t>，</w:t>
            </w:r>
            <w:r w:rsidRPr="00BE018B">
              <w:rPr>
                <w:rFonts w:ascii="宋体" w:hAnsi="宋体"/>
                <w:spacing w:val="-3"/>
                <w:sz w:val="24"/>
              </w:rPr>
              <w:t>储</w:t>
            </w:r>
            <w:r w:rsidRPr="00BE018B">
              <w:rPr>
                <w:rFonts w:ascii="宋体" w:hAnsi="宋体"/>
                <w:sz w:val="24"/>
              </w:rPr>
              <w:t>存在服务</w:t>
            </w:r>
            <w:r w:rsidRPr="00BE018B">
              <w:rPr>
                <w:rFonts w:ascii="宋体" w:hAnsi="宋体"/>
                <w:spacing w:val="-3"/>
                <w:sz w:val="24"/>
              </w:rPr>
              <w:t>器</w:t>
            </w:r>
            <w:r w:rsidRPr="00BE018B">
              <w:rPr>
                <w:rFonts w:ascii="宋体" w:hAnsi="宋体"/>
                <w:sz w:val="24"/>
              </w:rPr>
              <w:t>本地</w:t>
            </w:r>
          </w:p>
        </w:tc>
      </w:tr>
      <w:tr w:rsidR="00B16890" w:rsidRPr="00BE018B" w14:paraId="71394452" w14:textId="77777777" w:rsidTr="00B16890">
        <w:trPr>
          <w:trHeight w:hRule="exact" w:val="478"/>
        </w:trPr>
        <w:tc>
          <w:tcPr>
            <w:tcW w:w="855" w:type="dxa"/>
            <w:gridSpan w:val="2"/>
            <w:shd w:val="clear" w:color="auto" w:fill="D9E1F3"/>
          </w:tcPr>
          <w:p w14:paraId="21A32BB8" w14:textId="77777777" w:rsidR="00B16890" w:rsidRPr="00BE018B" w:rsidRDefault="00B16890" w:rsidP="00B16890">
            <w:pPr>
              <w:jc w:val="left"/>
              <w:rPr>
                <w:rFonts w:ascii="宋体" w:hAnsi="宋体"/>
                <w:sz w:val="24"/>
              </w:rPr>
            </w:pPr>
            <w:r w:rsidRPr="00BE018B">
              <w:rPr>
                <w:rFonts w:ascii="宋体" w:hAnsi="宋体"/>
                <w:sz w:val="24"/>
              </w:rPr>
              <w:t>E21</w:t>
            </w:r>
          </w:p>
        </w:tc>
        <w:tc>
          <w:tcPr>
            <w:tcW w:w="1558" w:type="dxa"/>
            <w:shd w:val="clear" w:color="auto" w:fill="D9E1F3"/>
          </w:tcPr>
          <w:p w14:paraId="0BD0F2A9" w14:textId="77777777" w:rsidR="00B16890" w:rsidRPr="00BE018B" w:rsidRDefault="00B16890" w:rsidP="00B16890">
            <w:pPr>
              <w:jc w:val="left"/>
              <w:rPr>
                <w:rFonts w:ascii="宋体" w:hAnsi="宋体"/>
                <w:sz w:val="24"/>
              </w:rPr>
            </w:pPr>
            <w:r>
              <w:rPr>
                <w:rFonts w:ascii="宋体" w:hAnsi="宋体"/>
                <w:sz w:val="24"/>
              </w:rPr>
              <w:t>工作项目</w:t>
            </w:r>
            <w:r w:rsidRPr="00BE018B">
              <w:rPr>
                <w:rFonts w:ascii="宋体" w:hAnsi="宋体"/>
                <w:sz w:val="24"/>
              </w:rPr>
              <w:t>信息</w:t>
            </w:r>
          </w:p>
        </w:tc>
        <w:tc>
          <w:tcPr>
            <w:tcW w:w="1135" w:type="dxa"/>
            <w:shd w:val="clear" w:color="auto" w:fill="D9E1F3"/>
          </w:tcPr>
          <w:p w14:paraId="69F9F570"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shd w:val="clear" w:color="auto" w:fill="D9E1F3"/>
          </w:tcPr>
          <w:p w14:paraId="3549C4CC" w14:textId="77777777" w:rsidR="00B16890" w:rsidRPr="00BE018B" w:rsidRDefault="00B16890" w:rsidP="00B16890">
            <w:pPr>
              <w:jc w:val="left"/>
              <w:rPr>
                <w:rFonts w:ascii="宋体" w:hAnsi="宋体"/>
                <w:sz w:val="24"/>
              </w:rPr>
            </w:pPr>
          </w:p>
        </w:tc>
        <w:tc>
          <w:tcPr>
            <w:tcW w:w="2693" w:type="dxa"/>
            <w:shd w:val="clear" w:color="auto" w:fill="D9E1F3"/>
          </w:tcPr>
          <w:p w14:paraId="6A0F8A4B" w14:textId="77777777" w:rsidR="00B16890" w:rsidRPr="00BE018B" w:rsidRDefault="00B16890" w:rsidP="00B16890">
            <w:pPr>
              <w:jc w:val="left"/>
              <w:rPr>
                <w:rFonts w:ascii="宋体" w:hAnsi="宋体"/>
                <w:sz w:val="24"/>
              </w:rPr>
            </w:pPr>
            <w:r w:rsidRPr="00BE018B">
              <w:rPr>
                <w:rFonts w:ascii="宋体" w:hAnsi="宋体"/>
                <w:sz w:val="24"/>
              </w:rPr>
              <w:t>描述</w:t>
            </w:r>
            <w:r>
              <w:rPr>
                <w:rFonts w:ascii="宋体" w:hAnsi="宋体"/>
                <w:sz w:val="24"/>
              </w:rPr>
              <w:t>工作项目</w:t>
            </w:r>
            <w:r w:rsidRPr="00BE018B">
              <w:rPr>
                <w:rFonts w:ascii="宋体" w:hAnsi="宋体"/>
                <w:sz w:val="24"/>
              </w:rPr>
              <w:t>的其他信息</w:t>
            </w:r>
          </w:p>
        </w:tc>
      </w:tr>
      <w:tr w:rsidR="00B16890" w:rsidRPr="00BE018B" w14:paraId="07621291" w14:textId="77777777" w:rsidTr="00B16890">
        <w:trPr>
          <w:trHeight w:hRule="exact" w:val="946"/>
        </w:trPr>
        <w:tc>
          <w:tcPr>
            <w:tcW w:w="855" w:type="dxa"/>
            <w:gridSpan w:val="2"/>
          </w:tcPr>
          <w:p w14:paraId="3CFEFF44" w14:textId="77777777" w:rsidR="00B16890" w:rsidRPr="00BE018B" w:rsidRDefault="00B16890" w:rsidP="00B16890">
            <w:pPr>
              <w:jc w:val="left"/>
              <w:rPr>
                <w:rFonts w:ascii="宋体" w:hAnsi="宋体"/>
                <w:sz w:val="24"/>
              </w:rPr>
            </w:pPr>
            <w:r w:rsidRPr="00BE018B">
              <w:rPr>
                <w:rFonts w:ascii="宋体" w:hAnsi="宋体"/>
                <w:sz w:val="24"/>
              </w:rPr>
              <w:t>E22</w:t>
            </w:r>
          </w:p>
        </w:tc>
        <w:tc>
          <w:tcPr>
            <w:tcW w:w="1558" w:type="dxa"/>
          </w:tcPr>
          <w:p w14:paraId="1D93A8C0" w14:textId="77777777" w:rsidR="00B16890" w:rsidRPr="00BE018B" w:rsidRDefault="00B16890" w:rsidP="00B16890">
            <w:pPr>
              <w:jc w:val="left"/>
              <w:rPr>
                <w:rFonts w:ascii="宋体" w:hAnsi="宋体"/>
                <w:sz w:val="24"/>
              </w:rPr>
            </w:pPr>
            <w:r>
              <w:rPr>
                <w:rFonts w:ascii="宋体" w:hAnsi="宋体"/>
                <w:sz w:val="24"/>
              </w:rPr>
              <w:t>工作项目</w:t>
            </w:r>
            <w:r w:rsidRPr="00BE018B">
              <w:rPr>
                <w:rFonts w:ascii="宋体" w:hAnsi="宋体"/>
                <w:sz w:val="24"/>
              </w:rPr>
              <w:t>结果</w:t>
            </w:r>
          </w:p>
        </w:tc>
        <w:tc>
          <w:tcPr>
            <w:tcW w:w="1135" w:type="dxa"/>
          </w:tcPr>
          <w:p w14:paraId="44BD8772" w14:textId="77777777" w:rsidR="00B16890" w:rsidRPr="00BE018B" w:rsidRDefault="00B16890" w:rsidP="00B16890">
            <w:pPr>
              <w:jc w:val="left"/>
              <w:rPr>
                <w:rFonts w:ascii="宋体" w:hAnsi="宋体"/>
                <w:sz w:val="24"/>
              </w:rPr>
            </w:pPr>
            <w:r w:rsidRPr="00BE018B">
              <w:rPr>
                <w:rFonts w:ascii="宋体" w:hAnsi="宋体"/>
                <w:sz w:val="24"/>
              </w:rPr>
              <w:t>文件</w:t>
            </w:r>
          </w:p>
        </w:tc>
        <w:tc>
          <w:tcPr>
            <w:tcW w:w="2268" w:type="dxa"/>
          </w:tcPr>
          <w:p w14:paraId="3601F502" w14:textId="77777777" w:rsidR="00B16890" w:rsidRPr="00BE018B" w:rsidRDefault="00B16890" w:rsidP="00B16890">
            <w:pPr>
              <w:jc w:val="left"/>
              <w:rPr>
                <w:rFonts w:ascii="宋体" w:hAnsi="宋体"/>
                <w:sz w:val="24"/>
              </w:rPr>
            </w:pPr>
          </w:p>
        </w:tc>
        <w:tc>
          <w:tcPr>
            <w:tcW w:w="2693" w:type="dxa"/>
          </w:tcPr>
          <w:p w14:paraId="04212A58" w14:textId="77777777" w:rsidR="00B16890" w:rsidRPr="00BE018B" w:rsidRDefault="00B16890" w:rsidP="00B16890">
            <w:pPr>
              <w:jc w:val="left"/>
              <w:rPr>
                <w:rFonts w:ascii="宋体" w:hAnsi="宋体"/>
                <w:sz w:val="24"/>
              </w:rPr>
            </w:pPr>
            <w:r w:rsidRPr="00BE018B">
              <w:rPr>
                <w:rFonts w:ascii="宋体" w:hAnsi="宋体"/>
                <w:sz w:val="24"/>
              </w:rPr>
              <w:t>以</w:t>
            </w:r>
            <w:r w:rsidRPr="00BE018B">
              <w:rPr>
                <w:rFonts w:ascii="宋体" w:hAnsi="宋体"/>
                <w:spacing w:val="-55"/>
                <w:sz w:val="24"/>
              </w:rPr>
              <w:t xml:space="preserve"> </w:t>
            </w:r>
            <w:r w:rsidRPr="00BE018B">
              <w:rPr>
                <w:rFonts w:ascii="宋体" w:hAnsi="宋体"/>
                <w:sz w:val="24"/>
              </w:rPr>
              <w:t>X</w:t>
            </w:r>
            <w:r w:rsidRPr="00BE018B">
              <w:rPr>
                <w:rFonts w:ascii="宋体" w:hAnsi="宋体"/>
                <w:spacing w:val="-1"/>
                <w:sz w:val="24"/>
              </w:rPr>
              <w:t>M</w:t>
            </w:r>
            <w:r w:rsidRPr="00BE018B">
              <w:rPr>
                <w:rFonts w:ascii="宋体" w:hAnsi="宋体"/>
                <w:sz w:val="24"/>
              </w:rPr>
              <w:t>L</w:t>
            </w:r>
            <w:r w:rsidRPr="00BE018B">
              <w:rPr>
                <w:rFonts w:ascii="宋体" w:hAnsi="宋体"/>
                <w:spacing w:val="6"/>
                <w:sz w:val="24"/>
              </w:rPr>
              <w:t xml:space="preserve"> </w:t>
            </w:r>
            <w:r w:rsidRPr="00BE018B">
              <w:rPr>
                <w:rFonts w:ascii="宋体" w:hAnsi="宋体"/>
                <w:spacing w:val="-3"/>
                <w:sz w:val="24"/>
              </w:rPr>
              <w:t>文</w:t>
            </w:r>
            <w:r w:rsidRPr="00BE018B">
              <w:rPr>
                <w:rFonts w:ascii="宋体" w:hAnsi="宋体"/>
                <w:sz w:val="24"/>
              </w:rPr>
              <w:t>件的</w:t>
            </w:r>
            <w:r w:rsidRPr="00BE018B">
              <w:rPr>
                <w:rFonts w:ascii="宋体" w:hAnsi="宋体"/>
                <w:spacing w:val="-3"/>
                <w:sz w:val="24"/>
              </w:rPr>
              <w:t>形</w:t>
            </w:r>
            <w:r w:rsidRPr="00BE018B">
              <w:rPr>
                <w:rFonts w:ascii="宋体" w:hAnsi="宋体"/>
                <w:sz w:val="24"/>
              </w:rPr>
              <w:t>式</w:t>
            </w:r>
            <w:r w:rsidRPr="00BE018B">
              <w:rPr>
                <w:rFonts w:ascii="宋体" w:hAnsi="宋体"/>
                <w:spacing w:val="-10"/>
                <w:sz w:val="24"/>
              </w:rPr>
              <w:t>，</w:t>
            </w:r>
            <w:r w:rsidRPr="00BE018B">
              <w:rPr>
                <w:rFonts w:ascii="宋体" w:hAnsi="宋体"/>
                <w:spacing w:val="-3"/>
                <w:sz w:val="24"/>
              </w:rPr>
              <w:t>储</w:t>
            </w:r>
            <w:r w:rsidRPr="00BE018B">
              <w:rPr>
                <w:rFonts w:ascii="宋体" w:hAnsi="宋体"/>
                <w:sz w:val="24"/>
              </w:rPr>
              <w:t>存在服务</w:t>
            </w:r>
            <w:r w:rsidRPr="00BE018B">
              <w:rPr>
                <w:rFonts w:ascii="宋体" w:hAnsi="宋体"/>
                <w:spacing w:val="-3"/>
                <w:sz w:val="24"/>
              </w:rPr>
              <w:t>器</w:t>
            </w:r>
            <w:r w:rsidRPr="00BE018B">
              <w:rPr>
                <w:rFonts w:ascii="宋体" w:hAnsi="宋体"/>
                <w:sz w:val="24"/>
              </w:rPr>
              <w:t>本地</w:t>
            </w:r>
          </w:p>
        </w:tc>
      </w:tr>
      <w:tr w:rsidR="00B16890" w:rsidRPr="00BE018B" w14:paraId="46A22975" w14:textId="77777777" w:rsidTr="00B16890">
        <w:trPr>
          <w:trHeight w:hRule="exact" w:val="478"/>
        </w:trPr>
        <w:tc>
          <w:tcPr>
            <w:tcW w:w="855" w:type="dxa"/>
            <w:gridSpan w:val="2"/>
            <w:shd w:val="clear" w:color="auto" w:fill="D9E1F3"/>
          </w:tcPr>
          <w:p w14:paraId="586EF8AD" w14:textId="77777777" w:rsidR="00B16890" w:rsidRPr="00BE018B" w:rsidRDefault="00B16890" w:rsidP="00B16890">
            <w:pPr>
              <w:jc w:val="left"/>
              <w:rPr>
                <w:rFonts w:ascii="宋体" w:hAnsi="宋体"/>
                <w:sz w:val="24"/>
              </w:rPr>
            </w:pPr>
            <w:r w:rsidRPr="00BE018B">
              <w:rPr>
                <w:rFonts w:ascii="宋体" w:hAnsi="宋体"/>
                <w:sz w:val="24"/>
              </w:rPr>
              <w:t>E23</w:t>
            </w:r>
          </w:p>
        </w:tc>
        <w:tc>
          <w:tcPr>
            <w:tcW w:w="1558" w:type="dxa"/>
            <w:shd w:val="clear" w:color="auto" w:fill="D9E1F3"/>
          </w:tcPr>
          <w:p w14:paraId="3446E0F0" w14:textId="77777777" w:rsidR="00B16890" w:rsidRPr="00BE018B" w:rsidRDefault="00B16890" w:rsidP="00B16890">
            <w:pPr>
              <w:jc w:val="left"/>
              <w:rPr>
                <w:rFonts w:ascii="宋体" w:hAnsi="宋体"/>
                <w:sz w:val="24"/>
              </w:rPr>
            </w:pPr>
            <w:r>
              <w:rPr>
                <w:rFonts w:ascii="宋体" w:hAnsi="宋体"/>
                <w:sz w:val="24"/>
              </w:rPr>
              <w:t>工作项目</w:t>
            </w:r>
            <w:r w:rsidRPr="00BE018B">
              <w:rPr>
                <w:rFonts w:ascii="宋体" w:hAnsi="宋体"/>
                <w:sz w:val="24"/>
              </w:rPr>
              <w:t>结果信息</w:t>
            </w:r>
          </w:p>
        </w:tc>
        <w:tc>
          <w:tcPr>
            <w:tcW w:w="1135" w:type="dxa"/>
            <w:shd w:val="clear" w:color="auto" w:fill="D9E1F3"/>
          </w:tcPr>
          <w:p w14:paraId="1E3013BB"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shd w:val="clear" w:color="auto" w:fill="D9E1F3"/>
          </w:tcPr>
          <w:p w14:paraId="3571BDC8" w14:textId="77777777" w:rsidR="00B16890" w:rsidRPr="00BE018B" w:rsidRDefault="00B16890" w:rsidP="00B16890">
            <w:pPr>
              <w:jc w:val="left"/>
              <w:rPr>
                <w:rFonts w:ascii="宋体" w:hAnsi="宋体"/>
                <w:sz w:val="24"/>
              </w:rPr>
            </w:pPr>
          </w:p>
        </w:tc>
        <w:tc>
          <w:tcPr>
            <w:tcW w:w="2693" w:type="dxa"/>
            <w:shd w:val="clear" w:color="auto" w:fill="D9E1F3"/>
          </w:tcPr>
          <w:p w14:paraId="678A7B1E" w14:textId="77777777" w:rsidR="00B16890" w:rsidRPr="00BE018B" w:rsidRDefault="00B16890" w:rsidP="00B16890">
            <w:pPr>
              <w:jc w:val="left"/>
              <w:rPr>
                <w:rFonts w:ascii="宋体" w:hAnsi="宋体"/>
                <w:sz w:val="24"/>
              </w:rPr>
            </w:pPr>
            <w:r>
              <w:rPr>
                <w:rFonts w:ascii="宋体" w:hAnsi="宋体"/>
                <w:sz w:val="24"/>
              </w:rPr>
              <w:t>工作项目</w:t>
            </w:r>
            <w:r w:rsidRPr="00BE018B">
              <w:rPr>
                <w:rFonts w:ascii="宋体" w:hAnsi="宋体"/>
                <w:sz w:val="24"/>
              </w:rPr>
              <w:t>结果的其他信息</w:t>
            </w:r>
          </w:p>
        </w:tc>
      </w:tr>
      <w:tr w:rsidR="00B16890" w:rsidRPr="00BE018B" w14:paraId="339A1F36" w14:textId="77777777" w:rsidTr="00B16890">
        <w:trPr>
          <w:trHeight w:hRule="exact" w:val="946"/>
        </w:trPr>
        <w:tc>
          <w:tcPr>
            <w:tcW w:w="855" w:type="dxa"/>
            <w:gridSpan w:val="2"/>
          </w:tcPr>
          <w:p w14:paraId="561D3522" w14:textId="77777777" w:rsidR="00B16890" w:rsidRPr="00BE018B" w:rsidRDefault="00B16890" w:rsidP="00B16890">
            <w:pPr>
              <w:jc w:val="left"/>
              <w:rPr>
                <w:rFonts w:ascii="宋体" w:hAnsi="宋体"/>
                <w:sz w:val="24"/>
              </w:rPr>
            </w:pPr>
            <w:r w:rsidRPr="00BE018B">
              <w:rPr>
                <w:rFonts w:ascii="宋体" w:hAnsi="宋体"/>
                <w:sz w:val="24"/>
              </w:rPr>
              <w:t>E24</w:t>
            </w:r>
          </w:p>
        </w:tc>
        <w:tc>
          <w:tcPr>
            <w:tcW w:w="1558" w:type="dxa"/>
          </w:tcPr>
          <w:p w14:paraId="398C4C11" w14:textId="77777777" w:rsidR="00B16890" w:rsidRPr="00BE018B" w:rsidRDefault="00B16890" w:rsidP="00B16890">
            <w:pPr>
              <w:jc w:val="left"/>
              <w:rPr>
                <w:rFonts w:ascii="宋体" w:hAnsi="宋体"/>
                <w:sz w:val="24"/>
              </w:rPr>
            </w:pPr>
            <w:r>
              <w:rPr>
                <w:rFonts w:ascii="宋体" w:hAnsi="宋体"/>
                <w:sz w:val="24"/>
              </w:rPr>
              <w:t>秘书</w:t>
            </w:r>
            <w:r w:rsidRPr="00BE018B">
              <w:rPr>
                <w:rFonts w:ascii="宋体" w:hAnsi="宋体"/>
                <w:sz w:val="24"/>
              </w:rPr>
              <w:t>权限</w:t>
            </w:r>
          </w:p>
        </w:tc>
        <w:tc>
          <w:tcPr>
            <w:tcW w:w="1135" w:type="dxa"/>
          </w:tcPr>
          <w:p w14:paraId="564F0589" w14:textId="77777777" w:rsidR="00B16890" w:rsidRPr="00BE018B" w:rsidRDefault="00B16890" w:rsidP="00B16890">
            <w:pPr>
              <w:jc w:val="left"/>
              <w:rPr>
                <w:rFonts w:ascii="宋体" w:hAnsi="宋体"/>
                <w:sz w:val="24"/>
              </w:rPr>
            </w:pPr>
            <w:r w:rsidRPr="00BE018B">
              <w:rPr>
                <w:rFonts w:ascii="宋体" w:hAnsi="宋体"/>
                <w:sz w:val="24"/>
              </w:rPr>
              <w:t>布尔值</w:t>
            </w:r>
          </w:p>
        </w:tc>
        <w:tc>
          <w:tcPr>
            <w:tcW w:w="2268" w:type="dxa"/>
          </w:tcPr>
          <w:p w14:paraId="30943F0C" w14:textId="77777777" w:rsidR="00B16890" w:rsidRPr="00BE018B" w:rsidRDefault="00B16890" w:rsidP="00B16890">
            <w:pPr>
              <w:jc w:val="left"/>
              <w:rPr>
                <w:rFonts w:ascii="宋体" w:hAnsi="宋体"/>
                <w:sz w:val="24"/>
              </w:rPr>
            </w:pPr>
            <w:r w:rsidRPr="00BE018B">
              <w:rPr>
                <w:rFonts w:ascii="宋体" w:hAnsi="宋体"/>
                <w:sz w:val="24"/>
              </w:rPr>
              <w:t>1，0</w:t>
            </w:r>
          </w:p>
        </w:tc>
        <w:tc>
          <w:tcPr>
            <w:tcW w:w="2693" w:type="dxa"/>
          </w:tcPr>
          <w:p w14:paraId="424386E0" w14:textId="77777777" w:rsidR="00B16890" w:rsidRPr="00BE018B" w:rsidRDefault="00B16890" w:rsidP="00B16890">
            <w:pPr>
              <w:jc w:val="left"/>
              <w:rPr>
                <w:rFonts w:ascii="宋体" w:hAnsi="宋体"/>
                <w:sz w:val="24"/>
              </w:rPr>
            </w:pPr>
            <w:r w:rsidRPr="00BE018B">
              <w:rPr>
                <w:rFonts w:ascii="宋体" w:hAnsi="宋体"/>
                <w:sz w:val="24"/>
              </w:rPr>
              <w:t>0 代表没有权限，1 代表有权限</w:t>
            </w:r>
          </w:p>
        </w:tc>
      </w:tr>
      <w:tr w:rsidR="00B16890" w:rsidRPr="00BE018B" w14:paraId="4E6B3AF9" w14:textId="77777777" w:rsidTr="00B16890">
        <w:trPr>
          <w:trHeight w:hRule="exact" w:val="478"/>
        </w:trPr>
        <w:tc>
          <w:tcPr>
            <w:tcW w:w="855" w:type="dxa"/>
            <w:gridSpan w:val="2"/>
            <w:shd w:val="clear" w:color="auto" w:fill="D9E1F3"/>
          </w:tcPr>
          <w:p w14:paraId="3AAC1A4F" w14:textId="77777777" w:rsidR="00B16890" w:rsidRPr="00BE018B" w:rsidRDefault="00B16890" w:rsidP="00B16890">
            <w:pPr>
              <w:jc w:val="left"/>
              <w:rPr>
                <w:rFonts w:ascii="宋体" w:hAnsi="宋体"/>
                <w:sz w:val="24"/>
              </w:rPr>
            </w:pPr>
            <w:r w:rsidRPr="00BE018B">
              <w:rPr>
                <w:rFonts w:ascii="宋体" w:hAnsi="宋体"/>
                <w:sz w:val="24"/>
              </w:rPr>
              <w:t>E25</w:t>
            </w:r>
          </w:p>
        </w:tc>
        <w:tc>
          <w:tcPr>
            <w:tcW w:w="1558" w:type="dxa"/>
            <w:shd w:val="clear" w:color="auto" w:fill="D9E1F3"/>
          </w:tcPr>
          <w:p w14:paraId="777A0B4F" w14:textId="77777777" w:rsidR="00B16890" w:rsidRPr="00BE018B" w:rsidRDefault="00B16890" w:rsidP="00B16890">
            <w:pPr>
              <w:jc w:val="left"/>
              <w:rPr>
                <w:rFonts w:ascii="宋体" w:hAnsi="宋体"/>
                <w:sz w:val="24"/>
              </w:rPr>
            </w:pPr>
            <w:r>
              <w:rPr>
                <w:rFonts w:ascii="宋体" w:hAnsi="宋体"/>
                <w:sz w:val="24"/>
              </w:rPr>
              <w:t>秘书</w:t>
            </w:r>
            <w:r w:rsidRPr="00BE018B">
              <w:rPr>
                <w:rFonts w:ascii="宋体" w:hAnsi="宋体"/>
                <w:sz w:val="24"/>
              </w:rPr>
              <w:t>信息</w:t>
            </w:r>
          </w:p>
        </w:tc>
        <w:tc>
          <w:tcPr>
            <w:tcW w:w="1135" w:type="dxa"/>
            <w:shd w:val="clear" w:color="auto" w:fill="D9E1F3"/>
          </w:tcPr>
          <w:p w14:paraId="2010C1E6"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shd w:val="clear" w:color="auto" w:fill="D9E1F3"/>
          </w:tcPr>
          <w:p w14:paraId="3DEB531F" w14:textId="77777777" w:rsidR="00B16890" w:rsidRPr="00BE018B" w:rsidRDefault="00B16890" w:rsidP="00B16890">
            <w:pPr>
              <w:jc w:val="left"/>
              <w:rPr>
                <w:rFonts w:ascii="宋体" w:hAnsi="宋体"/>
                <w:sz w:val="24"/>
              </w:rPr>
            </w:pPr>
          </w:p>
        </w:tc>
        <w:tc>
          <w:tcPr>
            <w:tcW w:w="2693" w:type="dxa"/>
            <w:shd w:val="clear" w:color="auto" w:fill="D9E1F3"/>
          </w:tcPr>
          <w:p w14:paraId="07E09971" w14:textId="77777777" w:rsidR="00B16890" w:rsidRPr="00BE018B" w:rsidRDefault="00B16890" w:rsidP="00B16890">
            <w:pPr>
              <w:jc w:val="left"/>
              <w:rPr>
                <w:rFonts w:ascii="宋体" w:hAnsi="宋体"/>
                <w:sz w:val="24"/>
              </w:rPr>
            </w:pPr>
          </w:p>
        </w:tc>
      </w:tr>
      <w:tr w:rsidR="00B16890" w:rsidRPr="00BE018B" w14:paraId="28FE11DC" w14:textId="77777777" w:rsidTr="00B16890">
        <w:trPr>
          <w:trHeight w:hRule="exact" w:val="480"/>
        </w:trPr>
        <w:tc>
          <w:tcPr>
            <w:tcW w:w="855" w:type="dxa"/>
            <w:gridSpan w:val="2"/>
          </w:tcPr>
          <w:p w14:paraId="02C241C5" w14:textId="77777777" w:rsidR="00B16890" w:rsidRPr="00BE018B" w:rsidRDefault="00B16890" w:rsidP="00B16890">
            <w:pPr>
              <w:jc w:val="left"/>
              <w:rPr>
                <w:rFonts w:ascii="宋体" w:hAnsi="宋体"/>
                <w:sz w:val="24"/>
              </w:rPr>
            </w:pPr>
            <w:r w:rsidRPr="00BE018B">
              <w:rPr>
                <w:rFonts w:ascii="宋体" w:hAnsi="宋体"/>
                <w:sz w:val="24"/>
              </w:rPr>
              <w:t>E26</w:t>
            </w:r>
          </w:p>
        </w:tc>
        <w:tc>
          <w:tcPr>
            <w:tcW w:w="1558" w:type="dxa"/>
          </w:tcPr>
          <w:p w14:paraId="7161D7D6" w14:textId="77777777" w:rsidR="00B16890" w:rsidRPr="00BE018B" w:rsidRDefault="00B16890" w:rsidP="00B16890">
            <w:pPr>
              <w:jc w:val="left"/>
              <w:rPr>
                <w:rFonts w:ascii="宋体" w:hAnsi="宋体"/>
                <w:sz w:val="24"/>
              </w:rPr>
            </w:pPr>
            <w:r>
              <w:rPr>
                <w:rFonts w:ascii="宋体" w:hAnsi="宋体"/>
                <w:sz w:val="24"/>
              </w:rPr>
              <w:t>领导</w:t>
            </w:r>
            <w:r w:rsidRPr="00BE018B">
              <w:rPr>
                <w:rFonts w:ascii="宋体" w:hAnsi="宋体"/>
                <w:sz w:val="24"/>
              </w:rPr>
              <w:t>信息</w:t>
            </w:r>
          </w:p>
        </w:tc>
        <w:tc>
          <w:tcPr>
            <w:tcW w:w="1135" w:type="dxa"/>
          </w:tcPr>
          <w:p w14:paraId="51A23291"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tcPr>
          <w:p w14:paraId="567ABEF7" w14:textId="77777777" w:rsidR="00B16890" w:rsidRPr="00BE018B" w:rsidRDefault="00B16890" w:rsidP="00B16890">
            <w:pPr>
              <w:jc w:val="left"/>
              <w:rPr>
                <w:rFonts w:ascii="宋体" w:hAnsi="宋体"/>
                <w:sz w:val="24"/>
              </w:rPr>
            </w:pPr>
          </w:p>
        </w:tc>
        <w:tc>
          <w:tcPr>
            <w:tcW w:w="2693" w:type="dxa"/>
          </w:tcPr>
          <w:p w14:paraId="3DFCDED9" w14:textId="77777777" w:rsidR="00B16890" w:rsidRPr="00BE018B" w:rsidRDefault="00B16890" w:rsidP="00B16890">
            <w:pPr>
              <w:jc w:val="left"/>
              <w:rPr>
                <w:rFonts w:ascii="宋体" w:hAnsi="宋体"/>
                <w:sz w:val="24"/>
              </w:rPr>
            </w:pPr>
          </w:p>
        </w:tc>
      </w:tr>
      <w:tr w:rsidR="00B16890" w:rsidRPr="00BE018B" w14:paraId="2C0D583A" w14:textId="77777777" w:rsidTr="00B16890">
        <w:trPr>
          <w:trHeight w:hRule="exact" w:val="478"/>
        </w:trPr>
        <w:tc>
          <w:tcPr>
            <w:tcW w:w="855" w:type="dxa"/>
            <w:gridSpan w:val="2"/>
            <w:shd w:val="clear" w:color="auto" w:fill="D9E1F3"/>
          </w:tcPr>
          <w:p w14:paraId="35FFF565" w14:textId="77777777" w:rsidR="00B16890" w:rsidRPr="00BE018B" w:rsidRDefault="00B16890" w:rsidP="00B16890">
            <w:pPr>
              <w:jc w:val="left"/>
              <w:rPr>
                <w:rFonts w:ascii="宋体" w:hAnsi="宋体"/>
                <w:sz w:val="24"/>
              </w:rPr>
            </w:pPr>
            <w:r w:rsidRPr="00BE018B">
              <w:rPr>
                <w:rFonts w:ascii="宋体" w:hAnsi="宋体"/>
                <w:sz w:val="24"/>
              </w:rPr>
              <w:t>E27</w:t>
            </w:r>
          </w:p>
        </w:tc>
        <w:tc>
          <w:tcPr>
            <w:tcW w:w="1558" w:type="dxa"/>
            <w:shd w:val="clear" w:color="auto" w:fill="D9E1F3"/>
          </w:tcPr>
          <w:p w14:paraId="377600AE" w14:textId="77777777" w:rsidR="00B16890" w:rsidRPr="00BE018B" w:rsidRDefault="00B16890" w:rsidP="00B16890">
            <w:pPr>
              <w:jc w:val="left"/>
              <w:rPr>
                <w:rFonts w:ascii="宋体" w:hAnsi="宋体"/>
                <w:sz w:val="24"/>
              </w:rPr>
            </w:pPr>
            <w:r>
              <w:rPr>
                <w:rFonts w:ascii="宋体" w:hAnsi="宋体"/>
                <w:sz w:val="24"/>
              </w:rPr>
              <w:t>研究内容</w:t>
            </w:r>
            <w:r w:rsidRPr="00BE018B">
              <w:rPr>
                <w:rFonts w:ascii="宋体" w:hAnsi="宋体"/>
                <w:sz w:val="24"/>
              </w:rPr>
              <w:t>资料</w:t>
            </w:r>
          </w:p>
        </w:tc>
        <w:tc>
          <w:tcPr>
            <w:tcW w:w="1135" w:type="dxa"/>
            <w:shd w:val="clear" w:color="auto" w:fill="D9E1F3"/>
          </w:tcPr>
          <w:p w14:paraId="4504D6A5" w14:textId="77777777" w:rsidR="00B16890" w:rsidRPr="00BE018B" w:rsidRDefault="00B16890" w:rsidP="00B16890">
            <w:pPr>
              <w:jc w:val="left"/>
              <w:rPr>
                <w:rFonts w:ascii="宋体" w:hAnsi="宋体"/>
                <w:sz w:val="24"/>
              </w:rPr>
            </w:pPr>
            <w:r w:rsidRPr="00BE018B">
              <w:rPr>
                <w:rFonts w:ascii="宋体" w:hAnsi="宋体"/>
                <w:sz w:val="24"/>
              </w:rPr>
              <w:t>文件</w:t>
            </w:r>
          </w:p>
        </w:tc>
        <w:tc>
          <w:tcPr>
            <w:tcW w:w="2268" w:type="dxa"/>
            <w:shd w:val="clear" w:color="auto" w:fill="D9E1F3"/>
          </w:tcPr>
          <w:p w14:paraId="65AB6410" w14:textId="77777777" w:rsidR="00B16890" w:rsidRPr="00BE018B" w:rsidRDefault="00B16890" w:rsidP="00B16890">
            <w:pPr>
              <w:jc w:val="left"/>
              <w:rPr>
                <w:rFonts w:ascii="宋体" w:hAnsi="宋体"/>
                <w:sz w:val="24"/>
              </w:rPr>
            </w:pPr>
          </w:p>
        </w:tc>
        <w:tc>
          <w:tcPr>
            <w:tcW w:w="2693" w:type="dxa"/>
            <w:shd w:val="clear" w:color="auto" w:fill="D9E1F3"/>
          </w:tcPr>
          <w:p w14:paraId="7B2A97C5" w14:textId="77777777" w:rsidR="00B16890" w:rsidRPr="00BE018B" w:rsidRDefault="00B16890" w:rsidP="00B16890">
            <w:pPr>
              <w:jc w:val="left"/>
              <w:rPr>
                <w:rFonts w:ascii="宋体" w:hAnsi="宋体" w:hint="eastAsia"/>
                <w:sz w:val="24"/>
              </w:rPr>
            </w:pPr>
            <w:r w:rsidRPr="00BE018B">
              <w:rPr>
                <w:rFonts w:ascii="宋体" w:hAnsi="宋体"/>
                <w:sz w:val="24"/>
              </w:rPr>
              <w:t>包含 PPT、PDF、文档</w:t>
            </w:r>
            <w:r w:rsidRPr="00BE018B">
              <w:rPr>
                <w:rFonts w:ascii="宋体" w:hAnsi="宋体" w:hint="eastAsia"/>
                <w:sz w:val="24"/>
              </w:rPr>
              <w:t>等</w:t>
            </w:r>
          </w:p>
        </w:tc>
      </w:tr>
    </w:tbl>
    <w:p w14:paraId="16FE860F" w14:textId="77777777" w:rsidR="00B16890" w:rsidRPr="00BE018B" w:rsidRDefault="00B16890" w:rsidP="00B16890">
      <w:pPr>
        <w:jc w:val="left"/>
        <w:rPr>
          <w:rFonts w:ascii="宋体" w:hAnsi="宋体"/>
          <w:vanish/>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47"/>
        <w:gridCol w:w="1558"/>
        <w:gridCol w:w="1135"/>
        <w:gridCol w:w="2268"/>
        <w:gridCol w:w="2693"/>
      </w:tblGrid>
      <w:tr w:rsidR="00B16890" w:rsidRPr="00BE018B" w14:paraId="1582875C" w14:textId="77777777" w:rsidTr="00B16890">
        <w:trPr>
          <w:trHeight w:hRule="exact" w:val="478"/>
        </w:trPr>
        <w:tc>
          <w:tcPr>
            <w:tcW w:w="847" w:type="dxa"/>
          </w:tcPr>
          <w:p w14:paraId="3D69B0E3" w14:textId="77777777" w:rsidR="00B16890" w:rsidRPr="00BE018B" w:rsidRDefault="00B16890" w:rsidP="00B16890">
            <w:pPr>
              <w:jc w:val="left"/>
              <w:rPr>
                <w:rFonts w:ascii="宋体" w:hAnsi="宋体"/>
                <w:sz w:val="24"/>
              </w:rPr>
            </w:pPr>
            <w:r w:rsidRPr="00BE018B">
              <w:rPr>
                <w:rFonts w:ascii="宋体" w:hAnsi="宋体"/>
                <w:sz w:val="24"/>
              </w:rPr>
              <w:t>E28</w:t>
            </w:r>
          </w:p>
        </w:tc>
        <w:tc>
          <w:tcPr>
            <w:tcW w:w="1558" w:type="dxa"/>
          </w:tcPr>
          <w:p w14:paraId="1AB3BA3A" w14:textId="77777777" w:rsidR="00B16890" w:rsidRPr="00BE018B" w:rsidRDefault="00B16890" w:rsidP="00B16890">
            <w:pPr>
              <w:jc w:val="left"/>
              <w:rPr>
                <w:rFonts w:ascii="宋体" w:hAnsi="宋体"/>
                <w:sz w:val="24"/>
              </w:rPr>
            </w:pPr>
            <w:r>
              <w:rPr>
                <w:rFonts w:ascii="宋体" w:hAnsi="宋体"/>
                <w:sz w:val="24"/>
              </w:rPr>
              <w:t>研究内容</w:t>
            </w:r>
            <w:r w:rsidRPr="00BE018B">
              <w:rPr>
                <w:rFonts w:ascii="宋体" w:hAnsi="宋体"/>
                <w:sz w:val="24"/>
              </w:rPr>
              <w:t>资料信息</w:t>
            </w:r>
          </w:p>
        </w:tc>
        <w:tc>
          <w:tcPr>
            <w:tcW w:w="1135" w:type="dxa"/>
          </w:tcPr>
          <w:p w14:paraId="7BFBFAAA"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tcPr>
          <w:p w14:paraId="0CCC436C" w14:textId="77777777" w:rsidR="00B16890" w:rsidRPr="00BE018B" w:rsidRDefault="00B16890" w:rsidP="00B16890">
            <w:pPr>
              <w:jc w:val="left"/>
              <w:rPr>
                <w:rFonts w:ascii="宋体" w:hAnsi="宋体"/>
                <w:sz w:val="24"/>
              </w:rPr>
            </w:pPr>
          </w:p>
        </w:tc>
        <w:tc>
          <w:tcPr>
            <w:tcW w:w="2693" w:type="dxa"/>
          </w:tcPr>
          <w:p w14:paraId="13433CDC" w14:textId="77777777" w:rsidR="00B16890" w:rsidRPr="00BE018B" w:rsidRDefault="00B16890" w:rsidP="00B16890">
            <w:pPr>
              <w:jc w:val="left"/>
              <w:rPr>
                <w:rFonts w:ascii="宋体" w:hAnsi="宋体"/>
                <w:sz w:val="24"/>
              </w:rPr>
            </w:pPr>
            <w:r w:rsidRPr="00BE018B">
              <w:rPr>
                <w:rFonts w:ascii="宋体" w:hAnsi="宋体"/>
                <w:sz w:val="24"/>
              </w:rPr>
              <w:t>描述单个</w:t>
            </w:r>
            <w:r>
              <w:rPr>
                <w:rFonts w:ascii="宋体" w:hAnsi="宋体"/>
                <w:sz w:val="24"/>
              </w:rPr>
              <w:t>研究内容</w:t>
            </w:r>
            <w:r w:rsidRPr="00BE018B">
              <w:rPr>
                <w:rFonts w:ascii="宋体" w:hAnsi="宋体"/>
                <w:sz w:val="24"/>
              </w:rPr>
              <w:t>资料的信息</w:t>
            </w:r>
          </w:p>
        </w:tc>
      </w:tr>
      <w:tr w:rsidR="00B16890" w:rsidRPr="00BE018B" w14:paraId="7ED5721A" w14:textId="77777777" w:rsidTr="00B16890">
        <w:trPr>
          <w:trHeight w:hRule="exact" w:val="478"/>
        </w:trPr>
        <w:tc>
          <w:tcPr>
            <w:tcW w:w="847" w:type="dxa"/>
            <w:shd w:val="clear" w:color="auto" w:fill="D9E1F3"/>
          </w:tcPr>
          <w:p w14:paraId="4B8F9A2E" w14:textId="77777777" w:rsidR="00B16890" w:rsidRPr="00BE018B" w:rsidRDefault="00B16890" w:rsidP="00B16890">
            <w:pPr>
              <w:jc w:val="left"/>
              <w:rPr>
                <w:rFonts w:ascii="宋体" w:hAnsi="宋体"/>
                <w:sz w:val="24"/>
              </w:rPr>
            </w:pPr>
            <w:r w:rsidRPr="00BE018B">
              <w:rPr>
                <w:rFonts w:ascii="宋体" w:hAnsi="宋体"/>
                <w:sz w:val="24"/>
              </w:rPr>
              <w:t>E29</w:t>
            </w:r>
          </w:p>
        </w:tc>
        <w:tc>
          <w:tcPr>
            <w:tcW w:w="1558" w:type="dxa"/>
            <w:shd w:val="clear" w:color="auto" w:fill="D9E1F3"/>
          </w:tcPr>
          <w:p w14:paraId="5F1AB4AB" w14:textId="77777777" w:rsidR="00B16890" w:rsidRPr="00BE018B" w:rsidRDefault="00B16890" w:rsidP="00B16890">
            <w:pPr>
              <w:jc w:val="left"/>
              <w:rPr>
                <w:rFonts w:ascii="宋体" w:hAnsi="宋体"/>
                <w:sz w:val="24"/>
              </w:rPr>
            </w:pPr>
            <w:r>
              <w:rPr>
                <w:rFonts w:ascii="宋体" w:hAnsi="宋体"/>
                <w:sz w:val="24"/>
              </w:rPr>
              <w:t>研究内容</w:t>
            </w:r>
            <w:r w:rsidRPr="00BE018B">
              <w:rPr>
                <w:rFonts w:ascii="宋体" w:hAnsi="宋体"/>
                <w:sz w:val="24"/>
              </w:rPr>
              <w:t>规则</w:t>
            </w:r>
            <w:r w:rsidRPr="00BE018B">
              <w:rPr>
                <w:rFonts w:ascii="宋体" w:hAnsi="宋体"/>
                <w:spacing w:val="-52"/>
                <w:sz w:val="24"/>
              </w:rPr>
              <w:t xml:space="preserve"> </w:t>
            </w:r>
            <w:r w:rsidRPr="00BE018B">
              <w:rPr>
                <w:rFonts w:ascii="宋体" w:hAnsi="宋体"/>
                <w:spacing w:val="-3"/>
                <w:sz w:val="24"/>
              </w:rPr>
              <w:t>ID</w:t>
            </w:r>
          </w:p>
        </w:tc>
        <w:tc>
          <w:tcPr>
            <w:tcW w:w="1135" w:type="dxa"/>
            <w:shd w:val="clear" w:color="auto" w:fill="D9E1F3"/>
          </w:tcPr>
          <w:p w14:paraId="1E91FBC9" w14:textId="77777777" w:rsidR="00B16890" w:rsidRPr="00BE018B" w:rsidRDefault="00B16890" w:rsidP="00B16890">
            <w:pPr>
              <w:jc w:val="left"/>
              <w:rPr>
                <w:rFonts w:ascii="宋体" w:hAnsi="宋体"/>
                <w:sz w:val="24"/>
              </w:rPr>
            </w:pPr>
            <w:r w:rsidRPr="00BE018B">
              <w:rPr>
                <w:rFonts w:ascii="宋体" w:hAnsi="宋体"/>
                <w:sz w:val="24"/>
              </w:rPr>
              <w:t>整数</w:t>
            </w:r>
          </w:p>
        </w:tc>
        <w:tc>
          <w:tcPr>
            <w:tcW w:w="2268" w:type="dxa"/>
            <w:shd w:val="clear" w:color="auto" w:fill="D9E1F3"/>
          </w:tcPr>
          <w:p w14:paraId="61750491" w14:textId="77777777" w:rsidR="00B16890" w:rsidRPr="00BE018B" w:rsidRDefault="00B16890" w:rsidP="00B16890">
            <w:pPr>
              <w:jc w:val="left"/>
              <w:rPr>
                <w:rFonts w:ascii="宋体" w:hAnsi="宋体"/>
                <w:sz w:val="24"/>
              </w:rPr>
            </w:pPr>
          </w:p>
        </w:tc>
        <w:tc>
          <w:tcPr>
            <w:tcW w:w="2693" w:type="dxa"/>
            <w:shd w:val="clear" w:color="auto" w:fill="D9E1F3"/>
          </w:tcPr>
          <w:p w14:paraId="613D1181" w14:textId="77777777" w:rsidR="00B16890" w:rsidRPr="00BE018B" w:rsidRDefault="00B16890" w:rsidP="00B16890">
            <w:pPr>
              <w:jc w:val="left"/>
              <w:rPr>
                <w:rFonts w:ascii="宋体" w:hAnsi="宋体"/>
                <w:sz w:val="24"/>
              </w:rPr>
            </w:pPr>
            <w:r w:rsidRPr="00BE018B">
              <w:rPr>
                <w:rFonts w:ascii="宋体" w:hAnsi="宋体"/>
                <w:sz w:val="24"/>
              </w:rPr>
              <w:t>系统分配</w:t>
            </w:r>
          </w:p>
        </w:tc>
      </w:tr>
      <w:tr w:rsidR="00B16890" w:rsidRPr="00BE018B" w14:paraId="458C8260" w14:textId="77777777" w:rsidTr="00B16890">
        <w:trPr>
          <w:trHeight w:hRule="exact" w:val="948"/>
        </w:trPr>
        <w:tc>
          <w:tcPr>
            <w:tcW w:w="847" w:type="dxa"/>
          </w:tcPr>
          <w:p w14:paraId="5D875364" w14:textId="77777777" w:rsidR="00B16890" w:rsidRPr="00BE018B" w:rsidRDefault="00B16890" w:rsidP="00B16890">
            <w:pPr>
              <w:jc w:val="left"/>
              <w:rPr>
                <w:rFonts w:ascii="宋体" w:hAnsi="宋体"/>
                <w:sz w:val="24"/>
              </w:rPr>
            </w:pPr>
            <w:r w:rsidRPr="00BE018B">
              <w:rPr>
                <w:rFonts w:ascii="宋体" w:hAnsi="宋体"/>
                <w:sz w:val="24"/>
              </w:rPr>
              <w:t>E30</w:t>
            </w:r>
          </w:p>
        </w:tc>
        <w:tc>
          <w:tcPr>
            <w:tcW w:w="1558" w:type="dxa"/>
          </w:tcPr>
          <w:p w14:paraId="2B971E96" w14:textId="77777777" w:rsidR="00B16890" w:rsidRPr="00BE018B" w:rsidRDefault="00B16890" w:rsidP="00B16890">
            <w:pPr>
              <w:jc w:val="left"/>
              <w:rPr>
                <w:rFonts w:ascii="宋体" w:hAnsi="宋体"/>
                <w:sz w:val="24"/>
              </w:rPr>
            </w:pPr>
            <w:r>
              <w:rPr>
                <w:rFonts w:ascii="宋体" w:hAnsi="宋体"/>
                <w:sz w:val="24"/>
              </w:rPr>
              <w:t>研究内容</w:t>
            </w:r>
            <w:r w:rsidRPr="00BE018B">
              <w:rPr>
                <w:rFonts w:ascii="宋体" w:hAnsi="宋体"/>
                <w:sz w:val="24"/>
              </w:rPr>
              <w:t>规则信息</w:t>
            </w:r>
          </w:p>
        </w:tc>
        <w:tc>
          <w:tcPr>
            <w:tcW w:w="1135" w:type="dxa"/>
          </w:tcPr>
          <w:p w14:paraId="5F7D329D" w14:textId="77777777" w:rsidR="00B16890" w:rsidRPr="00BE018B" w:rsidRDefault="00B16890" w:rsidP="00B16890">
            <w:pPr>
              <w:jc w:val="left"/>
              <w:rPr>
                <w:rFonts w:ascii="宋体" w:hAnsi="宋体"/>
                <w:sz w:val="24"/>
              </w:rPr>
            </w:pPr>
            <w:r w:rsidRPr="00BE018B">
              <w:rPr>
                <w:rFonts w:ascii="宋体" w:hAnsi="宋体"/>
                <w:sz w:val="24"/>
              </w:rPr>
              <w:t>字符</w:t>
            </w:r>
          </w:p>
        </w:tc>
        <w:tc>
          <w:tcPr>
            <w:tcW w:w="2268" w:type="dxa"/>
          </w:tcPr>
          <w:p w14:paraId="610B8DDF" w14:textId="77777777" w:rsidR="00B16890" w:rsidRPr="00BE018B" w:rsidRDefault="00B16890" w:rsidP="00B16890">
            <w:pPr>
              <w:jc w:val="left"/>
              <w:rPr>
                <w:rFonts w:ascii="宋体" w:hAnsi="宋体"/>
                <w:sz w:val="24"/>
              </w:rPr>
            </w:pPr>
          </w:p>
        </w:tc>
        <w:tc>
          <w:tcPr>
            <w:tcW w:w="2693" w:type="dxa"/>
          </w:tcPr>
          <w:p w14:paraId="134E7FE0" w14:textId="77777777" w:rsidR="00B16890" w:rsidRPr="00BE018B" w:rsidRDefault="00B16890" w:rsidP="00B16890">
            <w:pPr>
              <w:jc w:val="left"/>
              <w:rPr>
                <w:rFonts w:ascii="宋体" w:hAnsi="宋体"/>
                <w:sz w:val="24"/>
              </w:rPr>
            </w:pPr>
            <w:r w:rsidRPr="00BE018B">
              <w:rPr>
                <w:rFonts w:ascii="宋体" w:hAnsi="宋体"/>
                <w:spacing w:val="4"/>
                <w:sz w:val="24"/>
              </w:rPr>
              <w:t>描述具体的一个</w:t>
            </w:r>
            <w:r>
              <w:rPr>
                <w:rFonts w:ascii="宋体" w:hAnsi="宋体"/>
                <w:spacing w:val="4"/>
                <w:sz w:val="24"/>
              </w:rPr>
              <w:t>研究内容</w:t>
            </w:r>
            <w:r w:rsidRPr="00BE018B">
              <w:rPr>
                <w:rFonts w:ascii="宋体" w:hAnsi="宋体"/>
                <w:spacing w:val="4"/>
                <w:sz w:val="24"/>
              </w:rPr>
              <w:t>的规</w:t>
            </w:r>
            <w:r w:rsidRPr="00BE018B">
              <w:rPr>
                <w:rFonts w:ascii="宋体" w:hAnsi="宋体"/>
                <w:sz w:val="24"/>
              </w:rPr>
              <w:t>则</w:t>
            </w:r>
          </w:p>
        </w:tc>
      </w:tr>
    </w:tbl>
    <w:p w14:paraId="3A727A16" w14:textId="77777777" w:rsidR="00B16890" w:rsidRDefault="00B16890" w:rsidP="00B16890">
      <w:pPr>
        <w:rPr>
          <w:rFonts w:hint="eastAsia"/>
        </w:rPr>
      </w:pPr>
    </w:p>
    <w:p w14:paraId="54C27655" w14:textId="77777777" w:rsidR="00B16890" w:rsidRDefault="00B16890" w:rsidP="00B16890"/>
    <w:p w14:paraId="43427AA3" w14:textId="77777777" w:rsidR="00B16890" w:rsidRDefault="00B16890" w:rsidP="00B16890">
      <w:pPr>
        <w:pStyle w:val="1"/>
        <w:jc w:val="left"/>
      </w:pPr>
      <w:bookmarkStart w:id="185" w:name="_Toc518417088"/>
      <w:r>
        <w:rPr>
          <w:rFonts w:hint="eastAsia"/>
        </w:rPr>
        <w:t>附录</w:t>
      </w:r>
      <w:r>
        <w:rPr>
          <w:rFonts w:hint="eastAsia"/>
        </w:rPr>
        <w:t>2.3.3</w:t>
      </w:r>
      <w:r>
        <w:rPr>
          <w:rFonts w:hint="eastAsia"/>
        </w:rPr>
        <w:t>外部项</w:t>
      </w:r>
      <w:bookmarkEnd w:id="185"/>
    </w:p>
    <w:p w14:paraId="68679E4C" w14:textId="77777777" w:rsidR="00B16890" w:rsidRDefault="00B16890" w:rsidP="00B16890"/>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989"/>
        <w:gridCol w:w="1133"/>
        <w:gridCol w:w="1702"/>
        <w:gridCol w:w="1702"/>
        <w:gridCol w:w="2773"/>
      </w:tblGrid>
      <w:tr w:rsidR="00B16890" w14:paraId="5E3EE56C" w14:textId="77777777" w:rsidTr="00B16890">
        <w:trPr>
          <w:trHeight w:hRule="exact" w:val="473"/>
        </w:trPr>
        <w:tc>
          <w:tcPr>
            <w:tcW w:w="989" w:type="dxa"/>
            <w:tcBorders>
              <w:top w:val="nil"/>
              <w:left w:val="nil"/>
              <w:bottom w:val="single" w:sz="4" w:space="0" w:color="FFFFFF"/>
              <w:right w:val="nil"/>
            </w:tcBorders>
            <w:shd w:val="clear" w:color="auto" w:fill="4471C4"/>
          </w:tcPr>
          <w:p w14:paraId="6A30B6B4" w14:textId="77777777" w:rsidR="00B16890" w:rsidRDefault="00B16890" w:rsidP="00B16890">
            <w:pPr>
              <w:pStyle w:val="TableParagraph"/>
              <w:ind w:left="107"/>
              <w:rPr>
                <w:b/>
              </w:rPr>
            </w:pPr>
            <w:proofErr w:type="spellStart"/>
            <w:r>
              <w:rPr>
                <w:b/>
                <w:color w:val="FFFFFF"/>
              </w:rPr>
              <w:t>编号</w:t>
            </w:r>
            <w:proofErr w:type="spellEnd"/>
          </w:p>
        </w:tc>
        <w:tc>
          <w:tcPr>
            <w:tcW w:w="1133" w:type="dxa"/>
            <w:tcBorders>
              <w:top w:val="nil"/>
              <w:left w:val="nil"/>
              <w:bottom w:val="single" w:sz="4" w:space="0" w:color="FFFFFF"/>
              <w:right w:val="nil"/>
            </w:tcBorders>
            <w:shd w:val="clear" w:color="auto" w:fill="4471C4"/>
          </w:tcPr>
          <w:p w14:paraId="69DE0336" w14:textId="77777777" w:rsidR="00B16890" w:rsidRDefault="00B16890" w:rsidP="00B16890">
            <w:pPr>
              <w:pStyle w:val="TableParagraph"/>
              <w:ind w:left="108"/>
              <w:rPr>
                <w:b/>
              </w:rPr>
            </w:pPr>
            <w:proofErr w:type="spellStart"/>
            <w:r>
              <w:rPr>
                <w:b/>
                <w:color w:val="FFFFFF"/>
              </w:rPr>
              <w:t>外部项名</w:t>
            </w:r>
            <w:proofErr w:type="spellEnd"/>
          </w:p>
        </w:tc>
        <w:tc>
          <w:tcPr>
            <w:tcW w:w="1702" w:type="dxa"/>
            <w:tcBorders>
              <w:top w:val="nil"/>
              <w:left w:val="nil"/>
              <w:bottom w:val="single" w:sz="4" w:space="0" w:color="FFFFFF"/>
              <w:right w:val="nil"/>
            </w:tcBorders>
            <w:shd w:val="clear" w:color="auto" w:fill="4471C4"/>
          </w:tcPr>
          <w:p w14:paraId="052E1712" w14:textId="77777777" w:rsidR="00B16890" w:rsidRDefault="00B16890" w:rsidP="00B16890">
            <w:pPr>
              <w:pStyle w:val="TableParagraph"/>
              <w:ind w:left="108"/>
              <w:rPr>
                <w:b/>
              </w:rPr>
            </w:pPr>
            <w:proofErr w:type="spellStart"/>
            <w:r>
              <w:rPr>
                <w:b/>
                <w:color w:val="FFFFFF"/>
              </w:rPr>
              <w:t>输入数据流</w:t>
            </w:r>
            <w:proofErr w:type="spellEnd"/>
          </w:p>
        </w:tc>
        <w:tc>
          <w:tcPr>
            <w:tcW w:w="1702" w:type="dxa"/>
            <w:tcBorders>
              <w:top w:val="nil"/>
              <w:left w:val="nil"/>
              <w:bottom w:val="single" w:sz="4" w:space="0" w:color="FFFFFF"/>
              <w:right w:val="nil"/>
            </w:tcBorders>
            <w:shd w:val="clear" w:color="auto" w:fill="4471C4"/>
          </w:tcPr>
          <w:p w14:paraId="5437C8F5" w14:textId="77777777" w:rsidR="00B16890" w:rsidRDefault="00B16890" w:rsidP="00B16890">
            <w:pPr>
              <w:pStyle w:val="TableParagraph"/>
              <w:ind w:left="108"/>
              <w:rPr>
                <w:b/>
              </w:rPr>
            </w:pPr>
            <w:proofErr w:type="spellStart"/>
            <w:r>
              <w:rPr>
                <w:b/>
                <w:color w:val="FFFFFF"/>
              </w:rPr>
              <w:t>输出数据流</w:t>
            </w:r>
            <w:proofErr w:type="spellEnd"/>
          </w:p>
        </w:tc>
        <w:tc>
          <w:tcPr>
            <w:tcW w:w="2773" w:type="dxa"/>
            <w:tcBorders>
              <w:top w:val="nil"/>
              <w:left w:val="nil"/>
              <w:bottom w:val="single" w:sz="4" w:space="0" w:color="FFFFFF"/>
              <w:right w:val="nil"/>
            </w:tcBorders>
            <w:shd w:val="clear" w:color="auto" w:fill="4471C4"/>
          </w:tcPr>
          <w:p w14:paraId="7B253A6A" w14:textId="77777777" w:rsidR="00B16890" w:rsidRDefault="00B16890" w:rsidP="00B16890">
            <w:pPr>
              <w:pStyle w:val="TableParagraph"/>
              <w:ind w:left="108"/>
              <w:rPr>
                <w:b/>
              </w:rPr>
            </w:pPr>
            <w:proofErr w:type="spellStart"/>
            <w:r>
              <w:rPr>
                <w:b/>
                <w:color w:val="FFFFFF"/>
              </w:rPr>
              <w:t>说明</w:t>
            </w:r>
            <w:proofErr w:type="spellEnd"/>
          </w:p>
        </w:tc>
      </w:tr>
      <w:tr w:rsidR="00B16890" w:rsidRPr="00BE018B" w14:paraId="6537F16A" w14:textId="77777777" w:rsidTr="00B16890">
        <w:trPr>
          <w:trHeight w:hRule="exact" w:val="946"/>
        </w:trPr>
        <w:tc>
          <w:tcPr>
            <w:tcW w:w="989" w:type="dxa"/>
            <w:tcBorders>
              <w:top w:val="single" w:sz="4" w:space="0" w:color="FFFFFF"/>
            </w:tcBorders>
            <w:shd w:val="clear" w:color="auto" w:fill="D9E1F3"/>
          </w:tcPr>
          <w:p w14:paraId="2DF4563F" w14:textId="77777777" w:rsidR="00B16890" w:rsidRPr="00BE018B" w:rsidRDefault="00B16890" w:rsidP="00B16890">
            <w:pPr>
              <w:jc w:val="left"/>
              <w:rPr>
                <w:sz w:val="24"/>
              </w:rPr>
            </w:pPr>
            <w:r w:rsidRPr="00BE018B">
              <w:rPr>
                <w:sz w:val="24"/>
              </w:rPr>
              <w:t>W1</w:t>
            </w:r>
          </w:p>
        </w:tc>
        <w:tc>
          <w:tcPr>
            <w:tcW w:w="1133" w:type="dxa"/>
            <w:tcBorders>
              <w:top w:val="single" w:sz="4" w:space="0" w:color="FFFFFF"/>
            </w:tcBorders>
            <w:shd w:val="clear" w:color="auto" w:fill="D9E1F3"/>
          </w:tcPr>
          <w:p w14:paraId="119D8BF3" w14:textId="77777777" w:rsidR="00B16890" w:rsidRPr="00BE018B" w:rsidRDefault="00B16890" w:rsidP="00B16890">
            <w:pPr>
              <w:jc w:val="left"/>
              <w:rPr>
                <w:sz w:val="24"/>
              </w:rPr>
            </w:pPr>
            <w:r>
              <w:rPr>
                <w:sz w:val="24"/>
              </w:rPr>
              <w:t>领导</w:t>
            </w:r>
          </w:p>
        </w:tc>
        <w:tc>
          <w:tcPr>
            <w:tcW w:w="1702" w:type="dxa"/>
            <w:tcBorders>
              <w:top w:val="single" w:sz="4" w:space="0" w:color="FFFFFF"/>
            </w:tcBorders>
            <w:shd w:val="clear" w:color="auto" w:fill="D9E1F3"/>
          </w:tcPr>
          <w:p w14:paraId="640EB3AE" w14:textId="77777777" w:rsidR="00B16890" w:rsidRPr="00BE018B" w:rsidRDefault="00B16890" w:rsidP="00B16890">
            <w:pPr>
              <w:jc w:val="left"/>
              <w:rPr>
                <w:sz w:val="24"/>
              </w:rPr>
            </w:pPr>
            <w:r w:rsidRPr="00BE018B">
              <w:rPr>
                <w:sz w:val="24"/>
              </w:rPr>
              <w:t>登录信息</w:t>
            </w:r>
          </w:p>
        </w:tc>
        <w:tc>
          <w:tcPr>
            <w:tcW w:w="1702" w:type="dxa"/>
            <w:tcBorders>
              <w:top w:val="single" w:sz="4" w:space="0" w:color="FFFFFF"/>
            </w:tcBorders>
            <w:shd w:val="clear" w:color="auto" w:fill="D9E1F3"/>
          </w:tcPr>
          <w:p w14:paraId="23100237" w14:textId="77777777" w:rsidR="00B16890" w:rsidRPr="00BE018B" w:rsidRDefault="00B16890" w:rsidP="00B16890">
            <w:pPr>
              <w:jc w:val="left"/>
              <w:rPr>
                <w:sz w:val="24"/>
              </w:rPr>
            </w:pPr>
            <w:r w:rsidRPr="00BE018B">
              <w:rPr>
                <w:sz w:val="24"/>
              </w:rPr>
              <w:t>登录结果</w:t>
            </w:r>
          </w:p>
        </w:tc>
        <w:tc>
          <w:tcPr>
            <w:tcW w:w="2773" w:type="dxa"/>
            <w:tcBorders>
              <w:top w:val="single" w:sz="4" w:space="0" w:color="FFFFFF"/>
            </w:tcBorders>
            <w:shd w:val="clear" w:color="auto" w:fill="D9E1F3"/>
          </w:tcPr>
          <w:p w14:paraId="3831AFF4" w14:textId="77777777" w:rsidR="00B16890" w:rsidRPr="00BE018B" w:rsidRDefault="00B16890" w:rsidP="00B16890">
            <w:pPr>
              <w:jc w:val="left"/>
              <w:rPr>
                <w:sz w:val="24"/>
              </w:rPr>
            </w:pPr>
            <w:r>
              <w:rPr>
                <w:sz w:val="24"/>
              </w:rPr>
              <w:t>领导</w:t>
            </w:r>
            <w:r w:rsidRPr="00BE018B">
              <w:rPr>
                <w:sz w:val="24"/>
              </w:rPr>
              <w:t>进</w:t>
            </w:r>
            <w:r w:rsidRPr="00BE018B">
              <w:rPr>
                <w:spacing w:val="-3"/>
                <w:sz w:val="24"/>
              </w:rPr>
              <w:t>行</w:t>
            </w:r>
            <w:r w:rsidRPr="00BE018B">
              <w:rPr>
                <w:sz w:val="24"/>
              </w:rPr>
              <w:t>登录</w:t>
            </w:r>
            <w:r w:rsidRPr="00BE018B">
              <w:rPr>
                <w:spacing w:val="-87"/>
                <w:sz w:val="24"/>
              </w:rPr>
              <w:t>，</w:t>
            </w:r>
            <w:r w:rsidRPr="00BE018B">
              <w:rPr>
                <w:sz w:val="24"/>
              </w:rPr>
              <w:t>获得</w:t>
            </w:r>
            <w:r w:rsidRPr="00BE018B">
              <w:rPr>
                <w:spacing w:val="-3"/>
                <w:sz w:val="24"/>
              </w:rPr>
              <w:t>登录</w:t>
            </w:r>
            <w:r w:rsidRPr="00BE018B">
              <w:rPr>
                <w:sz w:val="24"/>
              </w:rPr>
              <w:t>结果</w:t>
            </w:r>
          </w:p>
        </w:tc>
      </w:tr>
      <w:tr w:rsidR="00B16890" w:rsidRPr="00BE018B" w14:paraId="5918E063" w14:textId="77777777" w:rsidTr="00B16890">
        <w:trPr>
          <w:trHeight w:hRule="exact" w:val="478"/>
        </w:trPr>
        <w:tc>
          <w:tcPr>
            <w:tcW w:w="989" w:type="dxa"/>
          </w:tcPr>
          <w:p w14:paraId="2E355E2E" w14:textId="77777777" w:rsidR="00B16890" w:rsidRPr="00BE018B" w:rsidRDefault="00B16890" w:rsidP="00B16890">
            <w:pPr>
              <w:jc w:val="left"/>
              <w:rPr>
                <w:sz w:val="24"/>
              </w:rPr>
            </w:pPr>
          </w:p>
        </w:tc>
        <w:tc>
          <w:tcPr>
            <w:tcW w:w="1133" w:type="dxa"/>
          </w:tcPr>
          <w:p w14:paraId="506AC90D" w14:textId="77777777" w:rsidR="00B16890" w:rsidRPr="00BE018B" w:rsidRDefault="00B16890" w:rsidP="00B16890">
            <w:pPr>
              <w:jc w:val="left"/>
              <w:rPr>
                <w:sz w:val="24"/>
              </w:rPr>
            </w:pPr>
          </w:p>
        </w:tc>
        <w:tc>
          <w:tcPr>
            <w:tcW w:w="1702" w:type="dxa"/>
          </w:tcPr>
          <w:p w14:paraId="2BAFD65C" w14:textId="77777777" w:rsidR="00B16890" w:rsidRPr="00BE018B" w:rsidRDefault="00B16890" w:rsidP="00B16890">
            <w:pPr>
              <w:jc w:val="left"/>
              <w:rPr>
                <w:sz w:val="24"/>
              </w:rPr>
            </w:pPr>
            <w:r w:rsidRPr="00BE018B">
              <w:rPr>
                <w:sz w:val="24"/>
              </w:rPr>
              <w:t>私信通知</w:t>
            </w:r>
          </w:p>
        </w:tc>
        <w:tc>
          <w:tcPr>
            <w:tcW w:w="1702" w:type="dxa"/>
          </w:tcPr>
          <w:p w14:paraId="13BF4AB6" w14:textId="77777777" w:rsidR="00B16890" w:rsidRPr="00BE018B" w:rsidRDefault="00B16890" w:rsidP="00B16890">
            <w:pPr>
              <w:jc w:val="left"/>
              <w:rPr>
                <w:sz w:val="24"/>
              </w:rPr>
            </w:pPr>
            <w:r w:rsidRPr="00BE018B">
              <w:rPr>
                <w:sz w:val="24"/>
              </w:rPr>
              <w:t>私信通知</w:t>
            </w:r>
          </w:p>
        </w:tc>
        <w:tc>
          <w:tcPr>
            <w:tcW w:w="2773" w:type="dxa"/>
          </w:tcPr>
          <w:p w14:paraId="2CA1DFF1" w14:textId="77777777" w:rsidR="00B16890" w:rsidRPr="00BE018B" w:rsidRDefault="00B16890" w:rsidP="00B16890">
            <w:pPr>
              <w:jc w:val="left"/>
              <w:rPr>
                <w:sz w:val="24"/>
              </w:rPr>
            </w:pPr>
            <w:r>
              <w:rPr>
                <w:sz w:val="24"/>
              </w:rPr>
              <w:t>领导</w:t>
            </w:r>
            <w:r w:rsidRPr="00BE018B">
              <w:rPr>
                <w:sz w:val="24"/>
              </w:rPr>
              <w:t>可以发布私信</w:t>
            </w:r>
          </w:p>
        </w:tc>
      </w:tr>
      <w:tr w:rsidR="00B16890" w:rsidRPr="00BE018B" w14:paraId="1B88466B" w14:textId="77777777" w:rsidTr="00B16890">
        <w:trPr>
          <w:trHeight w:hRule="exact" w:val="478"/>
        </w:trPr>
        <w:tc>
          <w:tcPr>
            <w:tcW w:w="989" w:type="dxa"/>
            <w:shd w:val="clear" w:color="auto" w:fill="D9E1F3"/>
          </w:tcPr>
          <w:p w14:paraId="2A652CE1" w14:textId="77777777" w:rsidR="00B16890" w:rsidRPr="00BE018B" w:rsidRDefault="00B16890" w:rsidP="00B16890">
            <w:pPr>
              <w:jc w:val="left"/>
              <w:rPr>
                <w:sz w:val="24"/>
              </w:rPr>
            </w:pPr>
          </w:p>
        </w:tc>
        <w:tc>
          <w:tcPr>
            <w:tcW w:w="1133" w:type="dxa"/>
            <w:shd w:val="clear" w:color="auto" w:fill="D9E1F3"/>
          </w:tcPr>
          <w:p w14:paraId="06777155" w14:textId="77777777" w:rsidR="00B16890" w:rsidRPr="00BE018B" w:rsidRDefault="00B16890" w:rsidP="00B16890">
            <w:pPr>
              <w:jc w:val="left"/>
              <w:rPr>
                <w:sz w:val="24"/>
              </w:rPr>
            </w:pPr>
          </w:p>
        </w:tc>
        <w:tc>
          <w:tcPr>
            <w:tcW w:w="1702" w:type="dxa"/>
            <w:shd w:val="clear" w:color="auto" w:fill="D9E1F3"/>
          </w:tcPr>
          <w:p w14:paraId="2F438932" w14:textId="77777777" w:rsidR="00B16890" w:rsidRPr="00BE018B" w:rsidRDefault="00B16890" w:rsidP="00B16890">
            <w:pPr>
              <w:jc w:val="left"/>
              <w:rPr>
                <w:sz w:val="24"/>
              </w:rPr>
            </w:pPr>
            <w:r>
              <w:rPr>
                <w:sz w:val="24"/>
              </w:rPr>
              <w:t>研究内容</w:t>
            </w:r>
            <w:r w:rsidRPr="00BE018B">
              <w:rPr>
                <w:sz w:val="24"/>
              </w:rPr>
              <w:t>通知</w:t>
            </w:r>
          </w:p>
        </w:tc>
        <w:tc>
          <w:tcPr>
            <w:tcW w:w="1702" w:type="dxa"/>
            <w:shd w:val="clear" w:color="auto" w:fill="D9E1F3"/>
          </w:tcPr>
          <w:p w14:paraId="4CF3094C" w14:textId="77777777" w:rsidR="00B16890" w:rsidRPr="00BE018B" w:rsidRDefault="00B16890" w:rsidP="00B16890">
            <w:pPr>
              <w:jc w:val="left"/>
              <w:rPr>
                <w:sz w:val="24"/>
              </w:rPr>
            </w:pPr>
            <w:r>
              <w:rPr>
                <w:sz w:val="24"/>
              </w:rPr>
              <w:t>研究内容</w:t>
            </w:r>
            <w:r w:rsidRPr="00BE018B">
              <w:rPr>
                <w:sz w:val="24"/>
              </w:rPr>
              <w:t>通知</w:t>
            </w:r>
          </w:p>
        </w:tc>
        <w:tc>
          <w:tcPr>
            <w:tcW w:w="2773" w:type="dxa"/>
            <w:shd w:val="clear" w:color="auto" w:fill="D9E1F3"/>
          </w:tcPr>
          <w:p w14:paraId="22B8830D" w14:textId="77777777" w:rsidR="00B16890" w:rsidRPr="00BE018B" w:rsidRDefault="00B16890" w:rsidP="00B16890">
            <w:pPr>
              <w:jc w:val="left"/>
              <w:rPr>
                <w:sz w:val="24"/>
              </w:rPr>
            </w:pPr>
            <w:r>
              <w:rPr>
                <w:sz w:val="24"/>
              </w:rPr>
              <w:t>领导</w:t>
            </w:r>
            <w:r w:rsidRPr="00BE018B">
              <w:rPr>
                <w:sz w:val="24"/>
              </w:rPr>
              <w:t>可以发布</w:t>
            </w:r>
            <w:r>
              <w:rPr>
                <w:sz w:val="24"/>
              </w:rPr>
              <w:t>研究内容</w:t>
            </w:r>
            <w:r w:rsidRPr="00BE018B">
              <w:rPr>
                <w:sz w:val="24"/>
              </w:rPr>
              <w:t>通知</w:t>
            </w:r>
          </w:p>
        </w:tc>
      </w:tr>
      <w:tr w:rsidR="00B16890" w:rsidRPr="00BE018B" w14:paraId="2051C53A" w14:textId="77777777" w:rsidTr="00B16890">
        <w:trPr>
          <w:trHeight w:hRule="exact" w:val="478"/>
        </w:trPr>
        <w:tc>
          <w:tcPr>
            <w:tcW w:w="989" w:type="dxa"/>
          </w:tcPr>
          <w:p w14:paraId="56022F4B" w14:textId="77777777" w:rsidR="00B16890" w:rsidRPr="00BE018B" w:rsidRDefault="00B16890" w:rsidP="00B16890">
            <w:pPr>
              <w:jc w:val="left"/>
              <w:rPr>
                <w:sz w:val="24"/>
              </w:rPr>
            </w:pPr>
          </w:p>
        </w:tc>
        <w:tc>
          <w:tcPr>
            <w:tcW w:w="1133" w:type="dxa"/>
          </w:tcPr>
          <w:p w14:paraId="2CDD2178" w14:textId="77777777" w:rsidR="00B16890" w:rsidRPr="00BE018B" w:rsidRDefault="00B16890" w:rsidP="00B16890">
            <w:pPr>
              <w:jc w:val="left"/>
              <w:rPr>
                <w:sz w:val="24"/>
              </w:rPr>
            </w:pPr>
          </w:p>
        </w:tc>
        <w:tc>
          <w:tcPr>
            <w:tcW w:w="1702" w:type="dxa"/>
          </w:tcPr>
          <w:p w14:paraId="3A59CE8A" w14:textId="77777777" w:rsidR="00B16890" w:rsidRPr="00BE018B" w:rsidRDefault="00B16890" w:rsidP="00B16890">
            <w:pPr>
              <w:jc w:val="left"/>
              <w:rPr>
                <w:sz w:val="24"/>
              </w:rPr>
            </w:pPr>
            <w:r>
              <w:rPr>
                <w:sz w:val="24"/>
              </w:rPr>
              <w:t>领导</w:t>
            </w:r>
            <w:r w:rsidRPr="00BE018B">
              <w:rPr>
                <w:sz w:val="24"/>
              </w:rPr>
              <w:t>信息</w:t>
            </w:r>
          </w:p>
        </w:tc>
        <w:tc>
          <w:tcPr>
            <w:tcW w:w="1702" w:type="dxa"/>
          </w:tcPr>
          <w:p w14:paraId="225544B9" w14:textId="77777777" w:rsidR="00B16890" w:rsidRPr="00BE018B" w:rsidRDefault="00B16890" w:rsidP="00B16890">
            <w:pPr>
              <w:jc w:val="left"/>
              <w:rPr>
                <w:sz w:val="24"/>
              </w:rPr>
            </w:pPr>
            <w:r>
              <w:rPr>
                <w:sz w:val="24"/>
              </w:rPr>
              <w:t>领导</w:t>
            </w:r>
            <w:r w:rsidRPr="00BE018B">
              <w:rPr>
                <w:sz w:val="24"/>
              </w:rPr>
              <w:t>信息</w:t>
            </w:r>
          </w:p>
        </w:tc>
        <w:tc>
          <w:tcPr>
            <w:tcW w:w="2773" w:type="dxa"/>
          </w:tcPr>
          <w:p w14:paraId="3C3A36B6" w14:textId="77777777" w:rsidR="00B16890" w:rsidRPr="00BE018B" w:rsidRDefault="00B16890" w:rsidP="00B16890">
            <w:pPr>
              <w:jc w:val="left"/>
              <w:rPr>
                <w:sz w:val="24"/>
              </w:rPr>
            </w:pPr>
            <w:r>
              <w:rPr>
                <w:sz w:val="24"/>
              </w:rPr>
              <w:t>领导</w:t>
            </w:r>
            <w:r w:rsidRPr="00BE018B">
              <w:rPr>
                <w:sz w:val="24"/>
              </w:rPr>
              <w:t>可以编辑自己的信息</w:t>
            </w:r>
          </w:p>
        </w:tc>
      </w:tr>
      <w:tr w:rsidR="00B16890" w:rsidRPr="00BE018B" w14:paraId="53E4148F" w14:textId="77777777" w:rsidTr="00B16890">
        <w:trPr>
          <w:trHeight w:hRule="exact" w:val="478"/>
        </w:trPr>
        <w:tc>
          <w:tcPr>
            <w:tcW w:w="989" w:type="dxa"/>
            <w:shd w:val="clear" w:color="auto" w:fill="D9E1F3"/>
          </w:tcPr>
          <w:p w14:paraId="7C080521" w14:textId="77777777" w:rsidR="00B16890" w:rsidRPr="00BE018B" w:rsidRDefault="00B16890" w:rsidP="00B16890">
            <w:pPr>
              <w:jc w:val="left"/>
              <w:rPr>
                <w:sz w:val="24"/>
              </w:rPr>
            </w:pPr>
          </w:p>
        </w:tc>
        <w:tc>
          <w:tcPr>
            <w:tcW w:w="1133" w:type="dxa"/>
            <w:shd w:val="clear" w:color="auto" w:fill="D9E1F3"/>
          </w:tcPr>
          <w:p w14:paraId="5AB9B2A1" w14:textId="77777777" w:rsidR="00B16890" w:rsidRPr="00BE018B" w:rsidRDefault="00B16890" w:rsidP="00B16890">
            <w:pPr>
              <w:jc w:val="left"/>
              <w:rPr>
                <w:sz w:val="24"/>
              </w:rPr>
            </w:pPr>
          </w:p>
        </w:tc>
        <w:tc>
          <w:tcPr>
            <w:tcW w:w="1702" w:type="dxa"/>
            <w:shd w:val="clear" w:color="auto" w:fill="D9E1F3"/>
          </w:tcPr>
          <w:p w14:paraId="2106BD35" w14:textId="77777777" w:rsidR="00B16890" w:rsidRPr="00BE018B" w:rsidRDefault="00B16890" w:rsidP="00B16890">
            <w:pPr>
              <w:jc w:val="left"/>
              <w:rPr>
                <w:sz w:val="24"/>
              </w:rPr>
            </w:pPr>
            <w:r>
              <w:rPr>
                <w:sz w:val="24"/>
              </w:rPr>
              <w:t>工作项目</w:t>
            </w:r>
            <w:r w:rsidRPr="00BE018B">
              <w:rPr>
                <w:sz w:val="24"/>
              </w:rPr>
              <w:t>信息</w:t>
            </w:r>
          </w:p>
        </w:tc>
        <w:tc>
          <w:tcPr>
            <w:tcW w:w="1702" w:type="dxa"/>
            <w:shd w:val="clear" w:color="auto" w:fill="D9E1F3"/>
          </w:tcPr>
          <w:p w14:paraId="1A955141" w14:textId="77777777" w:rsidR="00B16890" w:rsidRPr="00BE018B" w:rsidRDefault="00B16890" w:rsidP="00B16890">
            <w:pPr>
              <w:jc w:val="left"/>
              <w:rPr>
                <w:sz w:val="24"/>
              </w:rPr>
            </w:pPr>
            <w:r>
              <w:rPr>
                <w:sz w:val="24"/>
              </w:rPr>
              <w:t>工作项目</w:t>
            </w:r>
            <w:r w:rsidRPr="00BE018B">
              <w:rPr>
                <w:sz w:val="24"/>
              </w:rPr>
              <w:t>信息</w:t>
            </w:r>
          </w:p>
        </w:tc>
        <w:tc>
          <w:tcPr>
            <w:tcW w:w="2773" w:type="dxa"/>
            <w:shd w:val="clear" w:color="auto" w:fill="D9E1F3"/>
          </w:tcPr>
          <w:p w14:paraId="6D5AEA86" w14:textId="77777777" w:rsidR="00B16890" w:rsidRPr="00BE018B" w:rsidRDefault="00B16890" w:rsidP="00B16890">
            <w:pPr>
              <w:jc w:val="left"/>
              <w:rPr>
                <w:sz w:val="24"/>
              </w:rPr>
            </w:pPr>
            <w:r>
              <w:rPr>
                <w:sz w:val="24"/>
              </w:rPr>
              <w:t>领导</w:t>
            </w:r>
            <w:r w:rsidRPr="00BE018B">
              <w:rPr>
                <w:sz w:val="24"/>
              </w:rPr>
              <w:t>可以发布</w:t>
            </w:r>
            <w:r>
              <w:rPr>
                <w:sz w:val="24"/>
              </w:rPr>
              <w:t>工作项目</w:t>
            </w:r>
          </w:p>
        </w:tc>
      </w:tr>
      <w:tr w:rsidR="00B16890" w:rsidRPr="00BE018B" w14:paraId="4A303FEF" w14:textId="77777777" w:rsidTr="00B16890">
        <w:trPr>
          <w:trHeight w:hRule="exact" w:val="480"/>
        </w:trPr>
        <w:tc>
          <w:tcPr>
            <w:tcW w:w="989" w:type="dxa"/>
          </w:tcPr>
          <w:p w14:paraId="6FF591C8" w14:textId="77777777" w:rsidR="00B16890" w:rsidRPr="00BE018B" w:rsidRDefault="00B16890" w:rsidP="00B16890">
            <w:pPr>
              <w:jc w:val="left"/>
              <w:rPr>
                <w:sz w:val="24"/>
              </w:rPr>
            </w:pPr>
          </w:p>
        </w:tc>
        <w:tc>
          <w:tcPr>
            <w:tcW w:w="1133" w:type="dxa"/>
          </w:tcPr>
          <w:p w14:paraId="3AE68BB6" w14:textId="77777777" w:rsidR="00B16890" w:rsidRPr="00BE018B" w:rsidRDefault="00B16890" w:rsidP="00B16890">
            <w:pPr>
              <w:jc w:val="left"/>
              <w:rPr>
                <w:sz w:val="24"/>
              </w:rPr>
            </w:pPr>
          </w:p>
        </w:tc>
        <w:tc>
          <w:tcPr>
            <w:tcW w:w="1702" w:type="dxa"/>
          </w:tcPr>
          <w:p w14:paraId="398A87E1" w14:textId="77777777" w:rsidR="00B16890" w:rsidRPr="00BE018B" w:rsidRDefault="00B16890" w:rsidP="00B16890">
            <w:pPr>
              <w:jc w:val="left"/>
              <w:rPr>
                <w:sz w:val="24"/>
              </w:rPr>
            </w:pPr>
            <w:r>
              <w:rPr>
                <w:sz w:val="24"/>
              </w:rPr>
              <w:t>研究内容</w:t>
            </w:r>
            <w:r w:rsidRPr="00BE018B">
              <w:rPr>
                <w:sz w:val="24"/>
              </w:rPr>
              <w:t>资料</w:t>
            </w:r>
          </w:p>
        </w:tc>
        <w:tc>
          <w:tcPr>
            <w:tcW w:w="1702" w:type="dxa"/>
          </w:tcPr>
          <w:p w14:paraId="128B9683" w14:textId="77777777" w:rsidR="00B16890" w:rsidRPr="00BE018B" w:rsidRDefault="00B16890" w:rsidP="00B16890">
            <w:pPr>
              <w:jc w:val="left"/>
              <w:rPr>
                <w:sz w:val="24"/>
              </w:rPr>
            </w:pPr>
            <w:r>
              <w:rPr>
                <w:sz w:val="24"/>
              </w:rPr>
              <w:t>研究内容</w:t>
            </w:r>
            <w:r w:rsidRPr="00BE018B">
              <w:rPr>
                <w:sz w:val="24"/>
              </w:rPr>
              <w:t>资料</w:t>
            </w:r>
          </w:p>
        </w:tc>
        <w:tc>
          <w:tcPr>
            <w:tcW w:w="2773" w:type="dxa"/>
          </w:tcPr>
          <w:p w14:paraId="1019D5EB" w14:textId="77777777" w:rsidR="00B16890" w:rsidRPr="00BE018B" w:rsidRDefault="00B16890" w:rsidP="00B16890">
            <w:pPr>
              <w:jc w:val="left"/>
              <w:rPr>
                <w:sz w:val="24"/>
              </w:rPr>
            </w:pPr>
            <w:r>
              <w:rPr>
                <w:sz w:val="24"/>
              </w:rPr>
              <w:t>领导</w:t>
            </w:r>
            <w:r w:rsidRPr="00BE018B">
              <w:rPr>
                <w:sz w:val="24"/>
              </w:rPr>
              <w:t>可以上</w:t>
            </w:r>
            <w:proofErr w:type="gramStart"/>
            <w:r w:rsidRPr="00BE018B">
              <w:rPr>
                <w:sz w:val="24"/>
              </w:rPr>
              <w:t>传</w:t>
            </w:r>
            <w:r>
              <w:rPr>
                <w:sz w:val="24"/>
              </w:rPr>
              <w:t>研究</w:t>
            </w:r>
            <w:proofErr w:type="gramEnd"/>
            <w:r>
              <w:rPr>
                <w:sz w:val="24"/>
              </w:rPr>
              <w:t>内容</w:t>
            </w:r>
            <w:r w:rsidRPr="00BE018B">
              <w:rPr>
                <w:sz w:val="24"/>
              </w:rPr>
              <w:t>资料</w:t>
            </w:r>
          </w:p>
        </w:tc>
      </w:tr>
      <w:tr w:rsidR="00B16890" w:rsidRPr="00BE018B" w14:paraId="0A0467E2" w14:textId="77777777" w:rsidTr="00B16890">
        <w:trPr>
          <w:trHeight w:hRule="exact" w:val="946"/>
        </w:trPr>
        <w:tc>
          <w:tcPr>
            <w:tcW w:w="989" w:type="dxa"/>
            <w:shd w:val="clear" w:color="auto" w:fill="D9E1F3"/>
          </w:tcPr>
          <w:p w14:paraId="38118A11" w14:textId="77777777" w:rsidR="00B16890" w:rsidRPr="00BE018B" w:rsidRDefault="00B16890" w:rsidP="00B16890">
            <w:pPr>
              <w:jc w:val="left"/>
              <w:rPr>
                <w:sz w:val="24"/>
              </w:rPr>
            </w:pPr>
          </w:p>
        </w:tc>
        <w:tc>
          <w:tcPr>
            <w:tcW w:w="1133" w:type="dxa"/>
            <w:shd w:val="clear" w:color="auto" w:fill="D9E1F3"/>
          </w:tcPr>
          <w:p w14:paraId="13EA8AA4" w14:textId="77777777" w:rsidR="00B16890" w:rsidRPr="00BE018B" w:rsidRDefault="00B16890" w:rsidP="00B16890">
            <w:pPr>
              <w:jc w:val="left"/>
              <w:rPr>
                <w:sz w:val="24"/>
              </w:rPr>
            </w:pPr>
          </w:p>
        </w:tc>
        <w:tc>
          <w:tcPr>
            <w:tcW w:w="1702" w:type="dxa"/>
            <w:shd w:val="clear" w:color="auto" w:fill="D9E1F3"/>
          </w:tcPr>
          <w:p w14:paraId="27D56E9A" w14:textId="77777777" w:rsidR="00B16890" w:rsidRPr="00BE018B" w:rsidRDefault="00B16890" w:rsidP="00B16890">
            <w:pPr>
              <w:jc w:val="left"/>
              <w:rPr>
                <w:sz w:val="24"/>
              </w:rPr>
            </w:pPr>
            <w:r w:rsidRPr="00BE018B">
              <w:rPr>
                <w:sz w:val="24"/>
              </w:rPr>
              <w:t>论坛信息</w:t>
            </w:r>
          </w:p>
        </w:tc>
        <w:tc>
          <w:tcPr>
            <w:tcW w:w="1702" w:type="dxa"/>
            <w:shd w:val="clear" w:color="auto" w:fill="D9E1F3"/>
          </w:tcPr>
          <w:p w14:paraId="4200C630" w14:textId="77777777" w:rsidR="00B16890" w:rsidRPr="00BE018B" w:rsidRDefault="00B16890" w:rsidP="00B16890">
            <w:pPr>
              <w:jc w:val="left"/>
              <w:rPr>
                <w:sz w:val="24"/>
              </w:rPr>
            </w:pPr>
            <w:r w:rsidRPr="00BE018B">
              <w:rPr>
                <w:sz w:val="24"/>
              </w:rPr>
              <w:t>论坛信息</w:t>
            </w:r>
          </w:p>
        </w:tc>
        <w:tc>
          <w:tcPr>
            <w:tcW w:w="2773" w:type="dxa"/>
            <w:shd w:val="clear" w:color="auto" w:fill="D9E1F3"/>
          </w:tcPr>
          <w:p w14:paraId="32BFFAC7" w14:textId="77777777" w:rsidR="00B16890" w:rsidRPr="00BE018B" w:rsidRDefault="00B16890" w:rsidP="00B16890">
            <w:pPr>
              <w:jc w:val="left"/>
              <w:rPr>
                <w:sz w:val="24"/>
              </w:rPr>
            </w:pPr>
            <w:r>
              <w:rPr>
                <w:spacing w:val="14"/>
                <w:sz w:val="24"/>
              </w:rPr>
              <w:t>领导</w:t>
            </w:r>
            <w:r w:rsidRPr="00BE018B">
              <w:rPr>
                <w:spacing w:val="11"/>
                <w:sz w:val="24"/>
              </w:rPr>
              <w:t>可</w:t>
            </w:r>
            <w:r w:rsidRPr="00BE018B">
              <w:rPr>
                <w:spacing w:val="14"/>
                <w:sz w:val="24"/>
              </w:rPr>
              <w:t>以</w:t>
            </w:r>
            <w:r w:rsidRPr="00BE018B">
              <w:rPr>
                <w:spacing w:val="11"/>
                <w:sz w:val="24"/>
              </w:rPr>
              <w:t>在论</w:t>
            </w:r>
            <w:r w:rsidRPr="00BE018B">
              <w:rPr>
                <w:spacing w:val="14"/>
                <w:sz w:val="24"/>
              </w:rPr>
              <w:t>坛</w:t>
            </w:r>
            <w:r w:rsidRPr="00BE018B">
              <w:rPr>
                <w:spacing w:val="11"/>
                <w:sz w:val="24"/>
              </w:rPr>
              <w:t>里发表</w:t>
            </w:r>
            <w:r w:rsidRPr="00BE018B">
              <w:rPr>
                <w:sz w:val="24"/>
              </w:rPr>
              <w:t>帖子和回复</w:t>
            </w:r>
          </w:p>
        </w:tc>
      </w:tr>
      <w:tr w:rsidR="00B16890" w:rsidRPr="00BE018B" w14:paraId="21560BC5" w14:textId="77777777" w:rsidTr="00B16890">
        <w:trPr>
          <w:trHeight w:hRule="exact" w:val="478"/>
        </w:trPr>
        <w:tc>
          <w:tcPr>
            <w:tcW w:w="989" w:type="dxa"/>
          </w:tcPr>
          <w:p w14:paraId="6611F66E" w14:textId="77777777" w:rsidR="00B16890" w:rsidRPr="00BE018B" w:rsidRDefault="00B16890" w:rsidP="00B16890">
            <w:pPr>
              <w:jc w:val="left"/>
              <w:rPr>
                <w:sz w:val="24"/>
              </w:rPr>
            </w:pPr>
          </w:p>
        </w:tc>
        <w:tc>
          <w:tcPr>
            <w:tcW w:w="1133" w:type="dxa"/>
          </w:tcPr>
          <w:p w14:paraId="5A27D60A" w14:textId="77777777" w:rsidR="00B16890" w:rsidRPr="00BE018B" w:rsidRDefault="00B16890" w:rsidP="00B16890">
            <w:pPr>
              <w:jc w:val="left"/>
              <w:rPr>
                <w:sz w:val="24"/>
              </w:rPr>
            </w:pPr>
          </w:p>
        </w:tc>
        <w:tc>
          <w:tcPr>
            <w:tcW w:w="1702" w:type="dxa"/>
          </w:tcPr>
          <w:p w14:paraId="454B360B" w14:textId="77777777" w:rsidR="00B16890" w:rsidRPr="00BE018B" w:rsidRDefault="00B16890" w:rsidP="00B16890">
            <w:pPr>
              <w:jc w:val="left"/>
              <w:rPr>
                <w:sz w:val="24"/>
              </w:rPr>
            </w:pPr>
            <w:r>
              <w:rPr>
                <w:sz w:val="24"/>
              </w:rPr>
              <w:t>秘书</w:t>
            </w:r>
            <w:r w:rsidRPr="00BE018B">
              <w:rPr>
                <w:sz w:val="24"/>
              </w:rPr>
              <w:t>信息</w:t>
            </w:r>
          </w:p>
        </w:tc>
        <w:tc>
          <w:tcPr>
            <w:tcW w:w="1702" w:type="dxa"/>
          </w:tcPr>
          <w:p w14:paraId="716519DC" w14:textId="77777777" w:rsidR="00B16890" w:rsidRPr="00BE018B" w:rsidRDefault="00B16890" w:rsidP="00B16890">
            <w:pPr>
              <w:jc w:val="left"/>
              <w:rPr>
                <w:sz w:val="24"/>
              </w:rPr>
            </w:pPr>
            <w:r>
              <w:rPr>
                <w:sz w:val="24"/>
              </w:rPr>
              <w:t>秘书</w:t>
            </w:r>
            <w:r w:rsidRPr="00BE018B">
              <w:rPr>
                <w:sz w:val="24"/>
              </w:rPr>
              <w:t>信息</w:t>
            </w:r>
          </w:p>
        </w:tc>
        <w:tc>
          <w:tcPr>
            <w:tcW w:w="2773" w:type="dxa"/>
          </w:tcPr>
          <w:p w14:paraId="4E9E1345" w14:textId="77777777" w:rsidR="00B16890" w:rsidRPr="00BE018B" w:rsidRDefault="00B16890" w:rsidP="00B16890">
            <w:pPr>
              <w:jc w:val="left"/>
              <w:rPr>
                <w:sz w:val="24"/>
              </w:rPr>
            </w:pPr>
            <w:r>
              <w:rPr>
                <w:sz w:val="24"/>
              </w:rPr>
              <w:t>领导</w:t>
            </w:r>
            <w:r w:rsidRPr="00BE018B">
              <w:rPr>
                <w:sz w:val="24"/>
              </w:rPr>
              <w:t>可以编辑</w:t>
            </w:r>
            <w:r>
              <w:rPr>
                <w:sz w:val="24"/>
              </w:rPr>
              <w:t>秘书</w:t>
            </w:r>
            <w:r w:rsidRPr="00BE018B">
              <w:rPr>
                <w:sz w:val="24"/>
              </w:rPr>
              <w:t>信息</w:t>
            </w:r>
          </w:p>
        </w:tc>
      </w:tr>
      <w:tr w:rsidR="00B16890" w:rsidRPr="00BE018B" w14:paraId="4C5A9528" w14:textId="77777777" w:rsidTr="00B16890">
        <w:trPr>
          <w:trHeight w:hRule="exact" w:val="946"/>
        </w:trPr>
        <w:tc>
          <w:tcPr>
            <w:tcW w:w="989" w:type="dxa"/>
            <w:shd w:val="clear" w:color="auto" w:fill="D9E1F3"/>
          </w:tcPr>
          <w:p w14:paraId="7D0E45E7" w14:textId="77777777" w:rsidR="00B16890" w:rsidRPr="00BE018B" w:rsidRDefault="00B16890" w:rsidP="00B16890">
            <w:pPr>
              <w:jc w:val="left"/>
              <w:rPr>
                <w:sz w:val="24"/>
              </w:rPr>
            </w:pPr>
            <w:r w:rsidRPr="00BE018B">
              <w:rPr>
                <w:sz w:val="24"/>
              </w:rPr>
              <w:t>W2</w:t>
            </w:r>
          </w:p>
        </w:tc>
        <w:tc>
          <w:tcPr>
            <w:tcW w:w="1133" w:type="dxa"/>
            <w:shd w:val="clear" w:color="auto" w:fill="D9E1F3"/>
          </w:tcPr>
          <w:p w14:paraId="279C97BF" w14:textId="77777777" w:rsidR="00B16890" w:rsidRPr="00BE018B" w:rsidRDefault="00B16890" w:rsidP="00B16890">
            <w:pPr>
              <w:jc w:val="left"/>
              <w:rPr>
                <w:sz w:val="24"/>
              </w:rPr>
            </w:pPr>
            <w:r>
              <w:rPr>
                <w:sz w:val="24"/>
              </w:rPr>
              <w:t>员工</w:t>
            </w:r>
          </w:p>
        </w:tc>
        <w:tc>
          <w:tcPr>
            <w:tcW w:w="1702" w:type="dxa"/>
            <w:shd w:val="clear" w:color="auto" w:fill="D9E1F3"/>
          </w:tcPr>
          <w:p w14:paraId="3D76325C" w14:textId="77777777" w:rsidR="00B16890" w:rsidRPr="00BE018B" w:rsidRDefault="00B16890" w:rsidP="00B16890">
            <w:pPr>
              <w:jc w:val="left"/>
              <w:rPr>
                <w:sz w:val="24"/>
              </w:rPr>
            </w:pPr>
            <w:r w:rsidRPr="00BE018B">
              <w:rPr>
                <w:sz w:val="24"/>
              </w:rPr>
              <w:t>登录信息</w:t>
            </w:r>
          </w:p>
        </w:tc>
        <w:tc>
          <w:tcPr>
            <w:tcW w:w="1702" w:type="dxa"/>
            <w:shd w:val="clear" w:color="auto" w:fill="D9E1F3"/>
          </w:tcPr>
          <w:p w14:paraId="7A76C132" w14:textId="77777777" w:rsidR="00B16890" w:rsidRPr="00BE018B" w:rsidRDefault="00B16890" w:rsidP="00B16890">
            <w:pPr>
              <w:jc w:val="left"/>
              <w:rPr>
                <w:sz w:val="24"/>
              </w:rPr>
            </w:pPr>
            <w:r w:rsidRPr="00BE018B">
              <w:rPr>
                <w:sz w:val="24"/>
              </w:rPr>
              <w:t>登录结果</w:t>
            </w:r>
          </w:p>
        </w:tc>
        <w:tc>
          <w:tcPr>
            <w:tcW w:w="2773" w:type="dxa"/>
            <w:shd w:val="clear" w:color="auto" w:fill="D9E1F3"/>
          </w:tcPr>
          <w:p w14:paraId="38DE89D5" w14:textId="77777777" w:rsidR="00B16890" w:rsidRPr="00BE018B" w:rsidRDefault="00B16890" w:rsidP="00B16890">
            <w:pPr>
              <w:jc w:val="left"/>
              <w:rPr>
                <w:sz w:val="24"/>
              </w:rPr>
            </w:pPr>
            <w:r>
              <w:rPr>
                <w:sz w:val="24"/>
              </w:rPr>
              <w:t>员工</w:t>
            </w:r>
            <w:r w:rsidRPr="00BE018B">
              <w:rPr>
                <w:sz w:val="24"/>
              </w:rPr>
              <w:t>进</w:t>
            </w:r>
            <w:r w:rsidRPr="00BE018B">
              <w:rPr>
                <w:spacing w:val="-3"/>
                <w:sz w:val="24"/>
              </w:rPr>
              <w:t>行</w:t>
            </w:r>
            <w:r w:rsidRPr="00BE018B">
              <w:rPr>
                <w:sz w:val="24"/>
              </w:rPr>
              <w:t>登录</w:t>
            </w:r>
            <w:r w:rsidRPr="00BE018B">
              <w:rPr>
                <w:spacing w:val="-87"/>
                <w:sz w:val="24"/>
              </w:rPr>
              <w:t>，</w:t>
            </w:r>
            <w:r w:rsidRPr="00BE018B">
              <w:rPr>
                <w:sz w:val="24"/>
              </w:rPr>
              <w:t>获得</w:t>
            </w:r>
            <w:r w:rsidRPr="00BE018B">
              <w:rPr>
                <w:spacing w:val="-3"/>
                <w:sz w:val="24"/>
              </w:rPr>
              <w:t>登录</w:t>
            </w:r>
            <w:r w:rsidRPr="00BE018B">
              <w:rPr>
                <w:sz w:val="24"/>
              </w:rPr>
              <w:t>结果</w:t>
            </w:r>
          </w:p>
        </w:tc>
      </w:tr>
      <w:tr w:rsidR="00B16890" w:rsidRPr="00BE018B" w14:paraId="51E87E23" w14:textId="77777777" w:rsidTr="00B16890">
        <w:trPr>
          <w:trHeight w:hRule="exact" w:val="478"/>
        </w:trPr>
        <w:tc>
          <w:tcPr>
            <w:tcW w:w="989" w:type="dxa"/>
          </w:tcPr>
          <w:p w14:paraId="4A190522" w14:textId="77777777" w:rsidR="00B16890" w:rsidRPr="00BE018B" w:rsidRDefault="00B16890" w:rsidP="00B16890">
            <w:pPr>
              <w:jc w:val="left"/>
              <w:rPr>
                <w:sz w:val="24"/>
              </w:rPr>
            </w:pPr>
          </w:p>
        </w:tc>
        <w:tc>
          <w:tcPr>
            <w:tcW w:w="1133" w:type="dxa"/>
          </w:tcPr>
          <w:p w14:paraId="3CE6CEE1" w14:textId="77777777" w:rsidR="00B16890" w:rsidRPr="00BE018B" w:rsidRDefault="00B16890" w:rsidP="00B16890">
            <w:pPr>
              <w:jc w:val="left"/>
              <w:rPr>
                <w:sz w:val="24"/>
              </w:rPr>
            </w:pPr>
          </w:p>
        </w:tc>
        <w:tc>
          <w:tcPr>
            <w:tcW w:w="1702" w:type="dxa"/>
          </w:tcPr>
          <w:p w14:paraId="7D9B6C4B" w14:textId="77777777" w:rsidR="00B16890" w:rsidRPr="00BE018B" w:rsidRDefault="00B16890" w:rsidP="00B16890">
            <w:pPr>
              <w:jc w:val="left"/>
              <w:rPr>
                <w:sz w:val="24"/>
              </w:rPr>
            </w:pPr>
            <w:r w:rsidRPr="00BE018B">
              <w:rPr>
                <w:sz w:val="24"/>
              </w:rPr>
              <w:t>私信通知</w:t>
            </w:r>
          </w:p>
        </w:tc>
        <w:tc>
          <w:tcPr>
            <w:tcW w:w="1702" w:type="dxa"/>
          </w:tcPr>
          <w:p w14:paraId="4E96824A" w14:textId="77777777" w:rsidR="00B16890" w:rsidRPr="00BE018B" w:rsidRDefault="00B16890" w:rsidP="00B16890">
            <w:pPr>
              <w:jc w:val="left"/>
              <w:rPr>
                <w:sz w:val="24"/>
              </w:rPr>
            </w:pPr>
            <w:r w:rsidRPr="00BE018B">
              <w:rPr>
                <w:sz w:val="24"/>
              </w:rPr>
              <w:t>私信通知</w:t>
            </w:r>
          </w:p>
        </w:tc>
        <w:tc>
          <w:tcPr>
            <w:tcW w:w="2773" w:type="dxa"/>
          </w:tcPr>
          <w:p w14:paraId="7F113343" w14:textId="77777777" w:rsidR="00B16890" w:rsidRPr="00BE018B" w:rsidRDefault="00B16890" w:rsidP="00B16890">
            <w:pPr>
              <w:jc w:val="left"/>
              <w:rPr>
                <w:sz w:val="24"/>
              </w:rPr>
            </w:pPr>
            <w:r>
              <w:rPr>
                <w:sz w:val="24"/>
              </w:rPr>
              <w:t>员工</w:t>
            </w:r>
            <w:r w:rsidRPr="00BE018B">
              <w:rPr>
                <w:sz w:val="24"/>
              </w:rPr>
              <w:t>可以发布私信</w:t>
            </w:r>
          </w:p>
        </w:tc>
      </w:tr>
      <w:tr w:rsidR="00B16890" w:rsidRPr="00BE018B" w14:paraId="7D02C6D0" w14:textId="77777777" w:rsidTr="00B16890">
        <w:trPr>
          <w:trHeight w:hRule="exact" w:val="478"/>
        </w:trPr>
        <w:tc>
          <w:tcPr>
            <w:tcW w:w="989" w:type="dxa"/>
            <w:shd w:val="clear" w:color="auto" w:fill="D9E1F3"/>
          </w:tcPr>
          <w:p w14:paraId="5F3BD4A9" w14:textId="77777777" w:rsidR="00B16890" w:rsidRPr="00BE018B" w:rsidRDefault="00B16890" w:rsidP="00B16890">
            <w:pPr>
              <w:jc w:val="left"/>
              <w:rPr>
                <w:sz w:val="24"/>
              </w:rPr>
            </w:pPr>
          </w:p>
        </w:tc>
        <w:tc>
          <w:tcPr>
            <w:tcW w:w="1133" w:type="dxa"/>
            <w:shd w:val="clear" w:color="auto" w:fill="D9E1F3"/>
          </w:tcPr>
          <w:p w14:paraId="155A5055" w14:textId="77777777" w:rsidR="00B16890" w:rsidRPr="00BE018B" w:rsidRDefault="00B16890" w:rsidP="00B16890">
            <w:pPr>
              <w:jc w:val="left"/>
              <w:rPr>
                <w:sz w:val="24"/>
              </w:rPr>
            </w:pPr>
          </w:p>
        </w:tc>
        <w:tc>
          <w:tcPr>
            <w:tcW w:w="1702" w:type="dxa"/>
            <w:shd w:val="clear" w:color="auto" w:fill="D9E1F3"/>
          </w:tcPr>
          <w:p w14:paraId="44C886CC" w14:textId="77777777" w:rsidR="00B16890" w:rsidRPr="00BE018B" w:rsidRDefault="00B16890" w:rsidP="00B16890">
            <w:pPr>
              <w:jc w:val="left"/>
              <w:rPr>
                <w:sz w:val="24"/>
              </w:rPr>
            </w:pPr>
            <w:r>
              <w:rPr>
                <w:sz w:val="24"/>
              </w:rPr>
              <w:t>员工</w:t>
            </w:r>
            <w:r w:rsidRPr="00BE018B">
              <w:rPr>
                <w:sz w:val="24"/>
              </w:rPr>
              <w:t>信息</w:t>
            </w:r>
          </w:p>
        </w:tc>
        <w:tc>
          <w:tcPr>
            <w:tcW w:w="1702" w:type="dxa"/>
            <w:shd w:val="clear" w:color="auto" w:fill="D9E1F3"/>
          </w:tcPr>
          <w:p w14:paraId="5BE8299B" w14:textId="77777777" w:rsidR="00B16890" w:rsidRPr="00BE018B" w:rsidRDefault="00B16890" w:rsidP="00B16890">
            <w:pPr>
              <w:jc w:val="left"/>
              <w:rPr>
                <w:sz w:val="24"/>
              </w:rPr>
            </w:pPr>
            <w:r>
              <w:rPr>
                <w:sz w:val="24"/>
              </w:rPr>
              <w:t>员工</w:t>
            </w:r>
            <w:r w:rsidRPr="00BE018B">
              <w:rPr>
                <w:sz w:val="24"/>
              </w:rPr>
              <w:t>信息</w:t>
            </w:r>
          </w:p>
        </w:tc>
        <w:tc>
          <w:tcPr>
            <w:tcW w:w="2773" w:type="dxa"/>
            <w:shd w:val="clear" w:color="auto" w:fill="D9E1F3"/>
          </w:tcPr>
          <w:p w14:paraId="749115EB" w14:textId="77777777" w:rsidR="00B16890" w:rsidRPr="00BE018B" w:rsidRDefault="00B16890" w:rsidP="00B16890">
            <w:pPr>
              <w:jc w:val="left"/>
              <w:rPr>
                <w:sz w:val="24"/>
              </w:rPr>
            </w:pPr>
            <w:r>
              <w:rPr>
                <w:sz w:val="24"/>
              </w:rPr>
              <w:t>员工</w:t>
            </w:r>
            <w:r w:rsidRPr="00BE018B">
              <w:rPr>
                <w:sz w:val="24"/>
              </w:rPr>
              <w:t>可以编辑个人信息</w:t>
            </w:r>
          </w:p>
        </w:tc>
      </w:tr>
      <w:tr w:rsidR="00B16890" w:rsidRPr="00BE018B" w14:paraId="703AD144" w14:textId="77777777" w:rsidTr="00B16890">
        <w:trPr>
          <w:trHeight w:hRule="exact" w:val="948"/>
        </w:trPr>
        <w:tc>
          <w:tcPr>
            <w:tcW w:w="989" w:type="dxa"/>
          </w:tcPr>
          <w:p w14:paraId="6E920FDF" w14:textId="77777777" w:rsidR="00B16890" w:rsidRPr="00BE018B" w:rsidRDefault="00B16890" w:rsidP="00B16890">
            <w:pPr>
              <w:jc w:val="left"/>
              <w:rPr>
                <w:sz w:val="24"/>
              </w:rPr>
            </w:pPr>
          </w:p>
        </w:tc>
        <w:tc>
          <w:tcPr>
            <w:tcW w:w="1133" w:type="dxa"/>
          </w:tcPr>
          <w:p w14:paraId="7477D705" w14:textId="77777777" w:rsidR="00B16890" w:rsidRPr="00BE018B" w:rsidRDefault="00B16890" w:rsidP="00B16890">
            <w:pPr>
              <w:jc w:val="left"/>
              <w:rPr>
                <w:sz w:val="24"/>
              </w:rPr>
            </w:pPr>
          </w:p>
        </w:tc>
        <w:tc>
          <w:tcPr>
            <w:tcW w:w="1702" w:type="dxa"/>
          </w:tcPr>
          <w:p w14:paraId="3480C225" w14:textId="77777777" w:rsidR="00B16890" w:rsidRPr="00BE018B" w:rsidRDefault="00B16890" w:rsidP="00B16890">
            <w:pPr>
              <w:jc w:val="left"/>
              <w:rPr>
                <w:sz w:val="24"/>
              </w:rPr>
            </w:pPr>
            <w:r>
              <w:rPr>
                <w:sz w:val="24"/>
              </w:rPr>
              <w:t>工作项目</w:t>
            </w:r>
            <w:r w:rsidRPr="00BE018B">
              <w:rPr>
                <w:sz w:val="24"/>
              </w:rPr>
              <w:t>信息</w:t>
            </w:r>
          </w:p>
        </w:tc>
        <w:tc>
          <w:tcPr>
            <w:tcW w:w="1702" w:type="dxa"/>
          </w:tcPr>
          <w:p w14:paraId="4AA4CB80" w14:textId="77777777" w:rsidR="00B16890" w:rsidRPr="00BE018B" w:rsidRDefault="00B16890" w:rsidP="00B16890">
            <w:pPr>
              <w:jc w:val="left"/>
              <w:rPr>
                <w:sz w:val="24"/>
              </w:rPr>
            </w:pPr>
            <w:r>
              <w:rPr>
                <w:sz w:val="24"/>
              </w:rPr>
              <w:t>工作项目</w:t>
            </w:r>
            <w:r w:rsidRPr="00BE018B">
              <w:rPr>
                <w:sz w:val="24"/>
              </w:rPr>
              <w:t>结果</w:t>
            </w:r>
          </w:p>
        </w:tc>
        <w:tc>
          <w:tcPr>
            <w:tcW w:w="2773" w:type="dxa"/>
          </w:tcPr>
          <w:p w14:paraId="2F1FC0F9" w14:textId="77777777" w:rsidR="00B16890" w:rsidRPr="00BE018B" w:rsidRDefault="00B16890" w:rsidP="00B16890">
            <w:pPr>
              <w:jc w:val="left"/>
              <w:rPr>
                <w:sz w:val="24"/>
              </w:rPr>
            </w:pPr>
            <w:r>
              <w:rPr>
                <w:sz w:val="24"/>
              </w:rPr>
              <w:t>员工</w:t>
            </w:r>
            <w:r w:rsidRPr="00BE018B">
              <w:rPr>
                <w:sz w:val="24"/>
              </w:rPr>
              <w:t>可</w:t>
            </w:r>
            <w:r w:rsidRPr="00BE018B">
              <w:rPr>
                <w:spacing w:val="-3"/>
                <w:sz w:val="24"/>
              </w:rPr>
              <w:t>以</w:t>
            </w:r>
            <w:r w:rsidRPr="00BE018B">
              <w:rPr>
                <w:sz w:val="24"/>
              </w:rPr>
              <w:t>完成</w:t>
            </w:r>
            <w:r>
              <w:rPr>
                <w:spacing w:val="-3"/>
                <w:sz w:val="24"/>
              </w:rPr>
              <w:t>工作项目</w:t>
            </w:r>
            <w:r w:rsidRPr="00BE018B">
              <w:rPr>
                <w:spacing w:val="-84"/>
                <w:sz w:val="24"/>
              </w:rPr>
              <w:t>，</w:t>
            </w:r>
            <w:r w:rsidRPr="00BE018B">
              <w:rPr>
                <w:spacing w:val="-3"/>
                <w:sz w:val="24"/>
              </w:rPr>
              <w:t>并获</w:t>
            </w:r>
            <w:r w:rsidRPr="00BE018B">
              <w:rPr>
                <w:sz w:val="24"/>
              </w:rPr>
              <w:t>得</w:t>
            </w:r>
            <w:r>
              <w:rPr>
                <w:sz w:val="24"/>
              </w:rPr>
              <w:t>工作项目</w:t>
            </w:r>
            <w:r w:rsidRPr="00BE018B">
              <w:rPr>
                <w:sz w:val="24"/>
              </w:rPr>
              <w:t>的</w:t>
            </w:r>
            <w:r w:rsidRPr="00BE018B">
              <w:rPr>
                <w:spacing w:val="-3"/>
                <w:sz w:val="24"/>
              </w:rPr>
              <w:t>批</w:t>
            </w:r>
            <w:r w:rsidRPr="00BE018B">
              <w:rPr>
                <w:sz w:val="24"/>
              </w:rPr>
              <w:t>阅结果</w:t>
            </w:r>
          </w:p>
        </w:tc>
      </w:tr>
      <w:tr w:rsidR="00B16890" w:rsidRPr="00BE018B" w14:paraId="0EE5A738" w14:textId="77777777" w:rsidTr="00B16890">
        <w:trPr>
          <w:trHeight w:hRule="exact" w:val="986"/>
        </w:trPr>
        <w:tc>
          <w:tcPr>
            <w:tcW w:w="989" w:type="dxa"/>
            <w:shd w:val="clear" w:color="auto" w:fill="D9E1F3"/>
          </w:tcPr>
          <w:p w14:paraId="1B7B227B" w14:textId="77777777" w:rsidR="00B16890" w:rsidRPr="00BE018B" w:rsidRDefault="00B16890" w:rsidP="00B16890">
            <w:pPr>
              <w:jc w:val="left"/>
              <w:rPr>
                <w:sz w:val="24"/>
              </w:rPr>
            </w:pPr>
          </w:p>
        </w:tc>
        <w:tc>
          <w:tcPr>
            <w:tcW w:w="1133" w:type="dxa"/>
            <w:shd w:val="clear" w:color="auto" w:fill="D9E1F3"/>
          </w:tcPr>
          <w:p w14:paraId="5DE67710" w14:textId="77777777" w:rsidR="00B16890" w:rsidRPr="00BE018B" w:rsidRDefault="00B16890" w:rsidP="00B16890">
            <w:pPr>
              <w:jc w:val="left"/>
              <w:rPr>
                <w:sz w:val="24"/>
              </w:rPr>
            </w:pPr>
          </w:p>
        </w:tc>
        <w:tc>
          <w:tcPr>
            <w:tcW w:w="1702" w:type="dxa"/>
            <w:shd w:val="clear" w:color="auto" w:fill="D9E1F3"/>
          </w:tcPr>
          <w:p w14:paraId="6D728B5C" w14:textId="77777777" w:rsidR="00B16890" w:rsidRPr="00BE018B" w:rsidRDefault="00B16890" w:rsidP="00B16890">
            <w:pPr>
              <w:jc w:val="left"/>
              <w:rPr>
                <w:sz w:val="24"/>
              </w:rPr>
            </w:pPr>
            <w:r w:rsidRPr="00BE018B">
              <w:rPr>
                <w:sz w:val="24"/>
              </w:rPr>
              <w:t>论坛信息</w:t>
            </w:r>
          </w:p>
        </w:tc>
        <w:tc>
          <w:tcPr>
            <w:tcW w:w="1702" w:type="dxa"/>
            <w:shd w:val="clear" w:color="auto" w:fill="D9E1F3"/>
          </w:tcPr>
          <w:p w14:paraId="5E592D80" w14:textId="77777777" w:rsidR="00B16890" w:rsidRPr="00BE018B" w:rsidRDefault="00B16890" w:rsidP="00B16890">
            <w:pPr>
              <w:jc w:val="left"/>
              <w:rPr>
                <w:sz w:val="24"/>
              </w:rPr>
            </w:pPr>
            <w:r w:rsidRPr="00BE018B">
              <w:rPr>
                <w:sz w:val="24"/>
              </w:rPr>
              <w:t>论坛信息</w:t>
            </w:r>
          </w:p>
        </w:tc>
        <w:tc>
          <w:tcPr>
            <w:tcW w:w="2773" w:type="dxa"/>
            <w:shd w:val="clear" w:color="auto" w:fill="D9E1F3"/>
          </w:tcPr>
          <w:p w14:paraId="1E3362B1" w14:textId="77777777" w:rsidR="00B16890" w:rsidRPr="00BE018B" w:rsidRDefault="00B16890" w:rsidP="00B16890">
            <w:pPr>
              <w:jc w:val="left"/>
              <w:rPr>
                <w:sz w:val="24"/>
              </w:rPr>
            </w:pPr>
            <w:r>
              <w:rPr>
                <w:sz w:val="24"/>
              </w:rPr>
              <w:t>员工</w:t>
            </w:r>
            <w:r w:rsidRPr="00BE018B">
              <w:rPr>
                <w:sz w:val="24"/>
              </w:rPr>
              <w:t>可以在论坛发表帖子</w:t>
            </w:r>
            <w:proofErr w:type="gramStart"/>
            <w:r w:rsidRPr="00BE018B">
              <w:rPr>
                <w:rFonts w:hint="eastAsia"/>
                <w:sz w:val="24"/>
              </w:rPr>
              <w:t>和</w:t>
            </w:r>
            <w:proofErr w:type="gramEnd"/>
          </w:p>
          <w:p w14:paraId="345DD5F3" w14:textId="77777777" w:rsidR="00B16890" w:rsidRPr="00BE018B" w:rsidRDefault="00B16890" w:rsidP="00B16890">
            <w:pPr>
              <w:jc w:val="left"/>
              <w:rPr>
                <w:rFonts w:hint="eastAsia"/>
                <w:sz w:val="24"/>
              </w:rPr>
            </w:pPr>
            <w:r w:rsidRPr="00BE018B">
              <w:rPr>
                <w:rFonts w:hint="eastAsia"/>
                <w:sz w:val="24"/>
              </w:rPr>
              <w:t>回复</w:t>
            </w:r>
          </w:p>
        </w:tc>
      </w:tr>
    </w:tbl>
    <w:p w14:paraId="1B4CBDF4" w14:textId="77777777" w:rsidR="00B16890" w:rsidRPr="00BE018B" w:rsidRDefault="00B16890" w:rsidP="00B16890">
      <w:pPr>
        <w:jc w:val="left"/>
        <w:rPr>
          <w:vanish/>
          <w:sz w:val="24"/>
        </w:rPr>
      </w:pPr>
    </w:p>
    <w:tbl>
      <w:tblPr>
        <w:tblW w:w="8299" w:type="dxa"/>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989"/>
        <w:gridCol w:w="1133"/>
        <w:gridCol w:w="1702"/>
        <w:gridCol w:w="1702"/>
        <w:gridCol w:w="2773"/>
      </w:tblGrid>
      <w:tr w:rsidR="00B16890" w:rsidRPr="00BE018B" w14:paraId="0377A476" w14:textId="77777777" w:rsidTr="00B16890">
        <w:trPr>
          <w:trHeight w:hRule="exact" w:val="478"/>
        </w:trPr>
        <w:tc>
          <w:tcPr>
            <w:tcW w:w="989" w:type="dxa"/>
          </w:tcPr>
          <w:p w14:paraId="6A1FEC5D" w14:textId="77777777" w:rsidR="00B16890" w:rsidRPr="00BE018B" w:rsidRDefault="00B16890" w:rsidP="00B16890">
            <w:pPr>
              <w:jc w:val="left"/>
              <w:rPr>
                <w:sz w:val="24"/>
              </w:rPr>
            </w:pPr>
          </w:p>
        </w:tc>
        <w:tc>
          <w:tcPr>
            <w:tcW w:w="1133" w:type="dxa"/>
          </w:tcPr>
          <w:p w14:paraId="65BBAADD" w14:textId="77777777" w:rsidR="00B16890" w:rsidRPr="00BE018B" w:rsidRDefault="00B16890" w:rsidP="00B16890">
            <w:pPr>
              <w:jc w:val="left"/>
              <w:rPr>
                <w:sz w:val="24"/>
              </w:rPr>
            </w:pPr>
          </w:p>
        </w:tc>
        <w:tc>
          <w:tcPr>
            <w:tcW w:w="1702" w:type="dxa"/>
          </w:tcPr>
          <w:p w14:paraId="6B96BC85" w14:textId="77777777" w:rsidR="00B16890" w:rsidRPr="00BE018B" w:rsidRDefault="00B16890" w:rsidP="00B16890">
            <w:pPr>
              <w:jc w:val="left"/>
              <w:rPr>
                <w:sz w:val="24"/>
              </w:rPr>
            </w:pPr>
            <w:r w:rsidRPr="00BE018B">
              <w:rPr>
                <w:sz w:val="24"/>
              </w:rPr>
              <w:t>获取</w:t>
            </w:r>
            <w:r>
              <w:rPr>
                <w:sz w:val="24"/>
              </w:rPr>
              <w:t>领导</w:t>
            </w:r>
            <w:r w:rsidRPr="00BE018B">
              <w:rPr>
                <w:sz w:val="24"/>
              </w:rPr>
              <w:t>信息</w:t>
            </w:r>
          </w:p>
        </w:tc>
        <w:tc>
          <w:tcPr>
            <w:tcW w:w="1702" w:type="dxa"/>
          </w:tcPr>
          <w:p w14:paraId="10CB2B29" w14:textId="77777777" w:rsidR="00B16890" w:rsidRPr="00BE018B" w:rsidRDefault="00B16890" w:rsidP="00B16890">
            <w:pPr>
              <w:jc w:val="left"/>
              <w:rPr>
                <w:sz w:val="24"/>
              </w:rPr>
            </w:pPr>
            <w:r>
              <w:rPr>
                <w:sz w:val="24"/>
              </w:rPr>
              <w:t>领导</w:t>
            </w:r>
            <w:r w:rsidRPr="00BE018B">
              <w:rPr>
                <w:sz w:val="24"/>
              </w:rPr>
              <w:t>信息</w:t>
            </w:r>
          </w:p>
        </w:tc>
        <w:tc>
          <w:tcPr>
            <w:tcW w:w="2773" w:type="dxa"/>
          </w:tcPr>
          <w:p w14:paraId="5D438CA6" w14:textId="77777777" w:rsidR="00B16890" w:rsidRPr="00BE018B" w:rsidRDefault="00B16890" w:rsidP="00B16890">
            <w:pPr>
              <w:jc w:val="left"/>
              <w:rPr>
                <w:sz w:val="24"/>
              </w:rPr>
            </w:pPr>
            <w:r>
              <w:rPr>
                <w:sz w:val="24"/>
              </w:rPr>
              <w:t>员工</w:t>
            </w:r>
            <w:r w:rsidRPr="00BE018B">
              <w:rPr>
                <w:sz w:val="24"/>
              </w:rPr>
              <w:t>可以查看</w:t>
            </w:r>
            <w:r>
              <w:rPr>
                <w:sz w:val="24"/>
              </w:rPr>
              <w:t>领导</w:t>
            </w:r>
            <w:r w:rsidRPr="00BE018B">
              <w:rPr>
                <w:sz w:val="24"/>
              </w:rPr>
              <w:t>信息</w:t>
            </w:r>
          </w:p>
        </w:tc>
      </w:tr>
      <w:tr w:rsidR="00B16890" w:rsidRPr="00BE018B" w14:paraId="7E331F5B" w14:textId="77777777" w:rsidTr="00B16890">
        <w:trPr>
          <w:trHeight w:hRule="exact" w:val="478"/>
        </w:trPr>
        <w:tc>
          <w:tcPr>
            <w:tcW w:w="989" w:type="dxa"/>
            <w:shd w:val="clear" w:color="auto" w:fill="D9E1F3"/>
          </w:tcPr>
          <w:p w14:paraId="1FECE26A" w14:textId="77777777" w:rsidR="00B16890" w:rsidRPr="00BE018B" w:rsidRDefault="00B16890" w:rsidP="00B16890">
            <w:pPr>
              <w:jc w:val="left"/>
              <w:rPr>
                <w:sz w:val="24"/>
              </w:rPr>
            </w:pPr>
          </w:p>
        </w:tc>
        <w:tc>
          <w:tcPr>
            <w:tcW w:w="1133" w:type="dxa"/>
            <w:shd w:val="clear" w:color="auto" w:fill="D9E1F3"/>
          </w:tcPr>
          <w:p w14:paraId="5DB6C20A" w14:textId="77777777" w:rsidR="00B16890" w:rsidRPr="00BE018B" w:rsidRDefault="00B16890" w:rsidP="00B16890">
            <w:pPr>
              <w:jc w:val="left"/>
              <w:rPr>
                <w:sz w:val="24"/>
              </w:rPr>
            </w:pPr>
          </w:p>
        </w:tc>
        <w:tc>
          <w:tcPr>
            <w:tcW w:w="1702" w:type="dxa"/>
            <w:shd w:val="clear" w:color="auto" w:fill="D9E1F3"/>
          </w:tcPr>
          <w:p w14:paraId="473EE90D" w14:textId="77777777" w:rsidR="00B16890" w:rsidRPr="00BE018B" w:rsidRDefault="00B16890" w:rsidP="00B16890">
            <w:pPr>
              <w:jc w:val="left"/>
              <w:rPr>
                <w:sz w:val="24"/>
              </w:rPr>
            </w:pPr>
            <w:r w:rsidRPr="00BE018B">
              <w:rPr>
                <w:sz w:val="24"/>
              </w:rPr>
              <w:t>获取</w:t>
            </w:r>
            <w:r>
              <w:rPr>
                <w:sz w:val="24"/>
              </w:rPr>
              <w:t>研究内容</w:t>
            </w:r>
            <w:r w:rsidRPr="00BE018B">
              <w:rPr>
                <w:sz w:val="24"/>
              </w:rPr>
              <w:t>信息</w:t>
            </w:r>
          </w:p>
        </w:tc>
        <w:tc>
          <w:tcPr>
            <w:tcW w:w="1702" w:type="dxa"/>
            <w:shd w:val="clear" w:color="auto" w:fill="D9E1F3"/>
          </w:tcPr>
          <w:p w14:paraId="537F7562" w14:textId="77777777" w:rsidR="00B16890" w:rsidRPr="00BE018B" w:rsidRDefault="00B16890" w:rsidP="00B16890">
            <w:pPr>
              <w:jc w:val="left"/>
              <w:rPr>
                <w:sz w:val="24"/>
              </w:rPr>
            </w:pPr>
            <w:r>
              <w:rPr>
                <w:sz w:val="24"/>
              </w:rPr>
              <w:t>研究内容</w:t>
            </w:r>
            <w:r w:rsidRPr="00BE018B">
              <w:rPr>
                <w:sz w:val="24"/>
              </w:rPr>
              <w:t>信息</w:t>
            </w:r>
          </w:p>
        </w:tc>
        <w:tc>
          <w:tcPr>
            <w:tcW w:w="2773" w:type="dxa"/>
            <w:shd w:val="clear" w:color="auto" w:fill="D9E1F3"/>
          </w:tcPr>
          <w:p w14:paraId="5BC70C63" w14:textId="77777777" w:rsidR="00B16890" w:rsidRPr="00BE018B" w:rsidRDefault="00B16890" w:rsidP="00B16890">
            <w:pPr>
              <w:jc w:val="left"/>
              <w:rPr>
                <w:sz w:val="24"/>
              </w:rPr>
            </w:pPr>
            <w:r>
              <w:rPr>
                <w:sz w:val="24"/>
              </w:rPr>
              <w:t>员工</w:t>
            </w:r>
            <w:r w:rsidRPr="00BE018B">
              <w:rPr>
                <w:sz w:val="24"/>
              </w:rPr>
              <w:t>可以查看</w:t>
            </w:r>
            <w:r>
              <w:rPr>
                <w:sz w:val="24"/>
              </w:rPr>
              <w:t>研究内容</w:t>
            </w:r>
            <w:r w:rsidRPr="00BE018B">
              <w:rPr>
                <w:sz w:val="24"/>
              </w:rPr>
              <w:t>信息</w:t>
            </w:r>
          </w:p>
        </w:tc>
      </w:tr>
      <w:tr w:rsidR="00B16890" w:rsidRPr="00BE018B" w14:paraId="45382EEA" w14:textId="77777777" w:rsidTr="00B16890">
        <w:trPr>
          <w:trHeight w:hRule="exact" w:val="480"/>
        </w:trPr>
        <w:tc>
          <w:tcPr>
            <w:tcW w:w="989" w:type="dxa"/>
          </w:tcPr>
          <w:p w14:paraId="0A46EDC2" w14:textId="77777777" w:rsidR="00B16890" w:rsidRPr="00BE018B" w:rsidRDefault="00B16890" w:rsidP="00B16890">
            <w:pPr>
              <w:jc w:val="left"/>
              <w:rPr>
                <w:sz w:val="24"/>
              </w:rPr>
            </w:pPr>
          </w:p>
        </w:tc>
        <w:tc>
          <w:tcPr>
            <w:tcW w:w="1133" w:type="dxa"/>
          </w:tcPr>
          <w:p w14:paraId="5E1BDD27" w14:textId="77777777" w:rsidR="00B16890" w:rsidRPr="00BE018B" w:rsidRDefault="00B16890" w:rsidP="00B16890">
            <w:pPr>
              <w:jc w:val="left"/>
              <w:rPr>
                <w:sz w:val="24"/>
              </w:rPr>
            </w:pPr>
          </w:p>
        </w:tc>
        <w:tc>
          <w:tcPr>
            <w:tcW w:w="1702" w:type="dxa"/>
          </w:tcPr>
          <w:p w14:paraId="6E000B6A" w14:textId="77777777" w:rsidR="00B16890" w:rsidRPr="00BE018B" w:rsidRDefault="00B16890" w:rsidP="00B16890">
            <w:pPr>
              <w:jc w:val="left"/>
              <w:rPr>
                <w:sz w:val="24"/>
              </w:rPr>
            </w:pPr>
            <w:r w:rsidRPr="00BE018B">
              <w:rPr>
                <w:sz w:val="24"/>
              </w:rPr>
              <w:t>获取</w:t>
            </w:r>
            <w:r>
              <w:rPr>
                <w:sz w:val="24"/>
              </w:rPr>
              <w:t>研究内容</w:t>
            </w:r>
            <w:r w:rsidRPr="00BE018B">
              <w:rPr>
                <w:sz w:val="24"/>
              </w:rPr>
              <w:t>通知</w:t>
            </w:r>
          </w:p>
        </w:tc>
        <w:tc>
          <w:tcPr>
            <w:tcW w:w="1702" w:type="dxa"/>
          </w:tcPr>
          <w:p w14:paraId="12C2D114" w14:textId="77777777" w:rsidR="00B16890" w:rsidRPr="00BE018B" w:rsidRDefault="00B16890" w:rsidP="00B16890">
            <w:pPr>
              <w:jc w:val="left"/>
              <w:rPr>
                <w:sz w:val="24"/>
              </w:rPr>
            </w:pPr>
            <w:r>
              <w:rPr>
                <w:sz w:val="24"/>
              </w:rPr>
              <w:t>研究内容</w:t>
            </w:r>
            <w:r w:rsidRPr="00BE018B">
              <w:rPr>
                <w:sz w:val="24"/>
              </w:rPr>
              <w:t>通知</w:t>
            </w:r>
          </w:p>
        </w:tc>
        <w:tc>
          <w:tcPr>
            <w:tcW w:w="2773" w:type="dxa"/>
          </w:tcPr>
          <w:p w14:paraId="56DBB193" w14:textId="77777777" w:rsidR="00B16890" w:rsidRPr="00BE018B" w:rsidRDefault="00B16890" w:rsidP="00B16890">
            <w:pPr>
              <w:jc w:val="left"/>
              <w:rPr>
                <w:sz w:val="24"/>
              </w:rPr>
            </w:pPr>
            <w:r>
              <w:rPr>
                <w:sz w:val="24"/>
              </w:rPr>
              <w:t>员工</w:t>
            </w:r>
            <w:r w:rsidRPr="00BE018B">
              <w:rPr>
                <w:sz w:val="24"/>
              </w:rPr>
              <w:t>可以查看</w:t>
            </w:r>
            <w:r>
              <w:rPr>
                <w:sz w:val="24"/>
              </w:rPr>
              <w:t>研究内容</w:t>
            </w:r>
            <w:r w:rsidRPr="00BE018B">
              <w:rPr>
                <w:sz w:val="24"/>
              </w:rPr>
              <w:t>通知</w:t>
            </w:r>
          </w:p>
        </w:tc>
      </w:tr>
      <w:tr w:rsidR="00B16890" w:rsidRPr="00BE018B" w14:paraId="55D2ADB0" w14:textId="77777777" w:rsidTr="00B16890">
        <w:trPr>
          <w:trHeight w:hRule="exact" w:val="478"/>
        </w:trPr>
        <w:tc>
          <w:tcPr>
            <w:tcW w:w="989" w:type="dxa"/>
            <w:shd w:val="clear" w:color="auto" w:fill="D9E1F3"/>
          </w:tcPr>
          <w:p w14:paraId="176CB109" w14:textId="77777777" w:rsidR="00B16890" w:rsidRPr="00BE018B" w:rsidRDefault="00B16890" w:rsidP="00B16890">
            <w:pPr>
              <w:jc w:val="left"/>
              <w:rPr>
                <w:sz w:val="24"/>
              </w:rPr>
            </w:pPr>
          </w:p>
        </w:tc>
        <w:tc>
          <w:tcPr>
            <w:tcW w:w="1133" w:type="dxa"/>
            <w:shd w:val="clear" w:color="auto" w:fill="D9E1F3"/>
          </w:tcPr>
          <w:p w14:paraId="3FD05A92" w14:textId="77777777" w:rsidR="00B16890" w:rsidRPr="00BE018B" w:rsidRDefault="00B16890" w:rsidP="00B16890">
            <w:pPr>
              <w:jc w:val="left"/>
              <w:rPr>
                <w:sz w:val="24"/>
              </w:rPr>
            </w:pPr>
          </w:p>
        </w:tc>
        <w:tc>
          <w:tcPr>
            <w:tcW w:w="1702" w:type="dxa"/>
            <w:shd w:val="clear" w:color="auto" w:fill="D9E1F3"/>
          </w:tcPr>
          <w:p w14:paraId="372F64A3" w14:textId="77777777" w:rsidR="00B16890" w:rsidRPr="00BE018B" w:rsidRDefault="00B16890" w:rsidP="00B16890">
            <w:pPr>
              <w:jc w:val="left"/>
              <w:rPr>
                <w:sz w:val="24"/>
              </w:rPr>
            </w:pPr>
            <w:r w:rsidRPr="00BE018B">
              <w:rPr>
                <w:sz w:val="24"/>
              </w:rPr>
              <w:t>获取</w:t>
            </w:r>
            <w:r>
              <w:rPr>
                <w:sz w:val="24"/>
              </w:rPr>
              <w:t>研究内容</w:t>
            </w:r>
            <w:r w:rsidRPr="00BE018B">
              <w:rPr>
                <w:sz w:val="24"/>
              </w:rPr>
              <w:t>资料</w:t>
            </w:r>
          </w:p>
        </w:tc>
        <w:tc>
          <w:tcPr>
            <w:tcW w:w="1702" w:type="dxa"/>
            <w:shd w:val="clear" w:color="auto" w:fill="D9E1F3"/>
          </w:tcPr>
          <w:p w14:paraId="303493A3" w14:textId="77777777" w:rsidR="00B16890" w:rsidRPr="00BE018B" w:rsidRDefault="00B16890" w:rsidP="00B16890">
            <w:pPr>
              <w:jc w:val="left"/>
              <w:rPr>
                <w:sz w:val="24"/>
              </w:rPr>
            </w:pPr>
            <w:r>
              <w:rPr>
                <w:sz w:val="24"/>
              </w:rPr>
              <w:t>研究内容</w:t>
            </w:r>
            <w:r w:rsidRPr="00BE018B">
              <w:rPr>
                <w:sz w:val="24"/>
              </w:rPr>
              <w:t>资料</w:t>
            </w:r>
          </w:p>
        </w:tc>
        <w:tc>
          <w:tcPr>
            <w:tcW w:w="2773" w:type="dxa"/>
            <w:shd w:val="clear" w:color="auto" w:fill="D9E1F3"/>
          </w:tcPr>
          <w:p w14:paraId="6C10A68F" w14:textId="77777777" w:rsidR="00B16890" w:rsidRPr="00BE018B" w:rsidRDefault="00B16890" w:rsidP="00B16890">
            <w:pPr>
              <w:jc w:val="left"/>
              <w:rPr>
                <w:sz w:val="24"/>
              </w:rPr>
            </w:pPr>
            <w:r>
              <w:rPr>
                <w:sz w:val="24"/>
              </w:rPr>
              <w:t>员工</w:t>
            </w:r>
            <w:r w:rsidRPr="00BE018B">
              <w:rPr>
                <w:sz w:val="24"/>
              </w:rPr>
              <w:t>可以下载</w:t>
            </w:r>
            <w:r>
              <w:rPr>
                <w:sz w:val="24"/>
              </w:rPr>
              <w:t>研究内容</w:t>
            </w:r>
            <w:r w:rsidRPr="00BE018B">
              <w:rPr>
                <w:sz w:val="24"/>
              </w:rPr>
              <w:t>资料</w:t>
            </w:r>
          </w:p>
        </w:tc>
      </w:tr>
      <w:tr w:rsidR="00B16890" w:rsidRPr="00BE018B" w14:paraId="60B1C00E" w14:textId="77777777" w:rsidTr="00B16890">
        <w:trPr>
          <w:trHeight w:hRule="exact" w:val="946"/>
        </w:trPr>
        <w:tc>
          <w:tcPr>
            <w:tcW w:w="989" w:type="dxa"/>
          </w:tcPr>
          <w:p w14:paraId="0E5E2EF4" w14:textId="77777777" w:rsidR="00B16890" w:rsidRPr="00BE018B" w:rsidRDefault="00B16890" w:rsidP="00B16890">
            <w:pPr>
              <w:jc w:val="left"/>
              <w:rPr>
                <w:sz w:val="24"/>
              </w:rPr>
            </w:pPr>
          </w:p>
        </w:tc>
        <w:tc>
          <w:tcPr>
            <w:tcW w:w="1133" w:type="dxa"/>
          </w:tcPr>
          <w:p w14:paraId="4E3BFD56" w14:textId="77777777" w:rsidR="00B16890" w:rsidRPr="00BE018B" w:rsidRDefault="00B16890" w:rsidP="00B16890">
            <w:pPr>
              <w:jc w:val="left"/>
              <w:rPr>
                <w:sz w:val="24"/>
              </w:rPr>
            </w:pPr>
          </w:p>
        </w:tc>
        <w:tc>
          <w:tcPr>
            <w:tcW w:w="1702" w:type="dxa"/>
          </w:tcPr>
          <w:p w14:paraId="6E72BD02" w14:textId="77777777" w:rsidR="00B16890" w:rsidRPr="00BE018B" w:rsidRDefault="00B16890" w:rsidP="00B16890">
            <w:pPr>
              <w:jc w:val="left"/>
              <w:rPr>
                <w:sz w:val="24"/>
              </w:rPr>
            </w:pPr>
            <w:r w:rsidRPr="00BE018B">
              <w:rPr>
                <w:sz w:val="24"/>
              </w:rPr>
              <w:t>学习小组信息</w:t>
            </w:r>
          </w:p>
        </w:tc>
        <w:tc>
          <w:tcPr>
            <w:tcW w:w="1702" w:type="dxa"/>
          </w:tcPr>
          <w:p w14:paraId="42C9DDBA" w14:textId="77777777" w:rsidR="00B16890" w:rsidRPr="00BE018B" w:rsidRDefault="00B16890" w:rsidP="00B16890">
            <w:pPr>
              <w:jc w:val="left"/>
              <w:rPr>
                <w:sz w:val="24"/>
              </w:rPr>
            </w:pPr>
            <w:r w:rsidRPr="00BE018B">
              <w:rPr>
                <w:sz w:val="24"/>
              </w:rPr>
              <w:t>学习小组信息</w:t>
            </w:r>
          </w:p>
        </w:tc>
        <w:tc>
          <w:tcPr>
            <w:tcW w:w="2773" w:type="dxa"/>
          </w:tcPr>
          <w:p w14:paraId="554C06E7" w14:textId="77777777" w:rsidR="00B16890" w:rsidRPr="00BE018B" w:rsidRDefault="00B16890" w:rsidP="00B16890">
            <w:pPr>
              <w:jc w:val="left"/>
              <w:rPr>
                <w:sz w:val="24"/>
              </w:rPr>
            </w:pPr>
            <w:r>
              <w:rPr>
                <w:spacing w:val="14"/>
                <w:sz w:val="24"/>
              </w:rPr>
              <w:t>员工</w:t>
            </w:r>
            <w:r w:rsidRPr="00BE018B">
              <w:rPr>
                <w:spacing w:val="11"/>
                <w:sz w:val="24"/>
              </w:rPr>
              <w:t>可</w:t>
            </w:r>
            <w:r w:rsidRPr="00BE018B">
              <w:rPr>
                <w:spacing w:val="14"/>
                <w:sz w:val="24"/>
              </w:rPr>
              <w:t>以</w:t>
            </w:r>
            <w:r w:rsidRPr="00BE018B">
              <w:rPr>
                <w:spacing w:val="11"/>
                <w:sz w:val="24"/>
              </w:rPr>
              <w:t>管理</w:t>
            </w:r>
            <w:r w:rsidRPr="00BE018B">
              <w:rPr>
                <w:spacing w:val="14"/>
                <w:sz w:val="24"/>
              </w:rPr>
              <w:t>学</w:t>
            </w:r>
            <w:r w:rsidRPr="00BE018B">
              <w:rPr>
                <w:spacing w:val="11"/>
                <w:sz w:val="24"/>
              </w:rPr>
              <w:t>习小组</w:t>
            </w:r>
            <w:r w:rsidRPr="00BE018B">
              <w:rPr>
                <w:sz w:val="24"/>
              </w:rPr>
              <w:t>信息</w:t>
            </w:r>
          </w:p>
        </w:tc>
      </w:tr>
      <w:tr w:rsidR="00B16890" w14:paraId="6B174E7A" w14:textId="77777777" w:rsidTr="00B16890">
        <w:trPr>
          <w:trHeight w:hRule="exact" w:val="473"/>
        </w:trPr>
        <w:tc>
          <w:tcPr>
            <w:tcW w:w="989" w:type="dxa"/>
            <w:tcBorders>
              <w:top w:val="nil"/>
              <w:left w:val="nil"/>
              <w:bottom w:val="single" w:sz="4" w:space="0" w:color="FFFFFF"/>
              <w:right w:val="nil"/>
            </w:tcBorders>
            <w:shd w:val="clear" w:color="auto" w:fill="4471C4"/>
          </w:tcPr>
          <w:p w14:paraId="1E21C7C2" w14:textId="77777777" w:rsidR="00B16890" w:rsidRDefault="00B16890" w:rsidP="00B16890">
            <w:pPr>
              <w:pStyle w:val="TableParagraph"/>
              <w:ind w:left="107"/>
              <w:rPr>
                <w:b/>
              </w:rPr>
            </w:pPr>
            <w:proofErr w:type="spellStart"/>
            <w:r>
              <w:rPr>
                <w:b/>
                <w:color w:val="FFFFFF"/>
              </w:rPr>
              <w:t>编号</w:t>
            </w:r>
            <w:proofErr w:type="spellEnd"/>
          </w:p>
        </w:tc>
        <w:tc>
          <w:tcPr>
            <w:tcW w:w="1133" w:type="dxa"/>
            <w:tcBorders>
              <w:top w:val="nil"/>
              <w:left w:val="nil"/>
              <w:bottom w:val="single" w:sz="4" w:space="0" w:color="FFFFFF"/>
              <w:right w:val="nil"/>
            </w:tcBorders>
            <w:shd w:val="clear" w:color="auto" w:fill="4471C4"/>
          </w:tcPr>
          <w:p w14:paraId="10F91BD2" w14:textId="77777777" w:rsidR="00B16890" w:rsidRDefault="00B16890" w:rsidP="00B16890">
            <w:pPr>
              <w:pStyle w:val="TableParagraph"/>
              <w:ind w:left="108"/>
              <w:rPr>
                <w:b/>
              </w:rPr>
            </w:pPr>
            <w:proofErr w:type="spellStart"/>
            <w:r>
              <w:rPr>
                <w:b/>
                <w:color w:val="FFFFFF"/>
              </w:rPr>
              <w:t>外部项名</w:t>
            </w:r>
            <w:proofErr w:type="spellEnd"/>
          </w:p>
        </w:tc>
        <w:tc>
          <w:tcPr>
            <w:tcW w:w="1702" w:type="dxa"/>
            <w:tcBorders>
              <w:top w:val="nil"/>
              <w:left w:val="nil"/>
              <w:bottom w:val="single" w:sz="4" w:space="0" w:color="FFFFFF"/>
              <w:right w:val="nil"/>
            </w:tcBorders>
            <w:shd w:val="clear" w:color="auto" w:fill="4471C4"/>
          </w:tcPr>
          <w:p w14:paraId="3FACFF90" w14:textId="77777777" w:rsidR="00B16890" w:rsidRDefault="00B16890" w:rsidP="00B16890">
            <w:pPr>
              <w:pStyle w:val="TableParagraph"/>
              <w:ind w:left="108"/>
              <w:rPr>
                <w:b/>
              </w:rPr>
            </w:pPr>
            <w:proofErr w:type="spellStart"/>
            <w:r>
              <w:rPr>
                <w:b/>
                <w:color w:val="FFFFFF"/>
              </w:rPr>
              <w:t>输入数据流</w:t>
            </w:r>
            <w:proofErr w:type="spellEnd"/>
          </w:p>
        </w:tc>
        <w:tc>
          <w:tcPr>
            <w:tcW w:w="1702" w:type="dxa"/>
            <w:tcBorders>
              <w:top w:val="nil"/>
              <w:left w:val="nil"/>
              <w:bottom w:val="single" w:sz="4" w:space="0" w:color="FFFFFF"/>
              <w:right w:val="nil"/>
            </w:tcBorders>
            <w:shd w:val="clear" w:color="auto" w:fill="4471C4"/>
          </w:tcPr>
          <w:p w14:paraId="6AD4FA99" w14:textId="77777777" w:rsidR="00B16890" w:rsidRDefault="00B16890" w:rsidP="00B16890">
            <w:pPr>
              <w:pStyle w:val="TableParagraph"/>
              <w:ind w:left="108"/>
              <w:rPr>
                <w:b/>
              </w:rPr>
            </w:pPr>
            <w:proofErr w:type="spellStart"/>
            <w:r>
              <w:rPr>
                <w:b/>
                <w:color w:val="FFFFFF"/>
              </w:rPr>
              <w:t>输出数据流</w:t>
            </w:r>
            <w:proofErr w:type="spellEnd"/>
          </w:p>
        </w:tc>
        <w:tc>
          <w:tcPr>
            <w:tcW w:w="2773" w:type="dxa"/>
            <w:tcBorders>
              <w:top w:val="nil"/>
              <w:left w:val="nil"/>
              <w:bottom w:val="single" w:sz="4" w:space="0" w:color="FFFFFF"/>
              <w:right w:val="nil"/>
            </w:tcBorders>
            <w:shd w:val="clear" w:color="auto" w:fill="4471C4"/>
          </w:tcPr>
          <w:p w14:paraId="079E9DC5" w14:textId="77777777" w:rsidR="00B16890" w:rsidRDefault="00B16890" w:rsidP="00B16890">
            <w:pPr>
              <w:pStyle w:val="TableParagraph"/>
              <w:ind w:left="108"/>
              <w:rPr>
                <w:b/>
              </w:rPr>
            </w:pPr>
            <w:proofErr w:type="spellStart"/>
            <w:r>
              <w:rPr>
                <w:b/>
                <w:color w:val="FFFFFF"/>
              </w:rPr>
              <w:t>说明</w:t>
            </w:r>
            <w:proofErr w:type="spellEnd"/>
          </w:p>
        </w:tc>
      </w:tr>
      <w:tr w:rsidR="00B16890" w14:paraId="6D395529" w14:textId="77777777" w:rsidTr="00B16890">
        <w:trPr>
          <w:trHeight w:hRule="exact" w:val="473"/>
        </w:trPr>
        <w:tc>
          <w:tcPr>
            <w:tcW w:w="989" w:type="dxa"/>
            <w:tcBorders>
              <w:top w:val="nil"/>
              <w:left w:val="nil"/>
              <w:bottom w:val="single" w:sz="4" w:space="0" w:color="FFFFFF"/>
              <w:right w:val="nil"/>
            </w:tcBorders>
            <w:shd w:val="clear" w:color="auto" w:fill="4471C4"/>
          </w:tcPr>
          <w:p w14:paraId="782A9C32" w14:textId="77777777" w:rsidR="00B16890" w:rsidRDefault="00B16890" w:rsidP="00B16890">
            <w:pPr>
              <w:pStyle w:val="TableParagraph"/>
              <w:ind w:left="107"/>
              <w:rPr>
                <w:b/>
              </w:rPr>
            </w:pPr>
            <w:proofErr w:type="spellStart"/>
            <w:r>
              <w:rPr>
                <w:b/>
                <w:color w:val="FFFFFF"/>
              </w:rPr>
              <w:t>编号</w:t>
            </w:r>
            <w:proofErr w:type="spellEnd"/>
          </w:p>
        </w:tc>
        <w:tc>
          <w:tcPr>
            <w:tcW w:w="1133" w:type="dxa"/>
            <w:tcBorders>
              <w:top w:val="nil"/>
              <w:left w:val="nil"/>
              <w:bottom w:val="single" w:sz="4" w:space="0" w:color="FFFFFF"/>
              <w:right w:val="nil"/>
            </w:tcBorders>
            <w:shd w:val="clear" w:color="auto" w:fill="4471C4"/>
          </w:tcPr>
          <w:p w14:paraId="15B7305D" w14:textId="77777777" w:rsidR="00B16890" w:rsidRDefault="00B16890" w:rsidP="00B16890">
            <w:pPr>
              <w:pStyle w:val="TableParagraph"/>
              <w:ind w:left="108"/>
              <w:rPr>
                <w:b/>
              </w:rPr>
            </w:pPr>
            <w:proofErr w:type="spellStart"/>
            <w:r>
              <w:rPr>
                <w:b/>
                <w:color w:val="FFFFFF"/>
              </w:rPr>
              <w:t>外部项名</w:t>
            </w:r>
            <w:proofErr w:type="spellEnd"/>
          </w:p>
        </w:tc>
        <w:tc>
          <w:tcPr>
            <w:tcW w:w="1702" w:type="dxa"/>
            <w:tcBorders>
              <w:top w:val="nil"/>
              <w:left w:val="nil"/>
              <w:bottom w:val="single" w:sz="4" w:space="0" w:color="FFFFFF"/>
              <w:right w:val="nil"/>
            </w:tcBorders>
            <w:shd w:val="clear" w:color="auto" w:fill="4471C4"/>
          </w:tcPr>
          <w:p w14:paraId="2FC71F8D" w14:textId="77777777" w:rsidR="00B16890" w:rsidRDefault="00B16890" w:rsidP="00B16890">
            <w:pPr>
              <w:pStyle w:val="TableParagraph"/>
              <w:ind w:left="108"/>
              <w:rPr>
                <w:b/>
              </w:rPr>
            </w:pPr>
            <w:proofErr w:type="spellStart"/>
            <w:r>
              <w:rPr>
                <w:b/>
                <w:color w:val="FFFFFF"/>
              </w:rPr>
              <w:t>输入数据流</w:t>
            </w:r>
            <w:proofErr w:type="spellEnd"/>
          </w:p>
        </w:tc>
        <w:tc>
          <w:tcPr>
            <w:tcW w:w="1702" w:type="dxa"/>
            <w:tcBorders>
              <w:top w:val="nil"/>
              <w:left w:val="nil"/>
              <w:bottom w:val="single" w:sz="4" w:space="0" w:color="FFFFFF"/>
              <w:right w:val="nil"/>
            </w:tcBorders>
            <w:shd w:val="clear" w:color="auto" w:fill="4471C4"/>
          </w:tcPr>
          <w:p w14:paraId="05122DCE" w14:textId="77777777" w:rsidR="00B16890" w:rsidRDefault="00B16890" w:rsidP="00B16890">
            <w:pPr>
              <w:pStyle w:val="TableParagraph"/>
              <w:ind w:left="108"/>
              <w:rPr>
                <w:b/>
              </w:rPr>
            </w:pPr>
            <w:proofErr w:type="spellStart"/>
            <w:r>
              <w:rPr>
                <w:b/>
                <w:color w:val="FFFFFF"/>
              </w:rPr>
              <w:t>输出数据流</w:t>
            </w:r>
            <w:proofErr w:type="spellEnd"/>
          </w:p>
        </w:tc>
        <w:tc>
          <w:tcPr>
            <w:tcW w:w="2773" w:type="dxa"/>
            <w:tcBorders>
              <w:top w:val="nil"/>
              <w:left w:val="nil"/>
              <w:bottom w:val="single" w:sz="4" w:space="0" w:color="FFFFFF"/>
              <w:right w:val="nil"/>
            </w:tcBorders>
            <w:shd w:val="clear" w:color="auto" w:fill="4471C4"/>
          </w:tcPr>
          <w:p w14:paraId="2573F98D" w14:textId="77777777" w:rsidR="00B16890" w:rsidRDefault="00B16890" w:rsidP="00B16890">
            <w:pPr>
              <w:pStyle w:val="TableParagraph"/>
              <w:ind w:left="108"/>
              <w:rPr>
                <w:b/>
              </w:rPr>
            </w:pPr>
            <w:proofErr w:type="spellStart"/>
            <w:r>
              <w:rPr>
                <w:b/>
                <w:color w:val="FFFFFF"/>
              </w:rPr>
              <w:t>说明</w:t>
            </w:r>
            <w:proofErr w:type="spellEnd"/>
          </w:p>
        </w:tc>
      </w:tr>
      <w:tr w:rsidR="00B16890" w:rsidRPr="00BE018B" w14:paraId="665359BA" w14:textId="77777777" w:rsidTr="00B16890">
        <w:trPr>
          <w:trHeight w:hRule="exact" w:val="946"/>
        </w:trPr>
        <w:tc>
          <w:tcPr>
            <w:tcW w:w="989" w:type="dxa"/>
            <w:shd w:val="clear" w:color="auto" w:fill="D9E1F3"/>
          </w:tcPr>
          <w:p w14:paraId="4B84F5E9" w14:textId="77777777" w:rsidR="00B16890" w:rsidRPr="00BE018B" w:rsidRDefault="00B16890" w:rsidP="00B16890">
            <w:pPr>
              <w:jc w:val="left"/>
              <w:rPr>
                <w:sz w:val="24"/>
              </w:rPr>
            </w:pPr>
            <w:r w:rsidRPr="00BE018B">
              <w:rPr>
                <w:sz w:val="24"/>
              </w:rPr>
              <w:t>W3</w:t>
            </w:r>
          </w:p>
        </w:tc>
        <w:tc>
          <w:tcPr>
            <w:tcW w:w="1133" w:type="dxa"/>
            <w:shd w:val="clear" w:color="auto" w:fill="D9E1F3"/>
          </w:tcPr>
          <w:p w14:paraId="46DADAC3" w14:textId="77777777" w:rsidR="00B16890" w:rsidRPr="00BE018B" w:rsidRDefault="00B16890" w:rsidP="00B16890">
            <w:pPr>
              <w:jc w:val="left"/>
              <w:rPr>
                <w:sz w:val="24"/>
              </w:rPr>
            </w:pPr>
            <w:r w:rsidRPr="00BE018B">
              <w:rPr>
                <w:sz w:val="24"/>
              </w:rPr>
              <w:t>管理员</w:t>
            </w:r>
          </w:p>
        </w:tc>
        <w:tc>
          <w:tcPr>
            <w:tcW w:w="1702" w:type="dxa"/>
            <w:shd w:val="clear" w:color="auto" w:fill="D9E1F3"/>
          </w:tcPr>
          <w:p w14:paraId="550752FD" w14:textId="77777777" w:rsidR="00B16890" w:rsidRPr="00BE018B" w:rsidRDefault="00B16890" w:rsidP="00B16890">
            <w:pPr>
              <w:jc w:val="left"/>
              <w:rPr>
                <w:sz w:val="24"/>
              </w:rPr>
            </w:pPr>
            <w:r w:rsidRPr="00BE018B">
              <w:rPr>
                <w:sz w:val="24"/>
              </w:rPr>
              <w:t>登录信息</w:t>
            </w:r>
          </w:p>
        </w:tc>
        <w:tc>
          <w:tcPr>
            <w:tcW w:w="1702" w:type="dxa"/>
            <w:shd w:val="clear" w:color="auto" w:fill="D9E1F3"/>
          </w:tcPr>
          <w:p w14:paraId="1507A02F" w14:textId="77777777" w:rsidR="00B16890" w:rsidRPr="00BE018B" w:rsidRDefault="00B16890" w:rsidP="00B16890">
            <w:pPr>
              <w:jc w:val="left"/>
              <w:rPr>
                <w:sz w:val="24"/>
              </w:rPr>
            </w:pPr>
            <w:r w:rsidRPr="00BE018B">
              <w:rPr>
                <w:sz w:val="24"/>
              </w:rPr>
              <w:t>登录结果</w:t>
            </w:r>
          </w:p>
        </w:tc>
        <w:tc>
          <w:tcPr>
            <w:tcW w:w="2773" w:type="dxa"/>
            <w:shd w:val="clear" w:color="auto" w:fill="D9E1F3"/>
          </w:tcPr>
          <w:p w14:paraId="6098F09B" w14:textId="77777777" w:rsidR="00B16890" w:rsidRPr="00BE018B" w:rsidRDefault="00B16890" w:rsidP="00B16890">
            <w:pPr>
              <w:jc w:val="left"/>
              <w:rPr>
                <w:sz w:val="24"/>
              </w:rPr>
            </w:pPr>
            <w:r w:rsidRPr="00BE018B">
              <w:rPr>
                <w:sz w:val="24"/>
              </w:rPr>
              <w:t>管理员</w:t>
            </w:r>
            <w:r w:rsidRPr="00BE018B">
              <w:rPr>
                <w:spacing w:val="-3"/>
                <w:sz w:val="24"/>
              </w:rPr>
              <w:t>进</w:t>
            </w:r>
            <w:r w:rsidRPr="00BE018B">
              <w:rPr>
                <w:sz w:val="24"/>
              </w:rPr>
              <w:t>行登录</w:t>
            </w:r>
            <w:r w:rsidRPr="00BE018B">
              <w:rPr>
                <w:spacing w:val="-84"/>
                <w:sz w:val="24"/>
              </w:rPr>
              <w:t>，</w:t>
            </w:r>
            <w:r w:rsidRPr="00BE018B">
              <w:rPr>
                <w:sz w:val="24"/>
              </w:rPr>
              <w:t>获</w:t>
            </w:r>
            <w:r w:rsidRPr="00BE018B">
              <w:rPr>
                <w:spacing w:val="-3"/>
                <w:sz w:val="24"/>
              </w:rPr>
              <w:t>得登录</w:t>
            </w:r>
            <w:r w:rsidRPr="00BE018B">
              <w:rPr>
                <w:sz w:val="24"/>
              </w:rPr>
              <w:t>结果</w:t>
            </w:r>
          </w:p>
        </w:tc>
      </w:tr>
      <w:tr w:rsidR="00B16890" w:rsidRPr="00BE018B" w14:paraId="7869BC70" w14:textId="77777777" w:rsidTr="00B16890">
        <w:trPr>
          <w:trHeight w:hRule="exact" w:val="946"/>
        </w:trPr>
        <w:tc>
          <w:tcPr>
            <w:tcW w:w="989" w:type="dxa"/>
          </w:tcPr>
          <w:p w14:paraId="26A6123C" w14:textId="77777777" w:rsidR="00B16890" w:rsidRPr="00BE018B" w:rsidRDefault="00B16890" w:rsidP="00B16890">
            <w:pPr>
              <w:jc w:val="left"/>
              <w:rPr>
                <w:sz w:val="24"/>
              </w:rPr>
            </w:pPr>
          </w:p>
        </w:tc>
        <w:tc>
          <w:tcPr>
            <w:tcW w:w="1133" w:type="dxa"/>
          </w:tcPr>
          <w:p w14:paraId="4C163D38" w14:textId="77777777" w:rsidR="00B16890" w:rsidRPr="00BE018B" w:rsidRDefault="00B16890" w:rsidP="00B16890">
            <w:pPr>
              <w:jc w:val="left"/>
              <w:rPr>
                <w:sz w:val="24"/>
              </w:rPr>
            </w:pPr>
          </w:p>
        </w:tc>
        <w:tc>
          <w:tcPr>
            <w:tcW w:w="1702" w:type="dxa"/>
          </w:tcPr>
          <w:p w14:paraId="0C377ABE" w14:textId="77777777" w:rsidR="00B16890" w:rsidRPr="00BE018B" w:rsidRDefault="00B16890" w:rsidP="00B16890">
            <w:pPr>
              <w:jc w:val="left"/>
              <w:rPr>
                <w:sz w:val="24"/>
              </w:rPr>
            </w:pPr>
            <w:r>
              <w:rPr>
                <w:sz w:val="24"/>
              </w:rPr>
              <w:t>研究内容</w:t>
            </w:r>
            <w:r w:rsidRPr="00BE018B">
              <w:rPr>
                <w:sz w:val="24"/>
              </w:rPr>
              <w:t>信息</w:t>
            </w:r>
          </w:p>
        </w:tc>
        <w:tc>
          <w:tcPr>
            <w:tcW w:w="1702" w:type="dxa"/>
          </w:tcPr>
          <w:p w14:paraId="476C85FE" w14:textId="77777777" w:rsidR="00B16890" w:rsidRPr="00BE018B" w:rsidRDefault="00B16890" w:rsidP="00B16890">
            <w:pPr>
              <w:jc w:val="left"/>
              <w:rPr>
                <w:sz w:val="24"/>
              </w:rPr>
            </w:pPr>
            <w:r>
              <w:rPr>
                <w:sz w:val="24"/>
              </w:rPr>
              <w:t>研究内容</w:t>
            </w:r>
            <w:r w:rsidRPr="00BE018B">
              <w:rPr>
                <w:sz w:val="24"/>
              </w:rPr>
              <w:t>信息</w:t>
            </w:r>
          </w:p>
        </w:tc>
        <w:tc>
          <w:tcPr>
            <w:tcW w:w="2773" w:type="dxa"/>
          </w:tcPr>
          <w:p w14:paraId="295D393E" w14:textId="77777777" w:rsidR="00B16890" w:rsidRPr="00BE018B" w:rsidRDefault="00B16890" w:rsidP="00B16890">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以导</w:t>
            </w:r>
            <w:r w:rsidRPr="00BE018B">
              <w:rPr>
                <w:spacing w:val="14"/>
                <w:sz w:val="24"/>
              </w:rPr>
              <w:t>入</w:t>
            </w:r>
            <w:r w:rsidRPr="00BE018B">
              <w:rPr>
                <w:spacing w:val="11"/>
                <w:sz w:val="24"/>
              </w:rPr>
              <w:t>初步的</w:t>
            </w:r>
            <w:r>
              <w:rPr>
                <w:sz w:val="24"/>
              </w:rPr>
              <w:t>研究内容</w:t>
            </w:r>
            <w:r w:rsidRPr="00BE018B">
              <w:rPr>
                <w:sz w:val="24"/>
              </w:rPr>
              <w:t>信息</w:t>
            </w:r>
          </w:p>
        </w:tc>
      </w:tr>
      <w:tr w:rsidR="00B16890" w:rsidRPr="00BE018B" w14:paraId="62CEF693" w14:textId="77777777" w:rsidTr="00B16890">
        <w:trPr>
          <w:trHeight w:hRule="exact" w:val="946"/>
        </w:trPr>
        <w:tc>
          <w:tcPr>
            <w:tcW w:w="989" w:type="dxa"/>
            <w:shd w:val="clear" w:color="auto" w:fill="D9E1F3"/>
          </w:tcPr>
          <w:p w14:paraId="0B6F0861" w14:textId="77777777" w:rsidR="00B16890" w:rsidRPr="00BE018B" w:rsidRDefault="00B16890" w:rsidP="00B16890">
            <w:pPr>
              <w:jc w:val="left"/>
              <w:rPr>
                <w:sz w:val="24"/>
              </w:rPr>
            </w:pPr>
          </w:p>
        </w:tc>
        <w:tc>
          <w:tcPr>
            <w:tcW w:w="1133" w:type="dxa"/>
            <w:shd w:val="clear" w:color="auto" w:fill="D9E1F3"/>
          </w:tcPr>
          <w:p w14:paraId="3DA13619" w14:textId="77777777" w:rsidR="00B16890" w:rsidRPr="00BE018B" w:rsidRDefault="00B16890" w:rsidP="00B16890">
            <w:pPr>
              <w:jc w:val="left"/>
              <w:rPr>
                <w:sz w:val="24"/>
              </w:rPr>
            </w:pPr>
          </w:p>
        </w:tc>
        <w:tc>
          <w:tcPr>
            <w:tcW w:w="1702" w:type="dxa"/>
            <w:shd w:val="clear" w:color="auto" w:fill="D9E1F3"/>
          </w:tcPr>
          <w:p w14:paraId="6CA53425" w14:textId="77777777" w:rsidR="00B16890" w:rsidRPr="00BE018B" w:rsidRDefault="00B16890" w:rsidP="00B16890">
            <w:pPr>
              <w:jc w:val="left"/>
              <w:rPr>
                <w:sz w:val="24"/>
              </w:rPr>
            </w:pPr>
            <w:r>
              <w:rPr>
                <w:sz w:val="24"/>
              </w:rPr>
              <w:t>领导</w:t>
            </w:r>
            <w:r w:rsidRPr="00BE018B">
              <w:rPr>
                <w:sz w:val="24"/>
              </w:rPr>
              <w:t>信息</w:t>
            </w:r>
          </w:p>
        </w:tc>
        <w:tc>
          <w:tcPr>
            <w:tcW w:w="1702" w:type="dxa"/>
            <w:shd w:val="clear" w:color="auto" w:fill="D9E1F3"/>
          </w:tcPr>
          <w:p w14:paraId="18CE7232" w14:textId="77777777" w:rsidR="00B16890" w:rsidRPr="00BE018B" w:rsidRDefault="00B16890" w:rsidP="00B16890">
            <w:pPr>
              <w:jc w:val="left"/>
              <w:rPr>
                <w:sz w:val="24"/>
              </w:rPr>
            </w:pPr>
            <w:r>
              <w:rPr>
                <w:sz w:val="24"/>
              </w:rPr>
              <w:t>领导</w:t>
            </w:r>
            <w:r w:rsidRPr="00BE018B">
              <w:rPr>
                <w:sz w:val="24"/>
              </w:rPr>
              <w:t>信息</w:t>
            </w:r>
          </w:p>
        </w:tc>
        <w:tc>
          <w:tcPr>
            <w:tcW w:w="2773" w:type="dxa"/>
            <w:shd w:val="clear" w:color="auto" w:fill="D9E1F3"/>
          </w:tcPr>
          <w:p w14:paraId="42FF9A4B" w14:textId="77777777" w:rsidR="00B16890" w:rsidRPr="00BE018B" w:rsidRDefault="00B16890" w:rsidP="00B16890">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以导</w:t>
            </w:r>
            <w:r w:rsidRPr="00BE018B">
              <w:rPr>
                <w:spacing w:val="14"/>
                <w:sz w:val="24"/>
              </w:rPr>
              <w:t>入</w:t>
            </w:r>
            <w:r w:rsidRPr="00BE018B">
              <w:rPr>
                <w:spacing w:val="11"/>
                <w:sz w:val="24"/>
              </w:rPr>
              <w:t>初步的</w:t>
            </w:r>
            <w:r>
              <w:rPr>
                <w:sz w:val="24"/>
              </w:rPr>
              <w:t>领导</w:t>
            </w:r>
            <w:r w:rsidRPr="00BE018B">
              <w:rPr>
                <w:sz w:val="24"/>
              </w:rPr>
              <w:t>信息</w:t>
            </w:r>
          </w:p>
        </w:tc>
      </w:tr>
      <w:tr w:rsidR="00B16890" w:rsidRPr="00BE018B" w14:paraId="08D56552" w14:textId="77777777" w:rsidTr="00B16890">
        <w:trPr>
          <w:trHeight w:hRule="exact" w:val="948"/>
        </w:trPr>
        <w:tc>
          <w:tcPr>
            <w:tcW w:w="989" w:type="dxa"/>
          </w:tcPr>
          <w:p w14:paraId="38D6629C" w14:textId="77777777" w:rsidR="00B16890" w:rsidRPr="00BE018B" w:rsidRDefault="00B16890" w:rsidP="00B16890">
            <w:pPr>
              <w:jc w:val="left"/>
              <w:rPr>
                <w:sz w:val="24"/>
              </w:rPr>
            </w:pPr>
          </w:p>
        </w:tc>
        <w:tc>
          <w:tcPr>
            <w:tcW w:w="1133" w:type="dxa"/>
          </w:tcPr>
          <w:p w14:paraId="1391C228" w14:textId="77777777" w:rsidR="00B16890" w:rsidRPr="00BE018B" w:rsidRDefault="00B16890" w:rsidP="00B16890">
            <w:pPr>
              <w:jc w:val="left"/>
              <w:rPr>
                <w:sz w:val="24"/>
              </w:rPr>
            </w:pPr>
          </w:p>
        </w:tc>
        <w:tc>
          <w:tcPr>
            <w:tcW w:w="1702" w:type="dxa"/>
          </w:tcPr>
          <w:p w14:paraId="59D236F2" w14:textId="77777777" w:rsidR="00B16890" w:rsidRPr="00BE018B" w:rsidRDefault="00B16890" w:rsidP="00B16890">
            <w:pPr>
              <w:jc w:val="left"/>
              <w:rPr>
                <w:sz w:val="24"/>
              </w:rPr>
            </w:pPr>
            <w:r>
              <w:rPr>
                <w:sz w:val="24"/>
              </w:rPr>
              <w:t>员工</w:t>
            </w:r>
            <w:r w:rsidRPr="00BE018B">
              <w:rPr>
                <w:sz w:val="24"/>
              </w:rPr>
              <w:t>名单</w:t>
            </w:r>
          </w:p>
        </w:tc>
        <w:tc>
          <w:tcPr>
            <w:tcW w:w="1702" w:type="dxa"/>
          </w:tcPr>
          <w:p w14:paraId="7092C784" w14:textId="77777777" w:rsidR="00B16890" w:rsidRPr="00BE018B" w:rsidRDefault="00B16890" w:rsidP="00B16890">
            <w:pPr>
              <w:jc w:val="left"/>
              <w:rPr>
                <w:sz w:val="24"/>
              </w:rPr>
            </w:pPr>
            <w:r>
              <w:rPr>
                <w:sz w:val="24"/>
              </w:rPr>
              <w:t>员工</w:t>
            </w:r>
            <w:r w:rsidRPr="00BE018B">
              <w:rPr>
                <w:sz w:val="24"/>
              </w:rPr>
              <w:t>信息</w:t>
            </w:r>
          </w:p>
        </w:tc>
        <w:tc>
          <w:tcPr>
            <w:tcW w:w="2773" w:type="dxa"/>
          </w:tcPr>
          <w:p w14:paraId="49FCF87B" w14:textId="77777777" w:rsidR="00B16890" w:rsidRPr="00BE018B" w:rsidRDefault="00B16890" w:rsidP="00B16890">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以导</w:t>
            </w:r>
            <w:r w:rsidRPr="00BE018B">
              <w:rPr>
                <w:spacing w:val="14"/>
                <w:sz w:val="24"/>
              </w:rPr>
              <w:t>入</w:t>
            </w:r>
            <w:r w:rsidRPr="00BE018B">
              <w:rPr>
                <w:spacing w:val="11"/>
                <w:sz w:val="24"/>
              </w:rPr>
              <w:t>初步的</w:t>
            </w:r>
            <w:r>
              <w:rPr>
                <w:sz w:val="24"/>
              </w:rPr>
              <w:t>员工</w:t>
            </w:r>
            <w:r w:rsidRPr="00BE018B">
              <w:rPr>
                <w:sz w:val="24"/>
              </w:rPr>
              <w:t>信息</w:t>
            </w:r>
          </w:p>
        </w:tc>
      </w:tr>
      <w:tr w:rsidR="00B16890" w:rsidRPr="00BE018B" w14:paraId="1EE87BA3" w14:textId="77777777" w:rsidTr="00B16890">
        <w:trPr>
          <w:trHeight w:hRule="exact" w:val="946"/>
        </w:trPr>
        <w:tc>
          <w:tcPr>
            <w:tcW w:w="989" w:type="dxa"/>
            <w:shd w:val="clear" w:color="auto" w:fill="D9E1F3"/>
          </w:tcPr>
          <w:p w14:paraId="7D9CBE12" w14:textId="77777777" w:rsidR="00B16890" w:rsidRPr="00BE018B" w:rsidRDefault="00B16890" w:rsidP="00B16890">
            <w:pPr>
              <w:jc w:val="left"/>
              <w:rPr>
                <w:sz w:val="24"/>
              </w:rPr>
            </w:pPr>
          </w:p>
        </w:tc>
        <w:tc>
          <w:tcPr>
            <w:tcW w:w="1133" w:type="dxa"/>
            <w:shd w:val="clear" w:color="auto" w:fill="D9E1F3"/>
          </w:tcPr>
          <w:p w14:paraId="0134BD17" w14:textId="77777777" w:rsidR="00B16890" w:rsidRPr="00BE018B" w:rsidRDefault="00B16890" w:rsidP="00B16890">
            <w:pPr>
              <w:jc w:val="left"/>
              <w:rPr>
                <w:sz w:val="24"/>
              </w:rPr>
            </w:pPr>
          </w:p>
        </w:tc>
        <w:tc>
          <w:tcPr>
            <w:tcW w:w="1702" w:type="dxa"/>
            <w:shd w:val="clear" w:color="auto" w:fill="D9E1F3"/>
          </w:tcPr>
          <w:p w14:paraId="5F46DB45" w14:textId="77777777" w:rsidR="00B16890" w:rsidRPr="00BE018B" w:rsidRDefault="00B16890" w:rsidP="00B16890">
            <w:pPr>
              <w:jc w:val="left"/>
              <w:rPr>
                <w:sz w:val="24"/>
              </w:rPr>
            </w:pPr>
            <w:r w:rsidRPr="00BE018B">
              <w:rPr>
                <w:sz w:val="24"/>
              </w:rPr>
              <w:t>论坛信息</w:t>
            </w:r>
          </w:p>
        </w:tc>
        <w:tc>
          <w:tcPr>
            <w:tcW w:w="1702" w:type="dxa"/>
            <w:shd w:val="clear" w:color="auto" w:fill="D9E1F3"/>
          </w:tcPr>
          <w:p w14:paraId="3C56BD96" w14:textId="77777777" w:rsidR="00B16890" w:rsidRPr="00BE018B" w:rsidRDefault="00B16890" w:rsidP="00B16890">
            <w:pPr>
              <w:jc w:val="left"/>
              <w:rPr>
                <w:sz w:val="24"/>
              </w:rPr>
            </w:pPr>
            <w:r w:rsidRPr="00BE018B">
              <w:rPr>
                <w:sz w:val="24"/>
              </w:rPr>
              <w:t>论坛信息</w:t>
            </w:r>
          </w:p>
        </w:tc>
        <w:tc>
          <w:tcPr>
            <w:tcW w:w="2773" w:type="dxa"/>
            <w:shd w:val="clear" w:color="auto" w:fill="D9E1F3"/>
          </w:tcPr>
          <w:p w14:paraId="66B3E86D" w14:textId="77777777" w:rsidR="00B16890" w:rsidRPr="00BE018B" w:rsidRDefault="00B16890" w:rsidP="00B16890">
            <w:pPr>
              <w:jc w:val="left"/>
              <w:rPr>
                <w:sz w:val="24"/>
              </w:rPr>
            </w:pPr>
            <w:r w:rsidRPr="00BE018B">
              <w:rPr>
                <w:sz w:val="24"/>
              </w:rPr>
              <w:t>管理员</w:t>
            </w:r>
            <w:r w:rsidRPr="00BE018B">
              <w:rPr>
                <w:spacing w:val="-3"/>
                <w:sz w:val="24"/>
              </w:rPr>
              <w:t>可</w:t>
            </w:r>
            <w:r w:rsidRPr="00BE018B">
              <w:rPr>
                <w:sz w:val="24"/>
              </w:rPr>
              <w:t>以发</w:t>
            </w:r>
            <w:r w:rsidRPr="00BE018B">
              <w:rPr>
                <w:spacing w:val="-3"/>
                <w:sz w:val="24"/>
              </w:rPr>
              <w:t>布</w:t>
            </w:r>
            <w:r w:rsidRPr="00BE018B">
              <w:rPr>
                <w:sz w:val="24"/>
              </w:rPr>
              <w:t>帖子</w:t>
            </w:r>
            <w:r w:rsidRPr="00BE018B">
              <w:rPr>
                <w:spacing w:val="-87"/>
                <w:sz w:val="24"/>
              </w:rPr>
              <w:t>、</w:t>
            </w:r>
            <w:r w:rsidRPr="00BE018B">
              <w:rPr>
                <w:spacing w:val="-3"/>
                <w:sz w:val="24"/>
              </w:rPr>
              <w:t>管</w:t>
            </w:r>
            <w:r w:rsidRPr="00BE018B">
              <w:rPr>
                <w:sz w:val="24"/>
              </w:rPr>
              <w:t>理论坛帖子</w:t>
            </w:r>
          </w:p>
        </w:tc>
      </w:tr>
      <w:tr w:rsidR="00B16890" w:rsidRPr="00BE018B" w14:paraId="4B4E9AC7" w14:textId="77777777" w:rsidTr="00B16890">
        <w:trPr>
          <w:trHeight w:hRule="exact" w:val="946"/>
        </w:trPr>
        <w:tc>
          <w:tcPr>
            <w:tcW w:w="989" w:type="dxa"/>
          </w:tcPr>
          <w:p w14:paraId="57DBCE1E" w14:textId="77777777" w:rsidR="00B16890" w:rsidRPr="00BE018B" w:rsidRDefault="00B16890" w:rsidP="00B16890">
            <w:pPr>
              <w:jc w:val="left"/>
              <w:rPr>
                <w:sz w:val="24"/>
              </w:rPr>
            </w:pPr>
          </w:p>
        </w:tc>
        <w:tc>
          <w:tcPr>
            <w:tcW w:w="1133" w:type="dxa"/>
          </w:tcPr>
          <w:p w14:paraId="267F2DB1" w14:textId="77777777" w:rsidR="00B16890" w:rsidRPr="00BE018B" w:rsidRDefault="00B16890" w:rsidP="00B16890">
            <w:pPr>
              <w:jc w:val="left"/>
              <w:rPr>
                <w:sz w:val="24"/>
              </w:rPr>
            </w:pPr>
          </w:p>
        </w:tc>
        <w:tc>
          <w:tcPr>
            <w:tcW w:w="1702" w:type="dxa"/>
          </w:tcPr>
          <w:p w14:paraId="78089C24" w14:textId="77777777" w:rsidR="00B16890" w:rsidRPr="00BE018B" w:rsidRDefault="00B16890" w:rsidP="00B16890">
            <w:pPr>
              <w:jc w:val="left"/>
              <w:rPr>
                <w:sz w:val="24"/>
              </w:rPr>
            </w:pPr>
            <w:r w:rsidRPr="00BE018B">
              <w:rPr>
                <w:sz w:val="24"/>
              </w:rPr>
              <w:t>网站维护信息</w:t>
            </w:r>
          </w:p>
        </w:tc>
        <w:tc>
          <w:tcPr>
            <w:tcW w:w="1702" w:type="dxa"/>
          </w:tcPr>
          <w:p w14:paraId="7D5AFDCC" w14:textId="77777777" w:rsidR="00B16890" w:rsidRPr="00BE018B" w:rsidRDefault="00B16890" w:rsidP="00B16890">
            <w:pPr>
              <w:jc w:val="left"/>
              <w:rPr>
                <w:sz w:val="24"/>
              </w:rPr>
            </w:pPr>
          </w:p>
        </w:tc>
        <w:tc>
          <w:tcPr>
            <w:tcW w:w="2773" w:type="dxa"/>
          </w:tcPr>
          <w:p w14:paraId="26C76A88" w14:textId="77777777" w:rsidR="00B16890" w:rsidRPr="00BE018B" w:rsidRDefault="00B16890" w:rsidP="00B16890">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以协</w:t>
            </w:r>
            <w:r w:rsidRPr="00BE018B">
              <w:rPr>
                <w:spacing w:val="14"/>
                <w:sz w:val="24"/>
              </w:rPr>
              <w:t>助</w:t>
            </w:r>
            <w:r>
              <w:rPr>
                <w:spacing w:val="11"/>
                <w:sz w:val="24"/>
              </w:rPr>
              <w:t>领导</w:t>
            </w:r>
            <w:r w:rsidRPr="00BE018B">
              <w:rPr>
                <w:spacing w:val="11"/>
                <w:sz w:val="24"/>
              </w:rPr>
              <w:t>进</w:t>
            </w:r>
            <w:r w:rsidRPr="00BE018B">
              <w:rPr>
                <w:sz w:val="24"/>
              </w:rPr>
              <w:t>行维护</w:t>
            </w:r>
          </w:p>
        </w:tc>
      </w:tr>
      <w:tr w:rsidR="00B16890" w:rsidRPr="00BE018B" w14:paraId="5CB86C59" w14:textId="77777777" w:rsidTr="00B16890">
        <w:trPr>
          <w:trHeight w:hRule="exact" w:val="478"/>
        </w:trPr>
        <w:tc>
          <w:tcPr>
            <w:tcW w:w="989" w:type="dxa"/>
            <w:shd w:val="clear" w:color="auto" w:fill="D9E1F3"/>
          </w:tcPr>
          <w:p w14:paraId="2194A70D" w14:textId="77777777" w:rsidR="00B16890" w:rsidRPr="00BE018B" w:rsidRDefault="00B16890" w:rsidP="00B16890">
            <w:pPr>
              <w:jc w:val="left"/>
              <w:rPr>
                <w:sz w:val="24"/>
              </w:rPr>
            </w:pPr>
            <w:r w:rsidRPr="00BE018B">
              <w:rPr>
                <w:sz w:val="24"/>
              </w:rPr>
              <w:t>W4</w:t>
            </w:r>
          </w:p>
        </w:tc>
        <w:tc>
          <w:tcPr>
            <w:tcW w:w="1133" w:type="dxa"/>
            <w:shd w:val="clear" w:color="auto" w:fill="D9E1F3"/>
          </w:tcPr>
          <w:p w14:paraId="5ED960A2" w14:textId="77777777" w:rsidR="00B16890" w:rsidRPr="00BE018B" w:rsidRDefault="00B16890" w:rsidP="00B16890">
            <w:pPr>
              <w:jc w:val="left"/>
              <w:rPr>
                <w:sz w:val="24"/>
              </w:rPr>
            </w:pPr>
            <w:r>
              <w:rPr>
                <w:sz w:val="24"/>
              </w:rPr>
              <w:t>实习生</w:t>
            </w:r>
          </w:p>
        </w:tc>
        <w:tc>
          <w:tcPr>
            <w:tcW w:w="1702" w:type="dxa"/>
            <w:shd w:val="clear" w:color="auto" w:fill="D9E1F3"/>
          </w:tcPr>
          <w:p w14:paraId="545D088F" w14:textId="77777777" w:rsidR="00B16890" w:rsidRPr="00BE018B" w:rsidRDefault="00B16890" w:rsidP="00B16890">
            <w:pPr>
              <w:jc w:val="left"/>
              <w:rPr>
                <w:sz w:val="24"/>
              </w:rPr>
            </w:pPr>
            <w:r w:rsidRPr="00BE018B">
              <w:rPr>
                <w:sz w:val="24"/>
              </w:rPr>
              <w:t>获取</w:t>
            </w:r>
            <w:r>
              <w:rPr>
                <w:sz w:val="24"/>
              </w:rPr>
              <w:t>研究内容</w:t>
            </w:r>
            <w:r w:rsidRPr="00BE018B">
              <w:rPr>
                <w:sz w:val="24"/>
              </w:rPr>
              <w:t>信息</w:t>
            </w:r>
          </w:p>
        </w:tc>
        <w:tc>
          <w:tcPr>
            <w:tcW w:w="1702" w:type="dxa"/>
            <w:shd w:val="clear" w:color="auto" w:fill="D9E1F3"/>
          </w:tcPr>
          <w:p w14:paraId="101E2A66" w14:textId="77777777" w:rsidR="00B16890" w:rsidRPr="00BE018B" w:rsidRDefault="00B16890" w:rsidP="00B16890">
            <w:pPr>
              <w:jc w:val="left"/>
              <w:rPr>
                <w:sz w:val="24"/>
              </w:rPr>
            </w:pPr>
            <w:r>
              <w:rPr>
                <w:sz w:val="24"/>
              </w:rPr>
              <w:t>研究内容</w:t>
            </w:r>
            <w:r w:rsidRPr="00BE018B">
              <w:rPr>
                <w:sz w:val="24"/>
              </w:rPr>
              <w:t>信息</w:t>
            </w:r>
          </w:p>
        </w:tc>
        <w:tc>
          <w:tcPr>
            <w:tcW w:w="2773" w:type="dxa"/>
            <w:shd w:val="clear" w:color="auto" w:fill="D9E1F3"/>
          </w:tcPr>
          <w:p w14:paraId="704D335D" w14:textId="77777777" w:rsidR="00B16890" w:rsidRPr="00BE018B" w:rsidRDefault="00B16890" w:rsidP="00B16890">
            <w:pPr>
              <w:jc w:val="left"/>
              <w:rPr>
                <w:sz w:val="24"/>
              </w:rPr>
            </w:pPr>
            <w:r>
              <w:rPr>
                <w:sz w:val="24"/>
              </w:rPr>
              <w:t>实习生</w:t>
            </w:r>
            <w:r w:rsidRPr="00BE018B">
              <w:rPr>
                <w:sz w:val="24"/>
              </w:rPr>
              <w:t>可以获得</w:t>
            </w:r>
            <w:r>
              <w:rPr>
                <w:sz w:val="24"/>
              </w:rPr>
              <w:t>研究内容</w:t>
            </w:r>
            <w:r w:rsidRPr="00BE018B">
              <w:rPr>
                <w:sz w:val="24"/>
              </w:rPr>
              <w:t>信息</w:t>
            </w:r>
          </w:p>
        </w:tc>
      </w:tr>
      <w:tr w:rsidR="00B16890" w:rsidRPr="00BE018B" w14:paraId="0AD8E401" w14:textId="77777777" w:rsidTr="00B16890">
        <w:trPr>
          <w:trHeight w:hRule="exact" w:val="478"/>
        </w:trPr>
        <w:tc>
          <w:tcPr>
            <w:tcW w:w="989" w:type="dxa"/>
          </w:tcPr>
          <w:p w14:paraId="2A216C06" w14:textId="77777777" w:rsidR="00B16890" w:rsidRPr="00BE018B" w:rsidRDefault="00B16890" w:rsidP="00B16890">
            <w:pPr>
              <w:jc w:val="left"/>
              <w:rPr>
                <w:sz w:val="24"/>
              </w:rPr>
            </w:pPr>
          </w:p>
        </w:tc>
        <w:tc>
          <w:tcPr>
            <w:tcW w:w="1133" w:type="dxa"/>
          </w:tcPr>
          <w:p w14:paraId="5F39E5EA" w14:textId="77777777" w:rsidR="00B16890" w:rsidRPr="00BE018B" w:rsidRDefault="00B16890" w:rsidP="00B16890">
            <w:pPr>
              <w:jc w:val="left"/>
              <w:rPr>
                <w:sz w:val="24"/>
              </w:rPr>
            </w:pPr>
          </w:p>
        </w:tc>
        <w:tc>
          <w:tcPr>
            <w:tcW w:w="1702" w:type="dxa"/>
          </w:tcPr>
          <w:p w14:paraId="4B3623A4" w14:textId="77777777" w:rsidR="00B16890" w:rsidRPr="00BE018B" w:rsidRDefault="00B16890" w:rsidP="00B16890">
            <w:pPr>
              <w:jc w:val="left"/>
              <w:rPr>
                <w:sz w:val="24"/>
              </w:rPr>
            </w:pPr>
            <w:r w:rsidRPr="00BE018B">
              <w:rPr>
                <w:sz w:val="24"/>
              </w:rPr>
              <w:t>获取</w:t>
            </w:r>
            <w:r>
              <w:rPr>
                <w:sz w:val="24"/>
              </w:rPr>
              <w:t>领导</w:t>
            </w:r>
            <w:r w:rsidRPr="00BE018B">
              <w:rPr>
                <w:sz w:val="24"/>
              </w:rPr>
              <w:t>信息</w:t>
            </w:r>
          </w:p>
        </w:tc>
        <w:tc>
          <w:tcPr>
            <w:tcW w:w="1702" w:type="dxa"/>
          </w:tcPr>
          <w:p w14:paraId="7702180D" w14:textId="77777777" w:rsidR="00B16890" w:rsidRPr="00BE018B" w:rsidRDefault="00B16890" w:rsidP="00B16890">
            <w:pPr>
              <w:jc w:val="left"/>
              <w:rPr>
                <w:sz w:val="24"/>
              </w:rPr>
            </w:pPr>
            <w:r>
              <w:rPr>
                <w:sz w:val="24"/>
              </w:rPr>
              <w:t>领导</w:t>
            </w:r>
            <w:r w:rsidRPr="00BE018B">
              <w:rPr>
                <w:sz w:val="24"/>
              </w:rPr>
              <w:t>信息</w:t>
            </w:r>
          </w:p>
        </w:tc>
        <w:tc>
          <w:tcPr>
            <w:tcW w:w="2773" w:type="dxa"/>
          </w:tcPr>
          <w:p w14:paraId="2661A3E2" w14:textId="77777777" w:rsidR="00B16890" w:rsidRPr="00BE018B" w:rsidRDefault="00B16890" w:rsidP="00B16890">
            <w:pPr>
              <w:jc w:val="left"/>
              <w:rPr>
                <w:sz w:val="24"/>
              </w:rPr>
            </w:pPr>
            <w:r>
              <w:rPr>
                <w:sz w:val="24"/>
              </w:rPr>
              <w:t>实习生</w:t>
            </w:r>
            <w:r w:rsidRPr="00BE018B">
              <w:rPr>
                <w:sz w:val="24"/>
              </w:rPr>
              <w:t>可以获取</w:t>
            </w:r>
            <w:r>
              <w:rPr>
                <w:sz w:val="24"/>
              </w:rPr>
              <w:t>领导</w:t>
            </w:r>
            <w:r w:rsidRPr="00BE018B">
              <w:rPr>
                <w:sz w:val="24"/>
              </w:rPr>
              <w:t>信息</w:t>
            </w:r>
          </w:p>
        </w:tc>
      </w:tr>
      <w:tr w:rsidR="00B16890" w:rsidRPr="00BE018B" w14:paraId="7A85973A" w14:textId="77777777" w:rsidTr="00B16890">
        <w:trPr>
          <w:trHeight w:hRule="exact" w:val="479"/>
        </w:trPr>
        <w:tc>
          <w:tcPr>
            <w:tcW w:w="989" w:type="dxa"/>
            <w:shd w:val="clear" w:color="auto" w:fill="D9E1F3"/>
          </w:tcPr>
          <w:p w14:paraId="3DAFB81B" w14:textId="77777777" w:rsidR="00B16890" w:rsidRPr="00BE018B" w:rsidRDefault="00B16890" w:rsidP="00B16890">
            <w:pPr>
              <w:jc w:val="left"/>
              <w:rPr>
                <w:sz w:val="24"/>
              </w:rPr>
            </w:pPr>
          </w:p>
        </w:tc>
        <w:tc>
          <w:tcPr>
            <w:tcW w:w="1133" w:type="dxa"/>
            <w:shd w:val="clear" w:color="auto" w:fill="D9E1F3"/>
          </w:tcPr>
          <w:p w14:paraId="1936B110" w14:textId="77777777" w:rsidR="00B16890" w:rsidRPr="00BE018B" w:rsidRDefault="00B16890" w:rsidP="00B16890">
            <w:pPr>
              <w:jc w:val="left"/>
              <w:rPr>
                <w:sz w:val="24"/>
              </w:rPr>
            </w:pPr>
          </w:p>
        </w:tc>
        <w:tc>
          <w:tcPr>
            <w:tcW w:w="1702" w:type="dxa"/>
            <w:shd w:val="clear" w:color="auto" w:fill="D9E1F3"/>
          </w:tcPr>
          <w:p w14:paraId="623370B4" w14:textId="77777777" w:rsidR="00B16890" w:rsidRPr="00BE018B" w:rsidRDefault="00B16890" w:rsidP="00B16890">
            <w:pPr>
              <w:jc w:val="left"/>
              <w:rPr>
                <w:sz w:val="24"/>
              </w:rPr>
            </w:pPr>
            <w:r w:rsidRPr="00BE018B">
              <w:rPr>
                <w:sz w:val="24"/>
              </w:rPr>
              <w:t>留言信息</w:t>
            </w:r>
          </w:p>
        </w:tc>
        <w:tc>
          <w:tcPr>
            <w:tcW w:w="1702" w:type="dxa"/>
            <w:shd w:val="clear" w:color="auto" w:fill="D9E1F3"/>
          </w:tcPr>
          <w:p w14:paraId="6A778493" w14:textId="77777777" w:rsidR="00B16890" w:rsidRPr="00BE018B" w:rsidRDefault="00B16890" w:rsidP="00B16890">
            <w:pPr>
              <w:jc w:val="left"/>
              <w:rPr>
                <w:sz w:val="24"/>
              </w:rPr>
            </w:pPr>
            <w:r w:rsidRPr="00BE018B">
              <w:rPr>
                <w:sz w:val="24"/>
              </w:rPr>
              <w:t>留言信息</w:t>
            </w:r>
          </w:p>
        </w:tc>
        <w:tc>
          <w:tcPr>
            <w:tcW w:w="2773" w:type="dxa"/>
            <w:shd w:val="clear" w:color="auto" w:fill="D9E1F3"/>
          </w:tcPr>
          <w:p w14:paraId="0625FDC8" w14:textId="77777777" w:rsidR="00B16890" w:rsidRPr="00BE018B" w:rsidRDefault="00B16890" w:rsidP="00B16890">
            <w:pPr>
              <w:jc w:val="left"/>
              <w:rPr>
                <w:sz w:val="24"/>
              </w:rPr>
            </w:pPr>
            <w:r>
              <w:rPr>
                <w:sz w:val="24"/>
              </w:rPr>
              <w:t>实习生</w:t>
            </w:r>
            <w:r w:rsidRPr="00BE018B">
              <w:rPr>
                <w:sz w:val="24"/>
              </w:rPr>
              <w:t>可以留言</w:t>
            </w:r>
          </w:p>
        </w:tc>
      </w:tr>
    </w:tbl>
    <w:p w14:paraId="72078766" w14:textId="77777777" w:rsidR="00B16890" w:rsidRDefault="00B16890" w:rsidP="00B16890">
      <w:pPr>
        <w:rPr>
          <w:rFonts w:hint="eastAsia"/>
        </w:rPr>
      </w:pPr>
    </w:p>
    <w:p w14:paraId="25E253A9" w14:textId="77777777" w:rsidR="00B16890" w:rsidRDefault="00B16890" w:rsidP="00B16890">
      <w:pPr>
        <w:rPr>
          <w:rFonts w:hint="eastAsia"/>
        </w:rPr>
      </w:pPr>
    </w:p>
    <w:p w14:paraId="76B03AC1" w14:textId="77777777" w:rsidR="00B16890" w:rsidRDefault="00B16890" w:rsidP="00B16890">
      <w:pPr>
        <w:rPr>
          <w:rFonts w:hint="eastAsia"/>
        </w:rPr>
      </w:pPr>
    </w:p>
    <w:p w14:paraId="61CAFF70" w14:textId="77777777" w:rsidR="00B16890" w:rsidRDefault="00B16890" w:rsidP="00B16890">
      <w:pPr>
        <w:rPr>
          <w:rFonts w:hint="eastAsia"/>
        </w:rPr>
      </w:pPr>
    </w:p>
    <w:p w14:paraId="43B6594F" w14:textId="77777777" w:rsidR="00B16890" w:rsidRDefault="00B16890" w:rsidP="00B16890">
      <w:pPr>
        <w:rPr>
          <w:rFonts w:hint="eastAsia"/>
        </w:rPr>
      </w:pPr>
    </w:p>
    <w:p w14:paraId="458CFB93" w14:textId="77777777" w:rsidR="00B16890" w:rsidRDefault="00B16890" w:rsidP="00B16890">
      <w:pPr>
        <w:rPr>
          <w:rFonts w:hint="eastAsia"/>
        </w:rPr>
      </w:pPr>
    </w:p>
    <w:p w14:paraId="4C9C0201" w14:textId="77777777" w:rsidR="00B16890" w:rsidRDefault="00B16890" w:rsidP="00B16890">
      <w:pPr>
        <w:rPr>
          <w:rFonts w:hint="eastAsia"/>
        </w:rPr>
      </w:pPr>
    </w:p>
    <w:p w14:paraId="1805C4C5" w14:textId="77777777" w:rsidR="00B16890" w:rsidRDefault="00B16890" w:rsidP="00B16890">
      <w:pPr>
        <w:rPr>
          <w:rFonts w:hint="eastAsia"/>
        </w:rPr>
      </w:pPr>
    </w:p>
    <w:p w14:paraId="305A7C54" w14:textId="77777777" w:rsidR="00B16890" w:rsidRDefault="00B16890" w:rsidP="00B16890">
      <w:pPr>
        <w:rPr>
          <w:rFonts w:hint="eastAsia"/>
        </w:rPr>
      </w:pPr>
    </w:p>
    <w:p w14:paraId="1A60764A" w14:textId="77777777" w:rsidR="00B16890" w:rsidRDefault="00B16890" w:rsidP="00B16890">
      <w:pPr>
        <w:rPr>
          <w:rFonts w:hint="eastAsia"/>
        </w:rPr>
      </w:pPr>
    </w:p>
    <w:p w14:paraId="01A6AB36" w14:textId="77777777" w:rsidR="00B16890" w:rsidRDefault="00B16890" w:rsidP="00B16890">
      <w:pPr>
        <w:rPr>
          <w:rFonts w:hint="eastAsia"/>
        </w:rPr>
      </w:pPr>
    </w:p>
    <w:p w14:paraId="7202DE2D" w14:textId="77777777" w:rsidR="00B16890" w:rsidRDefault="00B16890" w:rsidP="00B16890">
      <w:pPr>
        <w:rPr>
          <w:rFonts w:hint="eastAsia"/>
        </w:rPr>
      </w:pPr>
    </w:p>
    <w:p w14:paraId="731260F4" w14:textId="77777777" w:rsidR="00B16890" w:rsidRDefault="00B16890" w:rsidP="00B16890">
      <w:pPr>
        <w:rPr>
          <w:rFonts w:hint="eastAsia"/>
        </w:rPr>
      </w:pPr>
    </w:p>
    <w:p w14:paraId="231E58B8" w14:textId="77777777" w:rsidR="00B16890" w:rsidRDefault="00B16890" w:rsidP="00B16890">
      <w:pPr>
        <w:rPr>
          <w:rFonts w:hint="eastAsia"/>
        </w:rPr>
      </w:pPr>
    </w:p>
    <w:p w14:paraId="5E3E49DB" w14:textId="77777777" w:rsidR="00B16890" w:rsidRPr="004B2FA1" w:rsidRDefault="00B16890" w:rsidP="00B16890">
      <w:pPr>
        <w:rPr>
          <w:rFonts w:hint="eastAsia"/>
        </w:rPr>
      </w:pPr>
    </w:p>
    <w:p w14:paraId="16A44D8C" w14:textId="77777777" w:rsidR="00B16890" w:rsidRDefault="00B16890" w:rsidP="00B16890">
      <w:pPr>
        <w:pStyle w:val="1"/>
        <w:jc w:val="left"/>
        <w:rPr>
          <w:rFonts w:hint="eastAsia"/>
        </w:rPr>
      </w:pPr>
      <w:bookmarkStart w:id="186" w:name="_Toc518417089"/>
      <w:r>
        <w:rPr>
          <w:rFonts w:hint="eastAsia"/>
        </w:rPr>
        <w:t>附录</w:t>
      </w:r>
      <w:r>
        <w:rPr>
          <w:rFonts w:hint="eastAsia"/>
        </w:rPr>
        <w:t>2.3.4</w:t>
      </w:r>
      <w:r>
        <w:rPr>
          <w:rFonts w:hint="eastAsia"/>
        </w:rPr>
        <w:t>数据精度</w:t>
      </w:r>
      <w:bookmarkEnd w:id="186"/>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272"/>
        <w:gridCol w:w="992"/>
        <w:gridCol w:w="1702"/>
        <w:gridCol w:w="1985"/>
        <w:gridCol w:w="2348"/>
      </w:tblGrid>
      <w:tr w:rsidR="00B16890" w14:paraId="2AFB082F" w14:textId="77777777" w:rsidTr="00B16890">
        <w:trPr>
          <w:trHeight w:hRule="exact" w:val="474"/>
        </w:trPr>
        <w:tc>
          <w:tcPr>
            <w:tcW w:w="1272" w:type="dxa"/>
            <w:tcBorders>
              <w:top w:val="nil"/>
              <w:left w:val="nil"/>
              <w:bottom w:val="single" w:sz="4" w:space="0" w:color="FFFFFF"/>
              <w:right w:val="nil"/>
            </w:tcBorders>
            <w:shd w:val="clear" w:color="auto" w:fill="4471C4"/>
          </w:tcPr>
          <w:p w14:paraId="383FB86B" w14:textId="77777777" w:rsidR="00B16890" w:rsidRDefault="00B16890" w:rsidP="00B16890">
            <w:pPr>
              <w:pStyle w:val="TableParagraph"/>
              <w:ind w:left="107"/>
              <w:rPr>
                <w:b/>
              </w:rPr>
            </w:pPr>
            <w:proofErr w:type="spellStart"/>
            <w:r>
              <w:rPr>
                <w:b/>
                <w:color w:val="FFFFFF"/>
              </w:rPr>
              <w:t>数据</w:t>
            </w:r>
            <w:proofErr w:type="spellEnd"/>
          </w:p>
        </w:tc>
        <w:tc>
          <w:tcPr>
            <w:tcW w:w="992" w:type="dxa"/>
            <w:tcBorders>
              <w:top w:val="nil"/>
              <w:left w:val="nil"/>
              <w:bottom w:val="single" w:sz="4" w:space="0" w:color="FFFFFF"/>
              <w:right w:val="nil"/>
            </w:tcBorders>
            <w:shd w:val="clear" w:color="auto" w:fill="4471C4"/>
          </w:tcPr>
          <w:p w14:paraId="7F92C26D" w14:textId="77777777" w:rsidR="00B16890" w:rsidRDefault="00B16890" w:rsidP="00B16890">
            <w:pPr>
              <w:pStyle w:val="TableParagraph"/>
              <w:ind w:left="107"/>
              <w:rPr>
                <w:b/>
              </w:rPr>
            </w:pPr>
            <w:proofErr w:type="spellStart"/>
            <w:r>
              <w:rPr>
                <w:b/>
                <w:color w:val="FFFFFF"/>
              </w:rPr>
              <w:t>类型</w:t>
            </w:r>
            <w:proofErr w:type="spellEnd"/>
          </w:p>
        </w:tc>
        <w:tc>
          <w:tcPr>
            <w:tcW w:w="1702" w:type="dxa"/>
            <w:tcBorders>
              <w:top w:val="nil"/>
              <w:left w:val="nil"/>
              <w:bottom w:val="single" w:sz="4" w:space="0" w:color="FFFFFF"/>
              <w:right w:val="nil"/>
            </w:tcBorders>
            <w:shd w:val="clear" w:color="auto" w:fill="4471C4"/>
          </w:tcPr>
          <w:p w14:paraId="3C39BC78" w14:textId="77777777" w:rsidR="00B16890" w:rsidRDefault="00B16890" w:rsidP="00B16890">
            <w:pPr>
              <w:pStyle w:val="TableParagraph"/>
              <w:ind w:left="108"/>
              <w:rPr>
                <w:b/>
              </w:rPr>
            </w:pPr>
            <w:proofErr w:type="spellStart"/>
            <w:r>
              <w:rPr>
                <w:b/>
                <w:color w:val="FFFFFF"/>
              </w:rPr>
              <w:t>精度</w:t>
            </w:r>
            <w:proofErr w:type="spellEnd"/>
          </w:p>
        </w:tc>
        <w:tc>
          <w:tcPr>
            <w:tcW w:w="1985" w:type="dxa"/>
            <w:tcBorders>
              <w:top w:val="nil"/>
              <w:left w:val="nil"/>
              <w:bottom w:val="single" w:sz="4" w:space="0" w:color="FFFFFF"/>
              <w:right w:val="nil"/>
            </w:tcBorders>
            <w:shd w:val="clear" w:color="auto" w:fill="4471C4"/>
          </w:tcPr>
          <w:p w14:paraId="0E001E97" w14:textId="77777777" w:rsidR="00B16890" w:rsidRDefault="00B16890" w:rsidP="00B16890">
            <w:pPr>
              <w:pStyle w:val="TableParagraph"/>
              <w:ind w:left="107"/>
              <w:rPr>
                <w:b/>
              </w:rPr>
            </w:pPr>
            <w:proofErr w:type="spellStart"/>
            <w:r>
              <w:rPr>
                <w:b/>
                <w:color w:val="FFFFFF"/>
              </w:rPr>
              <w:t>说明</w:t>
            </w:r>
            <w:proofErr w:type="spellEnd"/>
          </w:p>
        </w:tc>
        <w:tc>
          <w:tcPr>
            <w:tcW w:w="2348" w:type="dxa"/>
            <w:tcBorders>
              <w:top w:val="nil"/>
              <w:left w:val="nil"/>
              <w:bottom w:val="single" w:sz="4" w:space="0" w:color="FFFFFF"/>
              <w:right w:val="nil"/>
            </w:tcBorders>
            <w:shd w:val="clear" w:color="auto" w:fill="4471C4"/>
          </w:tcPr>
          <w:p w14:paraId="35A235E9" w14:textId="77777777" w:rsidR="00B16890" w:rsidRDefault="00B16890" w:rsidP="00B16890">
            <w:pPr>
              <w:pStyle w:val="TableParagraph"/>
              <w:ind w:left="107"/>
              <w:rPr>
                <w:b/>
              </w:rPr>
            </w:pPr>
            <w:proofErr w:type="spellStart"/>
            <w:r>
              <w:rPr>
                <w:b/>
                <w:color w:val="FFFFFF"/>
              </w:rPr>
              <w:t>实例</w:t>
            </w:r>
            <w:proofErr w:type="spellEnd"/>
          </w:p>
        </w:tc>
      </w:tr>
      <w:tr w:rsidR="00B16890" w:rsidRPr="00BE018B" w14:paraId="3CB51102" w14:textId="77777777" w:rsidTr="00B16890">
        <w:trPr>
          <w:trHeight w:hRule="exact" w:val="479"/>
        </w:trPr>
        <w:tc>
          <w:tcPr>
            <w:tcW w:w="1272" w:type="dxa"/>
            <w:tcBorders>
              <w:top w:val="single" w:sz="4" w:space="0" w:color="FFFFFF"/>
            </w:tcBorders>
            <w:shd w:val="clear" w:color="auto" w:fill="D9E1F3"/>
          </w:tcPr>
          <w:p w14:paraId="7B75B30F" w14:textId="77777777" w:rsidR="00B16890" w:rsidRPr="00BE018B" w:rsidRDefault="00B16890" w:rsidP="00B16890">
            <w:pPr>
              <w:pStyle w:val="TableParagraph"/>
              <w:rPr>
                <w:sz w:val="24"/>
                <w:szCs w:val="24"/>
              </w:rPr>
            </w:pPr>
            <w:proofErr w:type="spellStart"/>
            <w:r>
              <w:rPr>
                <w:sz w:val="24"/>
                <w:szCs w:val="24"/>
              </w:rPr>
              <w:t>员工</w:t>
            </w:r>
            <w:proofErr w:type="spellEnd"/>
            <w:r w:rsidRPr="00BE018B">
              <w:rPr>
                <w:spacing w:val="-55"/>
                <w:sz w:val="24"/>
                <w:szCs w:val="24"/>
              </w:rPr>
              <w:t xml:space="preserve"> </w:t>
            </w:r>
            <w:r w:rsidRPr="00BE018B">
              <w:rPr>
                <w:sz w:val="24"/>
                <w:szCs w:val="24"/>
              </w:rPr>
              <w:t>ID</w:t>
            </w:r>
          </w:p>
        </w:tc>
        <w:tc>
          <w:tcPr>
            <w:tcW w:w="992" w:type="dxa"/>
            <w:tcBorders>
              <w:top w:val="single" w:sz="4" w:space="0" w:color="FFFFFF"/>
            </w:tcBorders>
            <w:shd w:val="clear" w:color="auto" w:fill="D9E1F3"/>
          </w:tcPr>
          <w:p w14:paraId="6D634B4B" w14:textId="77777777" w:rsidR="00B16890" w:rsidRPr="00BE018B" w:rsidRDefault="00B16890" w:rsidP="00B16890">
            <w:pPr>
              <w:pStyle w:val="TableParagraph"/>
              <w:rPr>
                <w:sz w:val="24"/>
                <w:szCs w:val="24"/>
              </w:rPr>
            </w:pPr>
            <w:proofErr w:type="spellStart"/>
            <w:r w:rsidRPr="00BE018B">
              <w:rPr>
                <w:sz w:val="24"/>
                <w:szCs w:val="24"/>
              </w:rPr>
              <w:t>整数</w:t>
            </w:r>
            <w:proofErr w:type="spellEnd"/>
          </w:p>
        </w:tc>
        <w:tc>
          <w:tcPr>
            <w:tcW w:w="1702" w:type="dxa"/>
            <w:tcBorders>
              <w:top w:val="single" w:sz="4" w:space="0" w:color="FFFFFF"/>
            </w:tcBorders>
            <w:shd w:val="clear" w:color="auto" w:fill="D9E1F3"/>
          </w:tcPr>
          <w:p w14:paraId="154C7E66" w14:textId="77777777" w:rsidR="00B16890" w:rsidRPr="00BE018B" w:rsidRDefault="00B16890" w:rsidP="00B16890">
            <w:pPr>
              <w:pStyle w:val="TableParagraph"/>
              <w:rPr>
                <w:sz w:val="24"/>
                <w:szCs w:val="24"/>
              </w:rPr>
            </w:pPr>
            <w:proofErr w:type="spellStart"/>
            <w:r w:rsidRPr="00BE018B">
              <w:rPr>
                <w:sz w:val="24"/>
                <w:szCs w:val="24"/>
              </w:rPr>
              <w:t>数字</w:t>
            </w:r>
            <w:proofErr w:type="spellEnd"/>
          </w:p>
        </w:tc>
        <w:tc>
          <w:tcPr>
            <w:tcW w:w="1985" w:type="dxa"/>
            <w:tcBorders>
              <w:top w:val="single" w:sz="4" w:space="0" w:color="FFFFFF"/>
            </w:tcBorders>
            <w:shd w:val="clear" w:color="auto" w:fill="D9E1F3"/>
          </w:tcPr>
          <w:p w14:paraId="3299D62A" w14:textId="77777777" w:rsidR="00B16890" w:rsidRPr="00BE018B" w:rsidRDefault="00B16890" w:rsidP="00B16890">
            <w:pPr>
              <w:pStyle w:val="TableParagraph"/>
              <w:rPr>
                <w:sz w:val="24"/>
                <w:szCs w:val="24"/>
              </w:rPr>
            </w:pPr>
            <w:r w:rsidRPr="00BE018B">
              <w:rPr>
                <w:sz w:val="24"/>
                <w:szCs w:val="24"/>
              </w:rPr>
              <w:t xml:space="preserve">10 </w:t>
            </w:r>
            <w:proofErr w:type="spellStart"/>
            <w:r w:rsidRPr="00BE018B">
              <w:rPr>
                <w:sz w:val="24"/>
                <w:szCs w:val="24"/>
              </w:rPr>
              <w:t>位学号</w:t>
            </w:r>
            <w:proofErr w:type="spellEnd"/>
          </w:p>
        </w:tc>
        <w:tc>
          <w:tcPr>
            <w:tcW w:w="2348" w:type="dxa"/>
            <w:tcBorders>
              <w:top w:val="single" w:sz="4" w:space="0" w:color="FFFFFF"/>
            </w:tcBorders>
            <w:shd w:val="clear" w:color="auto" w:fill="D9E1F3"/>
          </w:tcPr>
          <w:p w14:paraId="52B9CB32" w14:textId="77777777" w:rsidR="00B16890" w:rsidRPr="00BE018B" w:rsidRDefault="00B16890" w:rsidP="00B16890">
            <w:pPr>
              <w:pStyle w:val="TableParagraph"/>
              <w:spacing w:before="100"/>
              <w:rPr>
                <w:sz w:val="24"/>
                <w:szCs w:val="24"/>
              </w:rPr>
            </w:pPr>
            <w:r w:rsidRPr="00BE018B">
              <w:rPr>
                <w:sz w:val="24"/>
                <w:szCs w:val="24"/>
              </w:rPr>
              <w:t>3140100101</w:t>
            </w:r>
          </w:p>
        </w:tc>
      </w:tr>
      <w:tr w:rsidR="00B16890" w:rsidRPr="00BE018B" w14:paraId="053EEAF0" w14:textId="77777777" w:rsidTr="00B16890">
        <w:trPr>
          <w:trHeight w:hRule="exact" w:val="478"/>
        </w:trPr>
        <w:tc>
          <w:tcPr>
            <w:tcW w:w="1272" w:type="dxa"/>
          </w:tcPr>
          <w:p w14:paraId="095A5D63" w14:textId="77777777" w:rsidR="00B16890" w:rsidRPr="00BE018B" w:rsidRDefault="00B16890" w:rsidP="00B16890">
            <w:pPr>
              <w:pStyle w:val="TableParagraph"/>
              <w:rPr>
                <w:sz w:val="24"/>
                <w:szCs w:val="24"/>
              </w:rPr>
            </w:pPr>
            <w:proofErr w:type="spellStart"/>
            <w:r w:rsidRPr="00BE018B">
              <w:rPr>
                <w:sz w:val="24"/>
                <w:szCs w:val="24"/>
              </w:rPr>
              <w:t>姓名</w:t>
            </w:r>
            <w:proofErr w:type="spellEnd"/>
          </w:p>
        </w:tc>
        <w:tc>
          <w:tcPr>
            <w:tcW w:w="992" w:type="dxa"/>
          </w:tcPr>
          <w:p w14:paraId="6ABD4267" w14:textId="77777777" w:rsidR="00B16890" w:rsidRPr="00BE018B" w:rsidRDefault="00B16890" w:rsidP="00B16890">
            <w:pPr>
              <w:pStyle w:val="TableParagraph"/>
              <w:rPr>
                <w:sz w:val="24"/>
                <w:szCs w:val="24"/>
              </w:rPr>
            </w:pPr>
            <w:proofErr w:type="spellStart"/>
            <w:r w:rsidRPr="00BE018B">
              <w:rPr>
                <w:sz w:val="24"/>
                <w:szCs w:val="24"/>
              </w:rPr>
              <w:t>字符</w:t>
            </w:r>
            <w:proofErr w:type="spellEnd"/>
          </w:p>
        </w:tc>
        <w:tc>
          <w:tcPr>
            <w:tcW w:w="1702" w:type="dxa"/>
          </w:tcPr>
          <w:p w14:paraId="79A96665" w14:textId="77777777" w:rsidR="00B16890" w:rsidRPr="00BE018B" w:rsidRDefault="00B16890" w:rsidP="00B16890">
            <w:pPr>
              <w:pStyle w:val="TableParagraph"/>
              <w:rPr>
                <w:sz w:val="24"/>
                <w:szCs w:val="24"/>
              </w:rPr>
            </w:pPr>
            <w:proofErr w:type="spellStart"/>
            <w:r w:rsidRPr="00BE018B">
              <w:rPr>
                <w:sz w:val="24"/>
                <w:szCs w:val="24"/>
              </w:rPr>
              <w:t>汉字</w:t>
            </w:r>
            <w:proofErr w:type="spellEnd"/>
          </w:p>
        </w:tc>
        <w:tc>
          <w:tcPr>
            <w:tcW w:w="1985" w:type="dxa"/>
          </w:tcPr>
          <w:p w14:paraId="72CA2FFE" w14:textId="77777777" w:rsidR="00B16890" w:rsidRPr="00BE018B" w:rsidRDefault="00B16890" w:rsidP="00B16890">
            <w:pPr>
              <w:pStyle w:val="TableParagraph"/>
              <w:rPr>
                <w:sz w:val="24"/>
                <w:szCs w:val="24"/>
              </w:rPr>
            </w:pPr>
            <w:r w:rsidRPr="00BE018B">
              <w:rPr>
                <w:sz w:val="24"/>
                <w:szCs w:val="24"/>
              </w:rPr>
              <w:t>2-10 位</w:t>
            </w:r>
          </w:p>
        </w:tc>
        <w:tc>
          <w:tcPr>
            <w:tcW w:w="2348" w:type="dxa"/>
          </w:tcPr>
          <w:p w14:paraId="51A0147D" w14:textId="77777777" w:rsidR="00B16890" w:rsidRPr="00BE018B" w:rsidRDefault="00B16890" w:rsidP="00B16890">
            <w:pPr>
              <w:pStyle w:val="TableParagraph"/>
              <w:rPr>
                <w:sz w:val="24"/>
                <w:szCs w:val="24"/>
              </w:rPr>
            </w:pPr>
            <w:proofErr w:type="spellStart"/>
            <w:r w:rsidRPr="00BE018B">
              <w:rPr>
                <w:sz w:val="24"/>
                <w:szCs w:val="24"/>
              </w:rPr>
              <w:t>张三</w:t>
            </w:r>
            <w:proofErr w:type="spellEnd"/>
          </w:p>
        </w:tc>
      </w:tr>
      <w:tr w:rsidR="00B16890" w:rsidRPr="00BE018B" w14:paraId="14DB63F3" w14:textId="77777777" w:rsidTr="00B16890">
        <w:trPr>
          <w:trHeight w:hRule="exact" w:val="478"/>
        </w:trPr>
        <w:tc>
          <w:tcPr>
            <w:tcW w:w="1272" w:type="dxa"/>
            <w:shd w:val="clear" w:color="auto" w:fill="D9E1F3"/>
          </w:tcPr>
          <w:p w14:paraId="59C79F66" w14:textId="77777777" w:rsidR="00B16890" w:rsidRPr="00BE018B" w:rsidRDefault="00B16890" w:rsidP="00B16890">
            <w:pPr>
              <w:pStyle w:val="TableParagraph"/>
              <w:rPr>
                <w:sz w:val="24"/>
                <w:szCs w:val="24"/>
              </w:rPr>
            </w:pPr>
            <w:proofErr w:type="spellStart"/>
            <w:r>
              <w:rPr>
                <w:sz w:val="24"/>
                <w:szCs w:val="24"/>
              </w:rPr>
              <w:t>工作项目业绩</w:t>
            </w:r>
            <w:proofErr w:type="spellEnd"/>
          </w:p>
        </w:tc>
        <w:tc>
          <w:tcPr>
            <w:tcW w:w="992" w:type="dxa"/>
            <w:shd w:val="clear" w:color="auto" w:fill="D9E1F3"/>
          </w:tcPr>
          <w:p w14:paraId="5A3AFE52" w14:textId="77777777" w:rsidR="00B16890" w:rsidRPr="00BE018B" w:rsidRDefault="00B16890" w:rsidP="00B16890">
            <w:pPr>
              <w:pStyle w:val="TableParagraph"/>
              <w:rPr>
                <w:sz w:val="24"/>
                <w:szCs w:val="24"/>
              </w:rPr>
            </w:pPr>
            <w:proofErr w:type="spellStart"/>
            <w:r w:rsidRPr="00BE018B">
              <w:rPr>
                <w:sz w:val="24"/>
                <w:szCs w:val="24"/>
              </w:rPr>
              <w:t>整数</w:t>
            </w:r>
            <w:proofErr w:type="spellEnd"/>
          </w:p>
        </w:tc>
        <w:tc>
          <w:tcPr>
            <w:tcW w:w="1702" w:type="dxa"/>
            <w:shd w:val="clear" w:color="auto" w:fill="D9E1F3"/>
          </w:tcPr>
          <w:p w14:paraId="243B69B4" w14:textId="77777777" w:rsidR="00B16890" w:rsidRPr="00BE018B" w:rsidRDefault="00B16890" w:rsidP="00B16890">
            <w:pPr>
              <w:pStyle w:val="TableParagraph"/>
              <w:rPr>
                <w:sz w:val="24"/>
                <w:szCs w:val="24"/>
              </w:rPr>
            </w:pPr>
            <w:proofErr w:type="spellStart"/>
            <w:r w:rsidRPr="00BE018B">
              <w:rPr>
                <w:sz w:val="24"/>
                <w:szCs w:val="24"/>
              </w:rPr>
              <w:t>数字</w:t>
            </w:r>
            <w:proofErr w:type="spellEnd"/>
          </w:p>
        </w:tc>
        <w:tc>
          <w:tcPr>
            <w:tcW w:w="1985" w:type="dxa"/>
            <w:shd w:val="clear" w:color="auto" w:fill="D9E1F3"/>
          </w:tcPr>
          <w:p w14:paraId="1652F709" w14:textId="77777777" w:rsidR="00B16890" w:rsidRPr="00BE018B" w:rsidRDefault="00B16890" w:rsidP="00B16890">
            <w:pPr>
              <w:pStyle w:val="TableParagraph"/>
              <w:spacing w:before="100"/>
              <w:rPr>
                <w:sz w:val="24"/>
                <w:szCs w:val="24"/>
              </w:rPr>
            </w:pPr>
            <w:r w:rsidRPr="00BE018B">
              <w:rPr>
                <w:sz w:val="24"/>
                <w:szCs w:val="24"/>
              </w:rPr>
              <w:t>[0, 100]</w:t>
            </w:r>
          </w:p>
        </w:tc>
        <w:tc>
          <w:tcPr>
            <w:tcW w:w="2348" w:type="dxa"/>
            <w:shd w:val="clear" w:color="auto" w:fill="D9E1F3"/>
          </w:tcPr>
          <w:p w14:paraId="07DBC32E" w14:textId="77777777" w:rsidR="00B16890" w:rsidRPr="00BE018B" w:rsidRDefault="00B16890" w:rsidP="00B16890">
            <w:pPr>
              <w:pStyle w:val="TableParagraph"/>
              <w:spacing w:before="100"/>
              <w:rPr>
                <w:sz w:val="24"/>
                <w:szCs w:val="24"/>
              </w:rPr>
            </w:pPr>
            <w:r w:rsidRPr="00BE018B">
              <w:rPr>
                <w:sz w:val="24"/>
                <w:szCs w:val="24"/>
              </w:rPr>
              <w:t>100</w:t>
            </w:r>
          </w:p>
        </w:tc>
      </w:tr>
    </w:tbl>
    <w:p w14:paraId="3F962982" w14:textId="77777777" w:rsidR="00B16890" w:rsidRPr="00BE018B" w:rsidRDefault="00B16890" w:rsidP="00B16890">
      <w:pPr>
        <w:rPr>
          <w:rFonts w:ascii="宋体" w:hAnsi="宋体"/>
          <w:vanish/>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272"/>
        <w:gridCol w:w="992"/>
        <w:gridCol w:w="1702"/>
        <w:gridCol w:w="1985"/>
        <w:gridCol w:w="2348"/>
      </w:tblGrid>
      <w:tr w:rsidR="00B16890" w:rsidRPr="00BE018B" w14:paraId="1AA96A49" w14:textId="77777777" w:rsidTr="00B16890">
        <w:trPr>
          <w:trHeight w:hRule="exact" w:val="478"/>
        </w:trPr>
        <w:tc>
          <w:tcPr>
            <w:tcW w:w="1272" w:type="dxa"/>
          </w:tcPr>
          <w:p w14:paraId="7EC33DF5" w14:textId="77777777" w:rsidR="00B16890" w:rsidRPr="00BE018B" w:rsidRDefault="00B16890" w:rsidP="00B16890">
            <w:pPr>
              <w:pStyle w:val="TableParagraph"/>
              <w:rPr>
                <w:sz w:val="24"/>
                <w:szCs w:val="24"/>
              </w:rPr>
            </w:pPr>
            <w:proofErr w:type="spellStart"/>
            <w:r w:rsidRPr="00BE018B">
              <w:rPr>
                <w:sz w:val="24"/>
                <w:szCs w:val="24"/>
              </w:rPr>
              <w:t>学分</w:t>
            </w:r>
            <w:proofErr w:type="spellEnd"/>
          </w:p>
        </w:tc>
        <w:tc>
          <w:tcPr>
            <w:tcW w:w="992" w:type="dxa"/>
          </w:tcPr>
          <w:p w14:paraId="232CE920" w14:textId="77777777" w:rsidR="00B16890" w:rsidRPr="00BE018B" w:rsidRDefault="00B16890" w:rsidP="00B16890">
            <w:pPr>
              <w:pStyle w:val="TableParagraph"/>
              <w:rPr>
                <w:sz w:val="24"/>
                <w:szCs w:val="24"/>
              </w:rPr>
            </w:pPr>
            <w:proofErr w:type="spellStart"/>
            <w:r w:rsidRPr="00BE018B">
              <w:rPr>
                <w:sz w:val="24"/>
                <w:szCs w:val="24"/>
              </w:rPr>
              <w:t>浮点数</w:t>
            </w:r>
            <w:proofErr w:type="spellEnd"/>
          </w:p>
        </w:tc>
        <w:tc>
          <w:tcPr>
            <w:tcW w:w="1702" w:type="dxa"/>
          </w:tcPr>
          <w:p w14:paraId="0CF833B0" w14:textId="77777777" w:rsidR="00B16890" w:rsidRPr="00BE018B" w:rsidRDefault="00B16890" w:rsidP="00B16890">
            <w:pPr>
              <w:pStyle w:val="TableParagraph"/>
              <w:rPr>
                <w:sz w:val="24"/>
                <w:szCs w:val="24"/>
              </w:rPr>
            </w:pPr>
            <w:proofErr w:type="spellStart"/>
            <w:r w:rsidRPr="00BE018B">
              <w:rPr>
                <w:sz w:val="24"/>
                <w:szCs w:val="24"/>
              </w:rPr>
              <w:t>小数点后</w:t>
            </w:r>
            <w:proofErr w:type="spellEnd"/>
            <w:r w:rsidRPr="00BE018B">
              <w:rPr>
                <w:sz w:val="24"/>
                <w:szCs w:val="24"/>
              </w:rPr>
              <w:t xml:space="preserve"> 1 位</w:t>
            </w:r>
          </w:p>
        </w:tc>
        <w:tc>
          <w:tcPr>
            <w:tcW w:w="1985" w:type="dxa"/>
          </w:tcPr>
          <w:p w14:paraId="28E3B038" w14:textId="77777777" w:rsidR="00B16890" w:rsidRPr="00BE018B" w:rsidRDefault="00B16890" w:rsidP="00B16890">
            <w:pPr>
              <w:pStyle w:val="TableParagraph"/>
              <w:rPr>
                <w:sz w:val="24"/>
                <w:szCs w:val="24"/>
              </w:rPr>
            </w:pPr>
            <w:proofErr w:type="spellStart"/>
            <w:r w:rsidRPr="00BE018B">
              <w:rPr>
                <w:sz w:val="24"/>
                <w:szCs w:val="24"/>
              </w:rPr>
              <w:t>由</w:t>
            </w:r>
            <w:r>
              <w:rPr>
                <w:sz w:val="24"/>
                <w:szCs w:val="24"/>
              </w:rPr>
              <w:t>研究内容</w:t>
            </w:r>
            <w:r w:rsidRPr="00BE018B">
              <w:rPr>
                <w:sz w:val="24"/>
                <w:szCs w:val="24"/>
              </w:rPr>
              <w:t>本身决定</w:t>
            </w:r>
            <w:proofErr w:type="spellEnd"/>
          </w:p>
        </w:tc>
        <w:tc>
          <w:tcPr>
            <w:tcW w:w="2348" w:type="dxa"/>
          </w:tcPr>
          <w:p w14:paraId="41EC208C" w14:textId="77777777" w:rsidR="00B16890" w:rsidRPr="00BE018B" w:rsidRDefault="00B16890" w:rsidP="00B16890">
            <w:pPr>
              <w:pStyle w:val="TableParagraph"/>
              <w:spacing w:before="100"/>
              <w:rPr>
                <w:sz w:val="24"/>
                <w:szCs w:val="24"/>
              </w:rPr>
            </w:pPr>
            <w:r w:rsidRPr="00BE018B">
              <w:rPr>
                <w:sz w:val="24"/>
                <w:szCs w:val="24"/>
              </w:rPr>
              <w:t>2.5</w:t>
            </w:r>
          </w:p>
        </w:tc>
      </w:tr>
      <w:tr w:rsidR="00B16890" w:rsidRPr="00BE018B" w14:paraId="6C8428A9" w14:textId="77777777" w:rsidTr="00B16890">
        <w:trPr>
          <w:trHeight w:hRule="exact" w:val="478"/>
        </w:trPr>
        <w:tc>
          <w:tcPr>
            <w:tcW w:w="1272" w:type="dxa"/>
            <w:shd w:val="clear" w:color="auto" w:fill="D9E1F3"/>
          </w:tcPr>
          <w:p w14:paraId="705F3AAC" w14:textId="77777777" w:rsidR="00B16890" w:rsidRPr="00BE018B" w:rsidRDefault="00B16890" w:rsidP="00B16890">
            <w:pPr>
              <w:pStyle w:val="TableParagraph"/>
              <w:rPr>
                <w:sz w:val="24"/>
                <w:szCs w:val="24"/>
              </w:rPr>
            </w:pPr>
            <w:proofErr w:type="spellStart"/>
            <w:r w:rsidRPr="00BE018B">
              <w:rPr>
                <w:sz w:val="24"/>
                <w:szCs w:val="24"/>
              </w:rPr>
              <w:t>其他</w:t>
            </w:r>
            <w:proofErr w:type="spellEnd"/>
            <w:r w:rsidRPr="00BE018B">
              <w:rPr>
                <w:spacing w:val="-55"/>
                <w:sz w:val="24"/>
                <w:szCs w:val="24"/>
              </w:rPr>
              <w:t xml:space="preserve"> </w:t>
            </w:r>
            <w:r w:rsidRPr="00BE018B">
              <w:rPr>
                <w:sz w:val="24"/>
                <w:szCs w:val="24"/>
              </w:rPr>
              <w:t>ID</w:t>
            </w:r>
          </w:p>
        </w:tc>
        <w:tc>
          <w:tcPr>
            <w:tcW w:w="992" w:type="dxa"/>
            <w:shd w:val="clear" w:color="auto" w:fill="D9E1F3"/>
          </w:tcPr>
          <w:p w14:paraId="105AD59E" w14:textId="77777777" w:rsidR="00B16890" w:rsidRPr="00BE018B" w:rsidRDefault="00B16890" w:rsidP="00B16890">
            <w:pPr>
              <w:pStyle w:val="TableParagraph"/>
              <w:rPr>
                <w:sz w:val="24"/>
                <w:szCs w:val="24"/>
              </w:rPr>
            </w:pPr>
            <w:proofErr w:type="spellStart"/>
            <w:r w:rsidRPr="00BE018B">
              <w:rPr>
                <w:sz w:val="24"/>
                <w:szCs w:val="24"/>
              </w:rPr>
              <w:t>整数</w:t>
            </w:r>
            <w:proofErr w:type="spellEnd"/>
          </w:p>
        </w:tc>
        <w:tc>
          <w:tcPr>
            <w:tcW w:w="1702" w:type="dxa"/>
            <w:shd w:val="clear" w:color="auto" w:fill="D9E1F3"/>
          </w:tcPr>
          <w:p w14:paraId="07C1CF11" w14:textId="77777777" w:rsidR="00B16890" w:rsidRPr="00BE018B" w:rsidRDefault="00B16890" w:rsidP="00B16890">
            <w:pPr>
              <w:pStyle w:val="TableParagraph"/>
              <w:rPr>
                <w:sz w:val="24"/>
                <w:szCs w:val="24"/>
              </w:rPr>
            </w:pPr>
            <w:proofErr w:type="spellStart"/>
            <w:r w:rsidRPr="00BE018B">
              <w:rPr>
                <w:sz w:val="24"/>
                <w:szCs w:val="24"/>
              </w:rPr>
              <w:t>数字</w:t>
            </w:r>
            <w:proofErr w:type="spellEnd"/>
          </w:p>
        </w:tc>
        <w:tc>
          <w:tcPr>
            <w:tcW w:w="1985" w:type="dxa"/>
            <w:shd w:val="clear" w:color="auto" w:fill="D9E1F3"/>
          </w:tcPr>
          <w:p w14:paraId="31316949" w14:textId="77777777" w:rsidR="00B16890" w:rsidRPr="00BE018B" w:rsidRDefault="00B16890" w:rsidP="00B16890">
            <w:pPr>
              <w:pStyle w:val="TableParagraph"/>
              <w:spacing w:before="100"/>
              <w:rPr>
                <w:sz w:val="24"/>
                <w:szCs w:val="24"/>
              </w:rPr>
            </w:pPr>
            <w:r w:rsidRPr="00BE018B">
              <w:rPr>
                <w:sz w:val="24"/>
                <w:szCs w:val="24"/>
              </w:rPr>
              <w:t>[0, 95535]</w:t>
            </w:r>
          </w:p>
        </w:tc>
        <w:tc>
          <w:tcPr>
            <w:tcW w:w="2348" w:type="dxa"/>
            <w:shd w:val="clear" w:color="auto" w:fill="D9E1F3"/>
          </w:tcPr>
          <w:p w14:paraId="4FA0F281" w14:textId="77777777" w:rsidR="00B16890" w:rsidRPr="00BE018B" w:rsidRDefault="00B16890" w:rsidP="00B16890">
            <w:pPr>
              <w:pStyle w:val="TableParagraph"/>
              <w:spacing w:before="100"/>
              <w:rPr>
                <w:sz w:val="24"/>
                <w:szCs w:val="24"/>
              </w:rPr>
            </w:pPr>
            <w:r w:rsidRPr="00BE018B">
              <w:rPr>
                <w:sz w:val="24"/>
                <w:szCs w:val="24"/>
              </w:rPr>
              <w:t>1</w:t>
            </w:r>
          </w:p>
        </w:tc>
      </w:tr>
      <w:tr w:rsidR="00B16890" w:rsidRPr="00BE018B" w14:paraId="4D346A17" w14:textId="77777777" w:rsidTr="00B16890">
        <w:trPr>
          <w:trHeight w:hRule="exact" w:val="947"/>
        </w:trPr>
        <w:tc>
          <w:tcPr>
            <w:tcW w:w="1272" w:type="dxa"/>
          </w:tcPr>
          <w:p w14:paraId="2518C785" w14:textId="77777777" w:rsidR="00B16890" w:rsidRPr="00BE018B" w:rsidRDefault="00B16890" w:rsidP="00B16890">
            <w:pPr>
              <w:pStyle w:val="TableParagraph"/>
              <w:spacing w:line="391" w:lineRule="auto"/>
              <w:ind w:right="43"/>
              <w:rPr>
                <w:sz w:val="24"/>
                <w:szCs w:val="24"/>
                <w:lang w:eastAsia="zh-CN"/>
              </w:rPr>
            </w:pPr>
            <w:r>
              <w:rPr>
                <w:sz w:val="24"/>
                <w:szCs w:val="24"/>
                <w:lang w:eastAsia="zh-CN"/>
              </w:rPr>
              <w:t>工作项目</w:t>
            </w:r>
            <w:r w:rsidRPr="00BE018B">
              <w:rPr>
                <w:sz w:val="24"/>
                <w:szCs w:val="24"/>
                <w:lang w:eastAsia="zh-CN"/>
              </w:rPr>
              <w:t>迟交 扣分比重</w:t>
            </w:r>
          </w:p>
        </w:tc>
        <w:tc>
          <w:tcPr>
            <w:tcW w:w="992" w:type="dxa"/>
          </w:tcPr>
          <w:p w14:paraId="42AAF0FD" w14:textId="77777777" w:rsidR="00B16890" w:rsidRPr="00BE018B" w:rsidRDefault="00B16890" w:rsidP="00B16890">
            <w:pPr>
              <w:pStyle w:val="TableParagraph"/>
              <w:rPr>
                <w:sz w:val="24"/>
                <w:szCs w:val="24"/>
              </w:rPr>
            </w:pPr>
            <w:proofErr w:type="spellStart"/>
            <w:r w:rsidRPr="00BE018B">
              <w:rPr>
                <w:sz w:val="24"/>
                <w:szCs w:val="24"/>
              </w:rPr>
              <w:t>浮点数</w:t>
            </w:r>
            <w:proofErr w:type="spellEnd"/>
          </w:p>
        </w:tc>
        <w:tc>
          <w:tcPr>
            <w:tcW w:w="1702" w:type="dxa"/>
          </w:tcPr>
          <w:p w14:paraId="32EBF22D" w14:textId="77777777" w:rsidR="00B16890" w:rsidRPr="00BE018B" w:rsidRDefault="00B16890" w:rsidP="00B16890">
            <w:pPr>
              <w:pStyle w:val="TableParagraph"/>
              <w:rPr>
                <w:sz w:val="24"/>
                <w:szCs w:val="24"/>
              </w:rPr>
            </w:pPr>
            <w:proofErr w:type="spellStart"/>
            <w:r w:rsidRPr="00BE018B">
              <w:rPr>
                <w:sz w:val="24"/>
                <w:szCs w:val="24"/>
              </w:rPr>
              <w:t>小数点后</w:t>
            </w:r>
            <w:proofErr w:type="spellEnd"/>
            <w:r w:rsidRPr="00BE018B">
              <w:rPr>
                <w:sz w:val="24"/>
                <w:szCs w:val="24"/>
              </w:rPr>
              <w:t xml:space="preserve"> 2 位</w:t>
            </w:r>
          </w:p>
        </w:tc>
        <w:tc>
          <w:tcPr>
            <w:tcW w:w="1985" w:type="dxa"/>
          </w:tcPr>
          <w:p w14:paraId="20B68124" w14:textId="77777777" w:rsidR="00B16890" w:rsidRPr="00BE018B" w:rsidRDefault="00B16890" w:rsidP="00B16890">
            <w:pPr>
              <w:pStyle w:val="TableParagraph"/>
              <w:spacing w:before="100"/>
              <w:rPr>
                <w:sz w:val="24"/>
                <w:szCs w:val="24"/>
              </w:rPr>
            </w:pPr>
            <w:r w:rsidRPr="00BE018B">
              <w:rPr>
                <w:sz w:val="24"/>
                <w:szCs w:val="24"/>
              </w:rPr>
              <w:t>(0,1)</w:t>
            </w:r>
          </w:p>
        </w:tc>
        <w:tc>
          <w:tcPr>
            <w:tcW w:w="2348" w:type="dxa"/>
          </w:tcPr>
          <w:p w14:paraId="1484FEEC" w14:textId="77777777" w:rsidR="00B16890" w:rsidRPr="00BE018B" w:rsidRDefault="00B16890" w:rsidP="00B16890">
            <w:pPr>
              <w:pStyle w:val="TableParagraph"/>
              <w:spacing w:before="100"/>
              <w:rPr>
                <w:sz w:val="24"/>
                <w:szCs w:val="24"/>
              </w:rPr>
            </w:pPr>
            <w:r w:rsidRPr="00BE018B">
              <w:rPr>
                <w:sz w:val="24"/>
                <w:szCs w:val="24"/>
              </w:rPr>
              <w:t>0.02</w:t>
            </w:r>
          </w:p>
        </w:tc>
      </w:tr>
      <w:tr w:rsidR="00B16890" w:rsidRPr="00BE018B" w14:paraId="3F92E3A5" w14:textId="77777777" w:rsidTr="00B16890">
        <w:trPr>
          <w:trHeight w:hRule="exact" w:val="1200"/>
        </w:trPr>
        <w:tc>
          <w:tcPr>
            <w:tcW w:w="1272" w:type="dxa"/>
            <w:shd w:val="clear" w:color="auto" w:fill="D9E1F3"/>
          </w:tcPr>
          <w:p w14:paraId="6ED6E3B2" w14:textId="77777777" w:rsidR="00B16890" w:rsidRPr="00BE018B" w:rsidRDefault="00B16890" w:rsidP="00B16890">
            <w:pPr>
              <w:pStyle w:val="TableParagraph"/>
              <w:spacing w:before="56" w:line="391" w:lineRule="auto"/>
              <w:ind w:right="43"/>
              <w:rPr>
                <w:sz w:val="24"/>
                <w:szCs w:val="24"/>
              </w:rPr>
            </w:pPr>
            <w:proofErr w:type="spellStart"/>
            <w:r>
              <w:rPr>
                <w:sz w:val="24"/>
                <w:szCs w:val="24"/>
              </w:rPr>
              <w:t>工作项目</w:t>
            </w:r>
            <w:r w:rsidRPr="00BE018B">
              <w:rPr>
                <w:sz w:val="24"/>
                <w:szCs w:val="24"/>
              </w:rPr>
              <w:t>占总</w:t>
            </w:r>
            <w:proofErr w:type="spellEnd"/>
            <w:r w:rsidRPr="00BE018B">
              <w:rPr>
                <w:sz w:val="24"/>
                <w:szCs w:val="24"/>
              </w:rPr>
              <w:t xml:space="preserve"> </w:t>
            </w:r>
            <w:proofErr w:type="spellStart"/>
            <w:r w:rsidRPr="00BE018B">
              <w:rPr>
                <w:sz w:val="24"/>
                <w:szCs w:val="24"/>
              </w:rPr>
              <w:t>评分比</w:t>
            </w:r>
            <w:proofErr w:type="spellEnd"/>
          </w:p>
        </w:tc>
        <w:tc>
          <w:tcPr>
            <w:tcW w:w="992" w:type="dxa"/>
            <w:shd w:val="clear" w:color="auto" w:fill="D9E1F3"/>
          </w:tcPr>
          <w:p w14:paraId="44EA20B8" w14:textId="77777777" w:rsidR="00B16890" w:rsidRPr="00BE018B" w:rsidRDefault="00B16890" w:rsidP="00B16890">
            <w:pPr>
              <w:pStyle w:val="TableParagraph"/>
              <w:spacing w:before="56"/>
              <w:rPr>
                <w:sz w:val="24"/>
                <w:szCs w:val="24"/>
              </w:rPr>
            </w:pPr>
            <w:proofErr w:type="spellStart"/>
            <w:r w:rsidRPr="00BE018B">
              <w:rPr>
                <w:sz w:val="24"/>
                <w:szCs w:val="24"/>
              </w:rPr>
              <w:t>浮点数</w:t>
            </w:r>
            <w:proofErr w:type="spellEnd"/>
          </w:p>
        </w:tc>
        <w:tc>
          <w:tcPr>
            <w:tcW w:w="1702" w:type="dxa"/>
            <w:shd w:val="clear" w:color="auto" w:fill="D9E1F3"/>
          </w:tcPr>
          <w:p w14:paraId="64F612D3" w14:textId="77777777" w:rsidR="00B16890" w:rsidRPr="00BE018B" w:rsidRDefault="00B16890" w:rsidP="00B16890">
            <w:pPr>
              <w:pStyle w:val="TableParagraph"/>
              <w:spacing w:before="56"/>
              <w:rPr>
                <w:sz w:val="24"/>
                <w:szCs w:val="24"/>
              </w:rPr>
            </w:pPr>
            <w:proofErr w:type="spellStart"/>
            <w:r w:rsidRPr="00BE018B">
              <w:rPr>
                <w:sz w:val="24"/>
                <w:szCs w:val="24"/>
              </w:rPr>
              <w:t>小数点后</w:t>
            </w:r>
            <w:proofErr w:type="spellEnd"/>
            <w:r w:rsidRPr="00BE018B">
              <w:rPr>
                <w:sz w:val="24"/>
                <w:szCs w:val="24"/>
              </w:rPr>
              <w:t xml:space="preserve"> 2 位</w:t>
            </w:r>
          </w:p>
        </w:tc>
        <w:tc>
          <w:tcPr>
            <w:tcW w:w="1985" w:type="dxa"/>
            <w:shd w:val="clear" w:color="auto" w:fill="D9E1F3"/>
          </w:tcPr>
          <w:p w14:paraId="4F3D1CA4" w14:textId="77777777" w:rsidR="00B16890" w:rsidRPr="00BE018B" w:rsidRDefault="00B16890" w:rsidP="00B16890">
            <w:pPr>
              <w:pStyle w:val="TableParagraph"/>
              <w:spacing w:before="101"/>
              <w:rPr>
                <w:sz w:val="24"/>
                <w:szCs w:val="24"/>
              </w:rPr>
            </w:pPr>
            <w:r w:rsidRPr="00BE018B">
              <w:rPr>
                <w:sz w:val="24"/>
                <w:szCs w:val="24"/>
              </w:rPr>
              <w:t>(0,1)</w:t>
            </w:r>
          </w:p>
        </w:tc>
        <w:tc>
          <w:tcPr>
            <w:tcW w:w="2348" w:type="dxa"/>
            <w:shd w:val="clear" w:color="auto" w:fill="D9E1F3"/>
          </w:tcPr>
          <w:p w14:paraId="7680A04F" w14:textId="77777777" w:rsidR="00B16890" w:rsidRPr="00BE018B" w:rsidRDefault="00B16890" w:rsidP="00B16890">
            <w:pPr>
              <w:pStyle w:val="TableParagraph"/>
              <w:keepNext/>
              <w:spacing w:before="101"/>
              <w:rPr>
                <w:sz w:val="24"/>
                <w:szCs w:val="24"/>
              </w:rPr>
            </w:pPr>
            <w:r w:rsidRPr="00BE018B">
              <w:rPr>
                <w:sz w:val="24"/>
                <w:szCs w:val="24"/>
              </w:rPr>
              <w:t>0.02</w:t>
            </w:r>
          </w:p>
        </w:tc>
      </w:tr>
    </w:tbl>
    <w:p w14:paraId="01340EFB" w14:textId="77777777" w:rsidR="00B16890" w:rsidRDefault="00B16890" w:rsidP="00B16890">
      <w:pPr>
        <w:pStyle w:val="a7"/>
        <w:jc w:val="left"/>
        <w:rPr>
          <w:rFonts w:ascii="宋体" w:hAnsi="宋体" w:cs="宋体"/>
          <w:sz w:val="24"/>
        </w:rPr>
      </w:pPr>
      <w:r>
        <w:rPr>
          <w:rFonts w:ascii="宋体" w:hAnsi="宋体" w:cs="宋体"/>
          <w:sz w:val="24"/>
        </w:rPr>
        <w:lastRenderedPageBreak/>
        <w:tab/>
      </w:r>
      <w:bookmarkStart w:id="187" w:name="_Toc486407569"/>
    </w:p>
    <w:p w14:paraId="452F6516" w14:textId="77777777" w:rsidR="00B16890" w:rsidRDefault="00B16890" w:rsidP="00B16890">
      <w:pPr>
        <w:pStyle w:val="a7"/>
        <w:jc w:val="left"/>
        <w:rPr>
          <w:rFonts w:ascii="宋体" w:hAnsi="宋体" w:cs="宋体"/>
          <w:sz w:val="24"/>
        </w:rPr>
      </w:pPr>
    </w:p>
    <w:p w14:paraId="4645D5C9" w14:textId="77777777" w:rsidR="00B16890" w:rsidRPr="00873CCE" w:rsidRDefault="00B16890" w:rsidP="00B16890">
      <w:pPr>
        <w:pStyle w:val="a7"/>
        <w:jc w:val="left"/>
        <w:rPr>
          <w:rFonts w:hint="eastAsia"/>
          <w:sz w:val="48"/>
          <w:szCs w:val="48"/>
        </w:rPr>
      </w:pPr>
      <w:bookmarkStart w:id="188" w:name="_Toc518417090"/>
      <w:r w:rsidRPr="00873CCE">
        <w:rPr>
          <w:sz w:val="48"/>
          <w:szCs w:val="48"/>
        </w:rPr>
        <w:t>附录</w:t>
      </w:r>
      <w:r w:rsidRPr="00873CCE">
        <w:rPr>
          <w:sz w:val="48"/>
          <w:szCs w:val="48"/>
        </w:rPr>
        <w:t xml:space="preserve"> </w:t>
      </w:r>
      <w:r>
        <w:rPr>
          <w:rFonts w:hint="eastAsia"/>
          <w:sz w:val="48"/>
          <w:szCs w:val="48"/>
        </w:rPr>
        <w:t>3</w:t>
      </w:r>
      <w:r>
        <w:rPr>
          <w:rFonts w:hint="eastAsia"/>
          <w:sz w:val="48"/>
          <w:szCs w:val="48"/>
        </w:rPr>
        <w:t>待确定的问题列表</w:t>
      </w:r>
      <w:bookmarkEnd w:id="187"/>
      <w:bookmarkEnd w:id="188"/>
    </w:p>
    <w:p w14:paraId="00274854" w14:textId="77777777" w:rsidR="00B16890" w:rsidRPr="00C47E41" w:rsidRDefault="00B16890" w:rsidP="00B16890">
      <w:pPr>
        <w:rPr>
          <w:rFonts w:ascii="宋体" w:hAnsi="宋体" w:cs="宋体" w:hint="eastAsia"/>
          <w:sz w:val="24"/>
        </w:rPr>
      </w:pPr>
      <w:r>
        <w:rPr>
          <w:rFonts w:ascii="宋体" w:hAnsi="宋体" w:cs="宋体" w:hint="eastAsia"/>
          <w:sz w:val="24"/>
        </w:rPr>
        <w:t>全都解决</w:t>
      </w:r>
    </w:p>
    <w:p w14:paraId="074A7C74" w14:textId="77777777" w:rsidR="001115E5" w:rsidRPr="00B16890" w:rsidRDefault="001115E5"/>
    <w:sectPr w:rsidR="001115E5" w:rsidRPr="00B16890">
      <w:footerReference w:type="default" r:id="rId1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7644F" w14:textId="77777777" w:rsidR="005C08A5" w:rsidRDefault="005C08A5" w:rsidP="00B16890">
      <w:r>
        <w:separator/>
      </w:r>
    </w:p>
  </w:endnote>
  <w:endnote w:type="continuationSeparator" w:id="0">
    <w:p w14:paraId="1F099DE1" w14:textId="77777777" w:rsidR="005C08A5" w:rsidRDefault="005C08A5" w:rsidP="00B16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21A00" w14:textId="75A38773" w:rsidR="00B16890" w:rsidRDefault="00B16890">
    <w:pPr>
      <w:pStyle w:val="aa"/>
      <w:spacing w:line="14" w:lineRule="auto"/>
      <w:rPr>
        <w:sz w:val="20"/>
      </w:rPr>
    </w:pPr>
    <w:r>
      <w:rPr>
        <w:noProof/>
      </w:rPr>
      <mc:AlternateContent>
        <mc:Choice Requires="wps">
          <w:drawing>
            <wp:anchor distT="0" distB="0" distL="114300" distR="114300" simplePos="0" relativeHeight="251659264" behindDoc="1" locked="0" layoutInCell="1" allowOverlap="1" wp14:anchorId="7E0E7CDA" wp14:editId="4F75CF6E">
              <wp:simplePos x="0" y="0"/>
              <wp:positionH relativeFrom="page">
                <wp:posOffset>6277610</wp:posOffset>
              </wp:positionH>
              <wp:positionV relativeFrom="page">
                <wp:posOffset>9655175</wp:posOffset>
              </wp:positionV>
              <wp:extent cx="167005" cy="139700"/>
              <wp:effectExtent l="635" t="0" r="381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8BC33" w14:textId="77777777" w:rsidR="00B16890" w:rsidRDefault="00B16890">
                          <w:pPr>
                            <w:spacing w:line="203" w:lineRule="exact"/>
                            <w:ind w:left="40"/>
                            <w:rPr>
                              <w:sz w:val="18"/>
                            </w:rPr>
                          </w:pPr>
                          <w:r>
                            <w:fldChar w:fldCharType="begin"/>
                          </w:r>
                          <w:r>
                            <w:rPr>
                              <w:sz w:val="18"/>
                            </w:rPr>
                            <w:instrText xml:space="preserve"> PAGE </w:instrText>
                          </w:r>
                          <w:r>
                            <w:fldChar w:fldCharType="separate"/>
                          </w:r>
                          <w:r>
                            <w:rPr>
                              <w:noProof/>
                              <w:sz w:val="18"/>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0E7CDA" id="_x0000_t202" coordsize="21600,21600" o:spt="202" path="m,l,21600r21600,l21600,xe">
              <v:stroke joinstyle="miter"/>
              <v:path gradientshapeok="t" o:connecttype="rect"/>
            </v:shapetype>
            <v:shape id="文本框 10" o:spid="_x0000_s1026" type="#_x0000_t202" style="position:absolute;margin-left:494.3pt;margin-top:760.25pt;width:13.15pt;height: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" filled="f" stroked="f">
              <v:textbox inset="0,0,0,0">
                <w:txbxContent>
                  <w:p w14:paraId="0CD8BC33" w14:textId="77777777" w:rsidR="00B16890" w:rsidRDefault="00B16890">
                    <w:pPr>
                      <w:spacing w:line="203" w:lineRule="exact"/>
                      <w:ind w:left="40"/>
                      <w:rPr>
                        <w:sz w:val="18"/>
                      </w:rPr>
                    </w:pPr>
                    <w:r>
                      <w:fldChar w:fldCharType="begin"/>
                    </w:r>
                    <w:r>
                      <w:rPr>
                        <w:sz w:val="18"/>
                      </w:rPr>
                      <w:instrText xml:space="preserve"> PAGE </w:instrText>
                    </w:r>
                    <w:r>
                      <w:fldChar w:fldCharType="separate"/>
                    </w:r>
                    <w:r>
                      <w:rPr>
                        <w:noProof/>
                        <w:sz w:val="18"/>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0B6FA" w14:textId="77777777" w:rsidR="005C08A5" w:rsidRDefault="005C08A5" w:rsidP="00B16890">
      <w:r>
        <w:separator/>
      </w:r>
    </w:p>
  </w:footnote>
  <w:footnote w:type="continuationSeparator" w:id="0">
    <w:p w14:paraId="74AE4AB6" w14:textId="77777777" w:rsidR="005C08A5" w:rsidRDefault="005C08A5" w:rsidP="00B168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12485"/>
    <w:multiLevelType w:val="multilevel"/>
    <w:tmpl w:val="04612485"/>
    <w:lvl w:ilvl="0">
      <w:start w:val="1"/>
      <w:numFmt w:val="decimal"/>
      <w:lvlText w:val="%1)"/>
      <w:lvlJc w:val="left"/>
      <w:pPr>
        <w:ind w:left="1380" w:hanging="420"/>
      </w:p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1" w15:restartNumberingAfterBreak="0">
    <w:nsid w:val="07B6046D"/>
    <w:multiLevelType w:val="multilevel"/>
    <w:tmpl w:val="07B6046D"/>
    <w:lvl w:ilvl="0">
      <w:numFmt w:val="bullet"/>
      <w:lvlText w:val=""/>
      <w:lvlJc w:val="left"/>
      <w:pPr>
        <w:ind w:left="771" w:hanging="420"/>
      </w:pPr>
      <w:rPr>
        <w:rFonts w:ascii="Wingdings" w:eastAsia="Wingdings" w:hAnsi="Wingdings" w:cs="Wingdings" w:hint="default"/>
        <w:w w:val="100"/>
        <w:sz w:val="21"/>
        <w:szCs w:val="21"/>
      </w:rPr>
    </w:lvl>
    <w:lvl w:ilvl="1">
      <w:numFmt w:val="bullet"/>
      <w:lvlText w:val="•"/>
      <w:lvlJc w:val="left"/>
      <w:pPr>
        <w:ind w:left="1560" w:hanging="420"/>
      </w:pPr>
      <w:rPr>
        <w:rFonts w:hint="default"/>
      </w:rPr>
    </w:lvl>
    <w:lvl w:ilvl="2">
      <w:numFmt w:val="bullet"/>
      <w:lvlText w:val="•"/>
      <w:lvlJc w:val="left"/>
      <w:pPr>
        <w:ind w:left="2341" w:hanging="420"/>
      </w:pPr>
      <w:rPr>
        <w:rFonts w:hint="default"/>
      </w:rPr>
    </w:lvl>
    <w:lvl w:ilvl="3">
      <w:numFmt w:val="bullet"/>
      <w:lvlText w:val="•"/>
      <w:lvlJc w:val="left"/>
      <w:pPr>
        <w:ind w:left="3121" w:hanging="420"/>
      </w:pPr>
      <w:rPr>
        <w:rFonts w:hint="default"/>
      </w:rPr>
    </w:lvl>
    <w:lvl w:ilvl="4">
      <w:numFmt w:val="bullet"/>
      <w:lvlText w:val="•"/>
      <w:lvlJc w:val="left"/>
      <w:pPr>
        <w:ind w:left="3902" w:hanging="420"/>
      </w:pPr>
      <w:rPr>
        <w:rFonts w:hint="default"/>
      </w:rPr>
    </w:lvl>
    <w:lvl w:ilvl="5">
      <w:numFmt w:val="bullet"/>
      <w:lvlText w:val="•"/>
      <w:lvlJc w:val="left"/>
      <w:pPr>
        <w:ind w:left="4683" w:hanging="420"/>
      </w:pPr>
      <w:rPr>
        <w:rFonts w:hint="default"/>
      </w:rPr>
    </w:lvl>
    <w:lvl w:ilvl="6">
      <w:numFmt w:val="bullet"/>
      <w:lvlText w:val="•"/>
      <w:lvlJc w:val="left"/>
      <w:pPr>
        <w:ind w:left="5463" w:hanging="420"/>
      </w:pPr>
      <w:rPr>
        <w:rFonts w:hint="default"/>
      </w:rPr>
    </w:lvl>
    <w:lvl w:ilvl="7">
      <w:numFmt w:val="bullet"/>
      <w:lvlText w:val="•"/>
      <w:lvlJc w:val="left"/>
      <w:pPr>
        <w:ind w:left="6244" w:hanging="420"/>
      </w:pPr>
      <w:rPr>
        <w:rFonts w:hint="default"/>
      </w:rPr>
    </w:lvl>
    <w:lvl w:ilvl="8">
      <w:numFmt w:val="bullet"/>
      <w:lvlText w:val="•"/>
      <w:lvlJc w:val="left"/>
      <w:pPr>
        <w:ind w:left="7025" w:hanging="420"/>
      </w:pPr>
      <w:rPr>
        <w:rFonts w:hint="default"/>
      </w:rPr>
    </w:lvl>
  </w:abstractNum>
  <w:abstractNum w:abstractNumId="2" w15:restartNumberingAfterBreak="0">
    <w:nsid w:val="091056A5"/>
    <w:multiLevelType w:val="multilevel"/>
    <w:tmpl w:val="091056A5"/>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 w15:restartNumberingAfterBreak="0">
    <w:nsid w:val="0A2B3E53"/>
    <w:multiLevelType w:val="multilevel"/>
    <w:tmpl w:val="0A2B3E5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 w15:restartNumberingAfterBreak="0">
    <w:nsid w:val="0B323427"/>
    <w:multiLevelType w:val="multilevel"/>
    <w:tmpl w:val="0B32342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 w15:restartNumberingAfterBreak="0">
    <w:nsid w:val="0B417471"/>
    <w:multiLevelType w:val="multilevel"/>
    <w:tmpl w:val="0B417471"/>
    <w:lvl w:ilvl="0">
      <w:start w:val="1"/>
      <w:numFmt w:val="decimal"/>
      <w:lvlText w:val="%1."/>
      <w:lvlJc w:val="left"/>
      <w:pPr>
        <w:ind w:left="468" w:hanging="360"/>
      </w:pPr>
      <w:rPr>
        <w:rFonts w:ascii="Calibri" w:cs="Calibri" w:hint="default"/>
      </w:rPr>
    </w:lvl>
    <w:lvl w:ilvl="1">
      <w:start w:val="1"/>
      <w:numFmt w:val="lowerLetter"/>
      <w:lvlText w:val="%2)"/>
      <w:lvlJc w:val="left"/>
      <w:pPr>
        <w:ind w:left="948" w:hanging="420"/>
      </w:pPr>
    </w:lvl>
    <w:lvl w:ilvl="2">
      <w:start w:val="1"/>
      <w:numFmt w:val="lowerRoman"/>
      <w:lvlText w:val="%3."/>
      <w:lvlJc w:val="right"/>
      <w:pPr>
        <w:ind w:left="1368" w:hanging="420"/>
      </w:pPr>
    </w:lvl>
    <w:lvl w:ilvl="3">
      <w:start w:val="1"/>
      <w:numFmt w:val="decimal"/>
      <w:lvlText w:val="%4."/>
      <w:lvlJc w:val="left"/>
      <w:pPr>
        <w:ind w:left="1788" w:hanging="420"/>
      </w:pPr>
    </w:lvl>
    <w:lvl w:ilvl="4">
      <w:start w:val="1"/>
      <w:numFmt w:val="lowerLetter"/>
      <w:lvlText w:val="%5)"/>
      <w:lvlJc w:val="left"/>
      <w:pPr>
        <w:ind w:left="2208" w:hanging="420"/>
      </w:pPr>
    </w:lvl>
    <w:lvl w:ilvl="5">
      <w:start w:val="1"/>
      <w:numFmt w:val="lowerRoman"/>
      <w:lvlText w:val="%6."/>
      <w:lvlJc w:val="right"/>
      <w:pPr>
        <w:ind w:left="2628" w:hanging="420"/>
      </w:pPr>
    </w:lvl>
    <w:lvl w:ilvl="6">
      <w:start w:val="1"/>
      <w:numFmt w:val="decimal"/>
      <w:lvlText w:val="%7."/>
      <w:lvlJc w:val="left"/>
      <w:pPr>
        <w:ind w:left="3048" w:hanging="420"/>
      </w:pPr>
    </w:lvl>
    <w:lvl w:ilvl="7">
      <w:start w:val="1"/>
      <w:numFmt w:val="lowerLetter"/>
      <w:lvlText w:val="%8)"/>
      <w:lvlJc w:val="left"/>
      <w:pPr>
        <w:ind w:left="3468" w:hanging="420"/>
      </w:pPr>
    </w:lvl>
    <w:lvl w:ilvl="8">
      <w:start w:val="1"/>
      <w:numFmt w:val="lowerRoman"/>
      <w:lvlText w:val="%9."/>
      <w:lvlJc w:val="right"/>
      <w:pPr>
        <w:ind w:left="3888" w:hanging="420"/>
      </w:pPr>
    </w:lvl>
  </w:abstractNum>
  <w:abstractNum w:abstractNumId="6" w15:restartNumberingAfterBreak="0">
    <w:nsid w:val="105A038B"/>
    <w:multiLevelType w:val="multilevel"/>
    <w:tmpl w:val="105A038B"/>
    <w:lvl w:ilvl="0">
      <w:start w:val="1"/>
      <w:numFmt w:val="decimal"/>
      <w:lvlText w:val="%1."/>
      <w:lvlJc w:val="left"/>
      <w:pPr>
        <w:ind w:left="420" w:hanging="420"/>
      </w:pPr>
    </w:lvl>
    <w:lvl w:ilvl="1">
      <w:start w:val="4"/>
      <w:numFmt w:val="decimal"/>
      <w:isLgl/>
      <w:lvlText w:val="%1.%2"/>
      <w:lvlJc w:val="left"/>
      <w:pPr>
        <w:ind w:left="1125" w:hanging="1125"/>
      </w:pPr>
      <w:rPr>
        <w:rFonts w:hint="default"/>
      </w:rPr>
    </w:lvl>
    <w:lvl w:ilvl="2">
      <w:start w:val="3"/>
      <w:numFmt w:val="decimal"/>
      <w:isLgl/>
      <w:lvlText w:val="%1.%2.%3"/>
      <w:lvlJc w:val="left"/>
      <w:pPr>
        <w:ind w:left="1125" w:hanging="1125"/>
      </w:pPr>
      <w:rPr>
        <w:rFonts w:hint="default"/>
      </w:rPr>
    </w:lvl>
    <w:lvl w:ilvl="3">
      <w:start w:val="1"/>
      <w:numFmt w:val="decimal"/>
      <w:isLgl/>
      <w:lvlText w:val="%1.%2.%3.%4"/>
      <w:lvlJc w:val="left"/>
      <w:pPr>
        <w:ind w:left="1125" w:hanging="1125"/>
      </w:pPr>
      <w:rPr>
        <w:rFonts w:hint="default"/>
      </w:rPr>
    </w:lvl>
    <w:lvl w:ilvl="4">
      <w:start w:val="1"/>
      <w:numFmt w:val="decimal"/>
      <w:isLgl/>
      <w:lvlText w:val="%1.%2.%3.%4.%5"/>
      <w:lvlJc w:val="left"/>
      <w:pPr>
        <w:ind w:left="1125" w:hanging="1125"/>
      </w:pPr>
      <w:rPr>
        <w:rFonts w:hint="default"/>
      </w:rPr>
    </w:lvl>
    <w:lvl w:ilvl="5">
      <w:start w:val="1"/>
      <w:numFmt w:val="decimal"/>
      <w:isLgl/>
      <w:lvlText w:val="%1.%2.%3.%4.%5.%6"/>
      <w:lvlJc w:val="left"/>
      <w:pPr>
        <w:ind w:left="1125" w:hanging="1125"/>
      </w:pPr>
      <w:rPr>
        <w:rFonts w:hint="default"/>
      </w:rPr>
    </w:lvl>
    <w:lvl w:ilvl="6">
      <w:start w:val="1"/>
      <w:numFmt w:val="decimal"/>
      <w:isLgl/>
      <w:lvlText w:val="%1.%2.%3.%4.%5.%6.%7"/>
      <w:lvlJc w:val="left"/>
      <w:pPr>
        <w:ind w:left="1125" w:hanging="1125"/>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131950A2"/>
    <w:multiLevelType w:val="multilevel"/>
    <w:tmpl w:val="131950A2"/>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8" w15:restartNumberingAfterBreak="0">
    <w:nsid w:val="13316B77"/>
    <w:multiLevelType w:val="multilevel"/>
    <w:tmpl w:val="13316B7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9" w15:restartNumberingAfterBreak="0">
    <w:nsid w:val="13D46DA9"/>
    <w:multiLevelType w:val="multilevel"/>
    <w:tmpl w:val="13D46DA9"/>
    <w:lvl w:ilvl="0">
      <w:numFmt w:val="bullet"/>
      <w:lvlText w:val=""/>
      <w:lvlJc w:val="left"/>
      <w:pPr>
        <w:ind w:left="771" w:hanging="420"/>
      </w:pPr>
      <w:rPr>
        <w:rFonts w:ascii="Wingdings" w:eastAsia="Wingdings" w:hAnsi="Wingdings" w:cs="Wingdings" w:hint="default"/>
        <w:w w:val="100"/>
        <w:sz w:val="21"/>
        <w:szCs w:val="21"/>
      </w:rPr>
    </w:lvl>
    <w:lvl w:ilvl="1">
      <w:numFmt w:val="bullet"/>
      <w:lvlText w:val="•"/>
      <w:lvlJc w:val="left"/>
      <w:pPr>
        <w:ind w:left="1560" w:hanging="420"/>
      </w:pPr>
      <w:rPr>
        <w:rFonts w:hint="default"/>
      </w:rPr>
    </w:lvl>
    <w:lvl w:ilvl="2">
      <w:numFmt w:val="bullet"/>
      <w:lvlText w:val="•"/>
      <w:lvlJc w:val="left"/>
      <w:pPr>
        <w:ind w:left="2341" w:hanging="420"/>
      </w:pPr>
      <w:rPr>
        <w:rFonts w:hint="default"/>
      </w:rPr>
    </w:lvl>
    <w:lvl w:ilvl="3">
      <w:numFmt w:val="bullet"/>
      <w:lvlText w:val="•"/>
      <w:lvlJc w:val="left"/>
      <w:pPr>
        <w:ind w:left="3121" w:hanging="420"/>
      </w:pPr>
      <w:rPr>
        <w:rFonts w:hint="default"/>
      </w:rPr>
    </w:lvl>
    <w:lvl w:ilvl="4">
      <w:numFmt w:val="bullet"/>
      <w:lvlText w:val="•"/>
      <w:lvlJc w:val="left"/>
      <w:pPr>
        <w:ind w:left="3902" w:hanging="420"/>
      </w:pPr>
      <w:rPr>
        <w:rFonts w:hint="default"/>
      </w:rPr>
    </w:lvl>
    <w:lvl w:ilvl="5">
      <w:numFmt w:val="bullet"/>
      <w:lvlText w:val="•"/>
      <w:lvlJc w:val="left"/>
      <w:pPr>
        <w:ind w:left="4683" w:hanging="420"/>
      </w:pPr>
      <w:rPr>
        <w:rFonts w:hint="default"/>
      </w:rPr>
    </w:lvl>
    <w:lvl w:ilvl="6">
      <w:numFmt w:val="bullet"/>
      <w:lvlText w:val="•"/>
      <w:lvlJc w:val="left"/>
      <w:pPr>
        <w:ind w:left="5463" w:hanging="420"/>
      </w:pPr>
      <w:rPr>
        <w:rFonts w:hint="default"/>
      </w:rPr>
    </w:lvl>
    <w:lvl w:ilvl="7">
      <w:numFmt w:val="bullet"/>
      <w:lvlText w:val="•"/>
      <w:lvlJc w:val="left"/>
      <w:pPr>
        <w:ind w:left="6244" w:hanging="420"/>
      </w:pPr>
      <w:rPr>
        <w:rFonts w:hint="default"/>
      </w:rPr>
    </w:lvl>
    <w:lvl w:ilvl="8">
      <w:numFmt w:val="bullet"/>
      <w:lvlText w:val="•"/>
      <w:lvlJc w:val="left"/>
      <w:pPr>
        <w:ind w:left="7025" w:hanging="420"/>
      </w:pPr>
      <w:rPr>
        <w:rFonts w:hint="default"/>
      </w:rPr>
    </w:lvl>
  </w:abstractNum>
  <w:abstractNum w:abstractNumId="10" w15:restartNumberingAfterBreak="0">
    <w:nsid w:val="15593D9B"/>
    <w:multiLevelType w:val="multilevel"/>
    <w:tmpl w:val="15593D9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1" w15:restartNumberingAfterBreak="0">
    <w:nsid w:val="161F50BB"/>
    <w:multiLevelType w:val="multilevel"/>
    <w:tmpl w:val="161F50B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2" w15:restartNumberingAfterBreak="0">
    <w:nsid w:val="197F4DAD"/>
    <w:multiLevelType w:val="multilevel"/>
    <w:tmpl w:val="197F4DAD"/>
    <w:lvl w:ilvl="0">
      <w:start w:val="1"/>
      <w:numFmt w:val="decimal"/>
      <w:lvlText w:val="%1."/>
      <w:lvlJc w:val="left"/>
      <w:pPr>
        <w:ind w:left="463" w:hanging="360"/>
      </w:pPr>
      <w:rPr>
        <w:rFonts w:ascii="Calibri" w:eastAsia="Calibri" w:hAnsi="Calibri" w:cs="Calibri" w:hint="default"/>
        <w:w w:val="100"/>
        <w:sz w:val="22"/>
        <w:szCs w:val="22"/>
      </w:rPr>
    </w:lvl>
    <w:lvl w:ilvl="1">
      <w:numFmt w:val="bullet"/>
      <w:lvlText w:val="•"/>
      <w:lvlJc w:val="left"/>
      <w:pPr>
        <w:ind w:left="1044" w:hanging="360"/>
      </w:pPr>
      <w:rPr>
        <w:rFonts w:hint="default"/>
      </w:rPr>
    </w:lvl>
    <w:lvl w:ilvl="2">
      <w:numFmt w:val="bullet"/>
      <w:lvlText w:val="•"/>
      <w:lvlJc w:val="left"/>
      <w:pPr>
        <w:ind w:left="1629" w:hanging="360"/>
      </w:pPr>
      <w:rPr>
        <w:rFonts w:hint="default"/>
      </w:rPr>
    </w:lvl>
    <w:lvl w:ilvl="3">
      <w:numFmt w:val="bullet"/>
      <w:lvlText w:val="•"/>
      <w:lvlJc w:val="left"/>
      <w:pPr>
        <w:ind w:left="2214" w:hanging="360"/>
      </w:pPr>
      <w:rPr>
        <w:rFonts w:hint="default"/>
      </w:rPr>
    </w:lvl>
    <w:lvl w:ilvl="4">
      <w:numFmt w:val="bullet"/>
      <w:lvlText w:val="•"/>
      <w:lvlJc w:val="left"/>
      <w:pPr>
        <w:ind w:left="2799" w:hanging="360"/>
      </w:pPr>
      <w:rPr>
        <w:rFonts w:hint="default"/>
      </w:rPr>
    </w:lvl>
    <w:lvl w:ilvl="5">
      <w:numFmt w:val="bullet"/>
      <w:lvlText w:val="•"/>
      <w:lvlJc w:val="left"/>
      <w:pPr>
        <w:ind w:left="3384" w:hanging="360"/>
      </w:pPr>
      <w:rPr>
        <w:rFonts w:hint="default"/>
      </w:rPr>
    </w:lvl>
    <w:lvl w:ilvl="6">
      <w:numFmt w:val="bullet"/>
      <w:lvlText w:val="•"/>
      <w:lvlJc w:val="left"/>
      <w:pPr>
        <w:ind w:left="3969" w:hanging="360"/>
      </w:pPr>
      <w:rPr>
        <w:rFonts w:hint="default"/>
      </w:rPr>
    </w:lvl>
    <w:lvl w:ilvl="7">
      <w:numFmt w:val="bullet"/>
      <w:lvlText w:val="•"/>
      <w:lvlJc w:val="left"/>
      <w:pPr>
        <w:ind w:left="4554" w:hanging="360"/>
      </w:pPr>
      <w:rPr>
        <w:rFonts w:hint="default"/>
      </w:rPr>
    </w:lvl>
    <w:lvl w:ilvl="8">
      <w:numFmt w:val="bullet"/>
      <w:lvlText w:val="•"/>
      <w:lvlJc w:val="left"/>
      <w:pPr>
        <w:ind w:left="5139" w:hanging="360"/>
      </w:pPr>
      <w:rPr>
        <w:rFonts w:hint="default"/>
      </w:rPr>
    </w:lvl>
  </w:abstractNum>
  <w:abstractNum w:abstractNumId="13" w15:restartNumberingAfterBreak="0">
    <w:nsid w:val="198D5E63"/>
    <w:multiLevelType w:val="multilevel"/>
    <w:tmpl w:val="198D5E6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4" w15:restartNumberingAfterBreak="0">
    <w:nsid w:val="1A8811C9"/>
    <w:multiLevelType w:val="multilevel"/>
    <w:tmpl w:val="1A8811C9"/>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5" w15:restartNumberingAfterBreak="0">
    <w:nsid w:val="1D377E6C"/>
    <w:multiLevelType w:val="multilevel"/>
    <w:tmpl w:val="1D377E6C"/>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6" w15:restartNumberingAfterBreak="0">
    <w:nsid w:val="1F442513"/>
    <w:multiLevelType w:val="multilevel"/>
    <w:tmpl w:val="1F44251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7" w15:restartNumberingAfterBreak="0">
    <w:nsid w:val="1F6A5784"/>
    <w:multiLevelType w:val="multilevel"/>
    <w:tmpl w:val="1F6A5784"/>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8" w15:restartNumberingAfterBreak="0">
    <w:nsid w:val="202024F3"/>
    <w:multiLevelType w:val="multilevel"/>
    <w:tmpl w:val="202024F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0867734"/>
    <w:multiLevelType w:val="multilevel"/>
    <w:tmpl w:val="2086773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0884627"/>
    <w:multiLevelType w:val="multilevel"/>
    <w:tmpl w:val="2088462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1" w15:restartNumberingAfterBreak="0">
    <w:nsid w:val="22E86613"/>
    <w:multiLevelType w:val="multilevel"/>
    <w:tmpl w:val="22E8661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2" w15:restartNumberingAfterBreak="0">
    <w:nsid w:val="23703D62"/>
    <w:multiLevelType w:val="multilevel"/>
    <w:tmpl w:val="23703D62"/>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3" w15:restartNumberingAfterBreak="0">
    <w:nsid w:val="246B4A64"/>
    <w:multiLevelType w:val="multilevel"/>
    <w:tmpl w:val="246B4A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25E03D78"/>
    <w:multiLevelType w:val="multilevel"/>
    <w:tmpl w:val="25E03D78"/>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5" w15:restartNumberingAfterBreak="0">
    <w:nsid w:val="269E2AFB"/>
    <w:multiLevelType w:val="multilevel"/>
    <w:tmpl w:val="269E2AF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289805DE"/>
    <w:multiLevelType w:val="multilevel"/>
    <w:tmpl w:val="289805DE"/>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7" w15:restartNumberingAfterBreak="0">
    <w:nsid w:val="29C477C5"/>
    <w:multiLevelType w:val="multilevel"/>
    <w:tmpl w:val="29C477C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2D3F05BB"/>
    <w:multiLevelType w:val="multilevel"/>
    <w:tmpl w:val="2D3F05B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9" w15:restartNumberingAfterBreak="0">
    <w:nsid w:val="2F15757F"/>
    <w:multiLevelType w:val="multilevel"/>
    <w:tmpl w:val="2F15757F"/>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0" w15:restartNumberingAfterBreak="0">
    <w:nsid w:val="2F3F489F"/>
    <w:multiLevelType w:val="multilevel"/>
    <w:tmpl w:val="2F3F489F"/>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1" w15:restartNumberingAfterBreak="0">
    <w:nsid w:val="2FDF2A0A"/>
    <w:multiLevelType w:val="multilevel"/>
    <w:tmpl w:val="2FDF2A0A"/>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2" w15:restartNumberingAfterBreak="0">
    <w:nsid w:val="33364DAF"/>
    <w:multiLevelType w:val="multilevel"/>
    <w:tmpl w:val="33364DAF"/>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3" w15:restartNumberingAfterBreak="0">
    <w:nsid w:val="339C2103"/>
    <w:multiLevelType w:val="multilevel"/>
    <w:tmpl w:val="339C2103"/>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4" w15:restartNumberingAfterBreak="0">
    <w:nsid w:val="3484787D"/>
    <w:multiLevelType w:val="multilevel"/>
    <w:tmpl w:val="3484787D"/>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5" w15:restartNumberingAfterBreak="0">
    <w:nsid w:val="35011999"/>
    <w:multiLevelType w:val="multilevel"/>
    <w:tmpl w:val="35011999"/>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6" w15:restartNumberingAfterBreak="0">
    <w:nsid w:val="35042A1D"/>
    <w:multiLevelType w:val="multilevel"/>
    <w:tmpl w:val="35042A1D"/>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7" w15:restartNumberingAfterBreak="0">
    <w:nsid w:val="352B7EEC"/>
    <w:multiLevelType w:val="multilevel"/>
    <w:tmpl w:val="352B7EEC"/>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8" w15:restartNumberingAfterBreak="0">
    <w:nsid w:val="40BF237A"/>
    <w:multiLevelType w:val="multilevel"/>
    <w:tmpl w:val="40BF237A"/>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9" w15:restartNumberingAfterBreak="0">
    <w:nsid w:val="42933991"/>
    <w:multiLevelType w:val="multilevel"/>
    <w:tmpl w:val="42933991"/>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0" w15:restartNumberingAfterBreak="0">
    <w:nsid w:val="4421747D"/>
    <w:multiLevelType w:val="multilevel"/>
    <w:tmpl w:val="4421747D"/>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1" w15:restartNumberingAfterBreak="0">
    <w:nsid w:val="45C13CDC"/>
    <w:multiLevelType w:val="multilevel"/>
    <w:tmpl w:val="45C13CD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2" w15:restartNumberingAfterBreak="0">
    <w:nsid w:val="48FC2F82"/>
    <w:multiLevelType w:val="multilevel"/>
    <w:tmpl w:val="48FC2F82"/>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3" w15:restartNumberingAfterBreak="0">
    <w:nsid w:val="49EC389B"/>
    <w:multiLevelType w:val="multilevel"/>
    <w:tmpl w:val="49EC389B"/>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4" w15:restartNumberingAfterBreak="0">
    <w:nsid w:val="4BD4388E"/>
    <w:multiLevelType w:val="multilevel"/>
    <w:tmpl w:val="4BD4388E"/>
    <w:lvl w:ilvl="0">
      <w:start w:val="1"/>
      <w:numFmt w:val="decimal"/>
      <w:lvlText w:val="%1."/>
      <w:lvlJc w:val="left"/>
      <w:pPr>
        <w:ind w:left="420" w:hanging="420"/>
      </w:pPr>
    </w:lvl>
    <w:lvl w:ilvl="1">
      <w:start w:val="1"/>
      <w:numFmt w:val="decimal"/>
      <w:isLgl/>
      <w:lvlText w:val="%1.%2"/>
      <w:lvlJc w:val="left"/>
      <w:pPr>
        <w:ind w:left="1125" w:hanging="1125"/>
      </w:pPr>
      <w:rPr>
        <w:rFonts w:hint="default"/>
      </w:rPr>
    </w:lvl>
    <w:lvl w:ilvl="2">
      <w:start w:val="2"/>
      <w:numFmt w:val="decimal"/>
      <w:isLgl/>
      <w:lvlText w:val="%1.%2.%3"/>
      <w:lvlJc w:val="left"/>
      <w:pPr>
        <w:ind w:left="1125" w:hanging="1125"/>
      </w:pPr>
      <w:rPr>
        <w:rFonts w:hint="default"/>
      </w:rPr>
    </w:lvl>
    <w:lvl w:ilvl="3">
      <w:start w:val="1"/>
      <w:numFmt w:val="decimal"/>
      <w:isLgl/>
      <w:lvlText w:val="%1.%2.%3.%4"/>
      <w:lvlJc w:val="left"/>
      <w:pPr>
        <w:ind w:left="1125" w:hanging="1125"/>
      </w:pPr>
      <w:rPr>
        <w:rFonts w:hint="default"/>
      </w:rPr>
    </w:lvl>
    <w:lvl w:ilvl="4">
      <w:start w:val="1"/>
      <w:numFmt w:val="decimal"/>
      <w:isLgl/>
      <w:lvlText w:val="%1.%2.%3.%4.%5"/>
      <w:lvlJc w:val="left"/>
      <w:pPr>
        <w:ind w:left="1125" w:hanging="1125"/>
      </w:pPr>
      <w:rPr>
        <w:rFonts w:hint="default"/>
      </w:rPr>
    </w:lvl>
    <w:lvl w:ilvl="5">
      <w:start w:val="1"/>
      <w:numFmt w:val="decimal"/>
      <w:isLgl/>
      <w:lvlText w:val="%1.%2.%3.%4.%5.%6"/>
      <w:lvlJc w:val="left"/>
      <w:pPr>
        <w:ind w:left="1125" w:hanging="1125"/>
      </w:pPr>
      <w:rPr>
        <w:rFonts w:hint="default"/>
      </w:rPr>
    </w:lvl>
    <w:lvl w:ilvl="6">
      <w:start w:val="1"/>
      <w:numFmt w:val="decimal"/>
      <w:isLgl/>
      <w:lvlText w:val="%1.%2.%3.%4.%5.%6.%7"/>
      <w:lvlJc w:val="left"/>
      <w:pPr>
        <w:ind w:left="1125" w:hanging="1125"/>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15:restartNumberingAfterBreak="0">
    <w:nsid w:val="4C9C34F1"/>
    <w:multiLevelType w:val="multilevel"/>
    <w:tmpl w:val="4C9C34F1"/>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6" w15:restartNumberingAfterBreak="0">
    <w:nsid w:val="4D4F251C"/>
    <w:multiLevelType w:val="multilevel"/>
    <w:tmpl w:val="4D4F251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7" w15:restartNumberingAfterBreak="0">
    <w:nsid w:val="519B7B3D"/>
    <w:multiLevelType w:val="multilevel"/>
    <w:tmpl w:val="519B7B3D"/>
    <w:lvl w:ilvl="0">
      <w:start w:val="1"/>
      <w:numFmt w:val="decimal"/>
      <w:lvlText w:val="%1."/>
      <w:lvlJc w:val="left"/>
      <w:pPr>
        <w:ind w:left="103" w:hanging="279"/>
      </w:pPr>
      <w:rPr>
        <w:rFonts w:ascii="Calibri" w:eastAsia="Calibri" w:hAnsi="Calibri" w:cs="Calibri" w:hint="default"/>
        <w:w w:val="100"/>
        <w:sz w:val="22"/>
        <w:szCs w:val="22"/>
      </w:rPr>
    </w:lvl>
    <w:lvl w:ilvl="1">
      <w:numFmt w:val="bullet"/>
      <w:lvlText w:val="•"/>
      <w:lvlJc w:val="left"/>
      <w:pPr>
        <w:ind w:left="507" w:hanging="279"/>
      </w:pPr>
      <w:rPr>
        <w:rFonts w:hint="default"/>
      </w:rPr>
    </w:lvl>
    <w:lvl w:ilvl="2">
      <w:numFmt w:val="bullet"/>
      <w:lvlText w:val="•"/>
      <w:lvlJc w:val="left"/>
      <w:pPr>
        <w:ind w:left="914" w:hanging="279"/>
      </w:pPr>
      <w:rPr>
        <w:rFonts w:hint="default"/>
      </w:rPr>
    </w:lvl>
    <w:lvl w:ilvl="3">
      <w:numFmt w:val="bullet"/>
      <w:lvlText w:val="•"/>
      <w:lvlJc w:val="left"/>
      <w:pPr>
        <w:ind w:left="1322" w:hanging="279"/>
      </w:pPr>
      <w:rPr>
        <w:rFonts w:hint="default"/>
      </w:rPr>
    </w:lvl>
    <w:lvl w:ilvl="4">
      <w:numFmt w:val="bullet"/>
      <w:lvlText w:val="•"/>
      <w:lvlJc w:val="left"/>
      <w:pPr>
        <w:ind w:left="1729" w:hanging="279"/>
      </w:pPr>
      <w:rPr>
        <w:rFonts w:hint="default"/>
      </w:rPr>
    </w:lvl>
    <w:lvl w:ilvl="5">
      <w:numFmt w:val="bullet"/>
      <w:lvlText w:val="•"/>
      <w:lvlJc w:val="left"/>
      <w:pPr>
        <w:ind w:left="2137" w:hanging="279"/>
      </w:pPr>
      <w:rPr>
        <w:rFonts w:hint="default"/>
      </w:rPr>
    </w:lvl>
    <w:lvl w:ilvl="6">
      <w:numFmt w:val="bullet"/>
      <w:lvlText w:val="•"/>
      <w:lvlJc w:val="left"/>
      <w:pPr>
        <w:ind w:left="2544" w:hanging="279"/>
      </w:pPr>
      <w:rPr>
        <w:rFonts w:hint="default"/>
      </w:rPr>
    </w:lvl>
    <w:lvl w:ilvl="7">
      <w:numFmt w:val="bullet"/>
      <w:lvlText w:val="•"/>
      <w:lvlJc w:val="left"/>
      <w:pPr>
        <w:ind w:left="2952" w:hanging="279"/>
      </w:pPr>
      <w:rPr>
        <w:rFonts w:hint="default"/>
      </w:rPr>
    </w:lvl>
    <w:lvl w:ilvl="8">
      <w:numFmt w:val="bullet"/>
      <w:lvlText w:val="•"/>
      <w:lvlJc w:val="left"/>
      <w:pPr>
        <w:ind w:left="3359" w:hanging="279"/>
      </w:pPr>
      <w:rPr>
        <w:rFonts w:hint="default"/>
      </w:rPr>
    </w:lvl>
  </w:abstractNum>
  <w:abstractNum w:abstractNumId="48" w15:restartNumberingAfterBreak="0">
    <w:nsid w:val="59EA3EB2"/>
    <w:multiLevelType w:val="multilevel"/>
    <w:tmpl w:val="59EA3EB2"/>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9" w15:restartNumberingAfterBreak="0">
    <w:nsid w:val="5C73646B"/>
    <w:multiLevelType w:val="multilevel"/>
    <w:tmpl w:val="5C73646B"/>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0" w15:restartNumberingAfterBreak="0">
    <w:nsid w:val="5C7412E2"/>
    <w:multiLevelType w:val="multilevel"/>
    <w:tmpl w:val="5C7412E2"/>
    <w:lvl w:ilvl="0">
      <w:start w:val="1"/>
      <w:numFmt w:val="decimal"/>
      <w:lvlText w:val="%1."/>
      <w:lvlJc w:val="left"/>
      <w:pPr>
        <w:ind w:left="420" w:hanging="420"/>
      </w:pPr>
    </w:lvl>
    <w:lvl w:ilvl="1">
      <w:start w:val="2"/>
      <w:numFmt w:val="decimal"/>
      <w:isLgl/>
      <w:lvlText w:val="%1.%2"/>
      <w:lvlJc w:val="left"/>
      <w:pPr>
        <w:ind w:left="1125" w:hanging="1125"/>
      </w:pPr>
      <w:rPr>
        <w:rFonts w:hint="default"/>
      </w:rPr>
    </w:lvl>
    <w:lvl w:ilvl="2">
      <w:start w:val="4"/>
      <w:numFmt w:val="decimal"/>
      <w:isLgl/>
      <w:lvlText w:val="%1.%2.%3"/>
      <w:lvlJc w:val="left"/>
      <w:pPr>
        <w:ind w:left="1125" w:hanging="1125"/>
      </w:pPr>
      <w:rPr>
        <w:rFonts w:hint="default"/>
      </w:rPr>
    </w:lvl>
    <w:lvl w:ilvl="3">
      <w:start w:val="1"/>
      <w:numFmt w:val="decimal"/>
      <w:isLgl/>
      <w:lvlText w:val="%1.%2.%3.%4"/>
      <w:lvlJc w:val="left"/>
      <w:pPr>
        <w:ind w:left="1125" w:hanging="1125"/>
      </w:pPr>
      <w:rPr>
        <w:rFonts w:hint="default"/>
      </w:rPr>
    </w:lvl>
    <w:lvl w:ilvl="4">
      <w:start w:val="1"/>
      <w:numFmt w:val="decimal"/>
      <w:isLgl/>
      <w:lvlText w:val="%1.%2.%3.%4.%5"/>
      <w:lvlJc w:val="left"/>
      <w:pPr>
        <w:ind w:left="1125" w:hanging="1125"/>
      </w:pPr>
      <w:rPr>
        <w:rFonts w:hint="default"/>
      </w:rPr>
    </w:lvl>
    <w:lvl w:ilvl="5">
      <w:start w:val="1"/>
      <w:numFmt w:val="decimal"/>
      <w:isLgl/>
      <w:lvlText w:val="%1.%2.%3.%4.%5.%6"/>
      <w:lvlJc w:val="left"/>
      <w:pPr>
        <w:ind w:left="1125" w:hanging="1125"/>
      </w:pPr>
      <w:rPr>
        <w:rFonts w:hint="default"/>
      </w:rPr>
    </w:lvl>
    <w:lvl w:ilvl="6">
      <w:start w:val="1"/>
      <w:numFmt w:val="decimal"/>
      <w:isLgl/>
      <w:lvlText w:val="%1.%2.%3.%4.%5.%6.%7"/>
      <w:lvlJc w:val="left"/>
      <w:pPr>
        <w:ind w:left="1125" w:hanging="1125"/>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1" w15:restartNumberingAfterBreak="0">
    <w:nsid w:val="5D623F55"/>
    <w:multiLevelType w:val="multilevel"/>
    <w:tmpl w:val="5D623F55"/>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2" w15:restartNumberingAfterBreak="0">
    <w:nsid w:val="61954AB5"/>
    <w:multiLevelType w:val="multilevel"/>
    <w:tmpl w:val="61954AB5"/>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3" w15:restartNumberingAfterBreak="0">
    <w:nsid w:val="63DD602E"/>
    <w:multiLevelType w:val="multilevel"/>
    <w:tmpl w:val="63DD602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4" w15:restartNumberingAfterBreak="0">
    <w:nsid w:val="642811D6"/>
    <w:multiLevelType w:val="multilevel"/>
    <w:tmpl w:val="642811D6"/>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5" w15:restartNumberingAfterBreak="0">
    <w:nsid w:val="65617B8F"/>
    <w:multiLevelType w:val="multilevel"/>
    <w:tmpl w:val="65617B8F"/>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6" w15:restartNumberingAfterBreak="0">
    <w:nsid w:val="68832D70"/>
    <w:multiLevelType w:val="multilevel"/>
    <w:tmpl w:val="68832D70"/>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7" w15:restartNumberingAfterBreak="0">
    <w:nsid w:val="69595899"/>
    <w:multiLevelType w:val="multilevel"/>
    <w:tmpl w:val="69595899"/>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8" w15:restartNumberingAfterBreak="0">
    <w:nsid w:val="6A341C5C"/>
    <w:multiLevelType w:val="multilevel"/>
    <w:tmpl w:val="6A341C5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9" w15:restartNumberingAfterBreak="0">
    <w:nsid w:val="6E34172A"/>
    <w:multiLevelType w:val="multilevel"/>
    <w:tmpl w:val="6E34172A"/>
    <w:lvl w:ilvl="0">
      <w:start w:val="1"/>
      <w:numFmt w:val="decimal"/>
      <w:lvlText w:val="%1."/>
      <w:lvlJc w:val="left"/>
      <w:pPr>
        <w:ind w:left="828" w:hanging="360"/>
      </w:pPr>
      <w:rPr>
        <w:rFonts w:ascii="Calibri" w:cs="Calibri" w:hint="default"/>
      </w:rPr>
    </w:lvl>
    <w:lvl w:ilvl="1">
      <w:start w:val="1"/>
      <w:numFmt w:val="lowerLetter"/>
      <w:lvlText w:val="%2)"/>
      <w:lvlJc w:val="left"/>
      <w:pPr>
        <w:ind w:left="1308" w:hanging="420"/>
      </w:pPr>
    </w:lvl>
    <w:lvl w:ilvl="2">
      <w:start w:val="1"/>
      <w:numFmt w:val="lowerRoman"/>
      <w:lvlText w:val="%3."/>
      <w:lvlJc w:val="right"/>
      <w:pPr>
        <w:ind w:left="1728" w:hanging="420"/>
      </w:pPr>
    </w:lvl>
    <w:lvl w:ilvl="3">
      <w:start w:val="1"/>
      <w:numFmt w:val="decimal"/>
      <w:lvlText w:val="%4."/>
      <w:lvlJc w:val="left"/>
      <w:pPr>
        <w:ind w:left="2148" w:hanging="420"/>
      </w:pPr>
    </w:lvl>
    <w:lvl w:ilvl="4">
      <w:start w:val="1"/>
      <w:numFmt w:val="lowerLetter"/>
      <w:lvlText w:val="%5)"/>
      <w:lvlJc w:val="left"/>
      <w:pPr>
        <w:ind w:left="2568" w:hanging="420"/>
      </w:pPr>
    </w:lvl>
    <w:lvl w:ilvl="5">
      <w:start w:val="1"/>
      <w:numFmt w:val="lowerRoman"/>
      <w:lvlText w:val="%6."/>
      <w:lvlJc w:val="right"/>
      <w:pPr>
        <w:ind w:left="2988" w:hanging="420"/>
      </w:pPr>
    </w:lvl>
    <w:lvl w:ilvl="6">
      <w:start w:val="1"/>
      <w:numFmt w:val="decimal"/>
      <w:lvlText w:val="%7."/>
      <w:lvlJc w:val="left"/>
      <w:pPr>
        <w:ind w:left="3408" w:hanging="420"/>
      </w:pPr>
    </w:lvl>
    <w:lvl w:ilvl="7">
      <w:start w:val="1"/>
      <w:numFmt w:val="lowerLetter"/>
      <w:lvlText w:val="%8)"/>
      <w:lvlJc w:val="left"/>
      <w:pPr>
        <w:ind w:left="3828" w:hanging="420"/>
      </w:pPr>
    </w:lvl>
    <w:lvl w:ilvl="8">
      <w:start w:val="1"/>
      <w:numFmt w:val="lowerRoman"/>
      <w:lvlText w:val="%9."/>
      <w:lvlJc w:val="right"/>
      <w:pPr>
        <w:ind w:left="4248" w:hanging="420"/>
      </w:pPr>
    </w:lvl>
  </w:abstractNum>
  <w:abstractNum w:abstractNumId="60" w15:restartNumberingAfterBreak="0">
    <w:nsid w:val="6FC47BDB"/>
    <w:multiLevelType w:val="multilevel"/>
    <w:tmpl w:val="6FC47BD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61" w15:restartNumberingAfterBreak="0">
    <w:nsid w:val="70B53237"/>
    <w:multiLevelType w:val="multilevel"/>
    <w:tmpl w:val="70B5323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62" w15:restartNumberingAfterBreak="0">
    <w:nsid w:val="72E800F6"/>
    <w:multiLevelType w:val="multilevel"/>
    <w:tmpl w:val="72E800F6"/>
    <w:lvl w:ilvl="0">
      <w:start w:val="1"/>
      <w:numFmt w:val="decimal"/>
      <w:lvlText w:val="%1."/>
      <w:lvlJc w:val="left"/>
      <w:pPr>
        <w:ind w:left="103" w:hanging="279"/>
      </w:pPr>
      <w:rPr>
        <w:rFonts w:ascii="Calibri" w:eastAsia="Calibri" w:hAnsi="Calibri" w:cs="Calibri" w:hint="default"/>
        <w:w w:val="100"/>
        <w:sz w:val="22"/>
        <w:szCs w:val="22"/>
      </w:rPr>
    </w:lvl>
    <w:lvl w:ilvl="1">
      <w:numFmt w:val="bullet"/>
      <w:lvlText w:val="•"/>
      <w:lvlJc w:val="left"/>
      <w:pPr>
        <w:ind w:left="507" w:hanging="279"/>
      </w:pPr>
      <w:rPr>
        <w:rFonts w:hint="default"/>
      </w:rPr>
    </w:lvl>
    <w:lvl w:ilvl="2">
      <w:numFmt w:val="bullet"/>
      <w:lvlText w:val="•"/>
      <w:lvlJc w:val="left"/>
      <w:pPr>
        <w:ind w:left="914" w:hanging="279"/>
      </w:pPr>
      <w:rPr>
        <w:rFonts w:hint="default"/>
      </w:rPr>
    </w:lvl>
    <w:lvl w:ilvl="3">
      <w:numFmt w:val="bullet"/>
      <w:lvlText w:val="•"/>
      <w:lvlJc w:val="left"/>
      <w:pPr>
        <w:ind w:left="1322" w:hanging="279"/>
      </w:pPr>
      <w:rPr>
        <w:rFonts w:hint="default"/>
      </w:rPr>
    </w:lvl>
    <w:lvl w:ilvl="4">
      <w:numFmt w:val="bullet"/>
      <w:lvlText w:val="•"/>
      <w:lvlJc w:val="left"/>
      <w:pPr>
        <w:ind w:left="1729" w:hanging="279"/>
      </w:pPr>
      <w:rPr>
        <w:rFonts w:hint="default"/>
      </w:rPr>
    </w:lvl>
    <w:lvl w:ilvl="5">
      <w:numFmt w:val="bullet"/>
      <w:lvlText w:val="•"/>
      <w:lvlJc w:val="left"/>
      <w:pPr>
        <w:ind w:left="2137" w:hanging="279"/>
      </w:pPr>
      <w:rPr>
        <w:rFonts w:hint="default"/>
      </w:rPr>
    </w:lvl>
    <w:lvl w:ilvl="6">
      <w:numFmt w:val="bullet"/>
      <w:lvlText w:val="•"/>
      <w:lvlJc w:val="left"/>
      <w:pPr>
        <w:ind w:left="2544" w:hanging="279"/>
      </w:pPr>
      <w:rPr>
        <w:rFonts w:hint="default"/>
      </w:rPr>
    </w:lvl>
    <w:lvl w:ilvl="7">
      <w:numFmt w:val="bullet"/>
      <w:lvlText w:val="•"/>
      <w:lvlJc w:val="left"/>
      <w:pPr>
        <w:ind w:left="2952" w:hanging="279"/>
      </w:pPr>
      <w:rPr>
        <w:rFonts w:hint="default"/>
      </w:rPr>
    </w:lvl>
    <w:lvl w:ilvl="8">
      <w:numFmt w:val="bullet"/>
      <w:lvlText w:val="•"/>
      <w:lvlJc w:val="left"/>
      <w:pPr>
        <w:ind w:left="3359" w:hanging="279"/>
      </w:pPr>
      <w:rPr>
        <w:rFonts w:hint="default"/>
      </w:rPr>
    </w:lvl>
  </w:abstractNum>
  <w:abstractNum w:abstractNumId="63" w15:restartNumberingAfterBreak="0">
    <w:nsid w:val="74D42738"/>
    <w:multiLevelType w:val="multilevel"/>
    <w:tmpl w:val="74D42738"/>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64" w15:restartNumberingAfterBreak="0">
    <w:nsid w:val="772D46FF"/>
    <w:multiLevelType w:val="multilevel"/>
    <w:tmpl w:val="772D46FF"/>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5" w15:restartNumberingAfterBreak="0">
    <w:nsid w:val="773202BC"/>
    <w:multiLevelType w:val="multilevel"/>
    <w:tmpl w:val="773202B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6" w15:restartNumberingAfterBreak="0">
    <w:nsid w:val="77456543"/>
    <w:multiLevelType w:val="multilevel"/>
    <w:tmpl w:val="77456543"/>
    <w:lvl w:ilvl="0">
      <w:numFmt w:val="bullet"/>
      <w:lvlText w:val=""/>
      <w:lvlJc w:val="left"/>
      <w:pPr>
        <w:ind w:left="771" w:hanging="420"/>
      </w:pPr>
      <w:rPr>
        <w:rFonts w:ascii="Wingdings" w:eastAsia="Wingdings" w:hAnsi="Wingdings" w:cs="Wingdings" w:hint="default"/>
        <w:w w:val="100"/>
        <w:sz w:val="21"/>
        <w:szCs w:val="21"/>
      </w:rPr>
    </w:lvl>
    <w:lvl w:ilvl="1">
      <w:numFmt w:val="bullet"/>
      <w:lvlText w:val="•"/>
      <w:lvlJc w:val="left"/>
      <w:pPr>
        <w:ind w:left="1560" w:hanging="420"/>
      </w:pPr>
      <w:rPr>
        <w:rFonts w:hint="default"/>
      </w:rPr>
    </w:lvl>
    <w:lvl w:ilvl="2">
      <w:numFmt w:val="bullet"/>
      <w:lvlText w:val="•"/>
      <w:lvlJc w:val="left"/>
      <w:pPr>
        <w:ind w:left="2341" w:hanging="420"/>
      </w:pPr>
      <w:rPr>
        <w:rFonts w:hint="default"/>
      </w:rPr>
    </w:lvl>
    <w:lvl w:ilvl="3">
      <w:numFmt w:val="bullet"/>
      <w:lvlText w:val="•"/>
      <w:lvlJc w:val="left"/>
      <w:pPr>
        <w:ind w:left="3121" w:hanging="420"/>
      </w:pPr>
      <w:rPr>
        <w:rFonts w:hint="default"/>
      </w:rPr>
    </w:lvl>
    <w:lvl w:ilvl="4">
      <w:numFmt w:val="bullet"/>
      <w:lvlText w:val="•"/>
      <w:lvlJc w:val="left"/>
      <w:pPr>
        <w:ind w:left="3902" w:hanging="420"/>
      </w:pPr>
      <w:rPr>
        <w:rFonts w:hint="default"/>
      </w:rPr>
    </w:lvl>
    <w:lvl w:ilvl="5">
      <w:numFmt w:val="bullet"/>
      <w:lvlText w:val="•"/>
      <w:lvlJc w:val="left"/>
      <w:pPr>
        <w:ind w:left="4683" w:hanging="420"/>
      </w:pPr>
      <w:rPr>
        <w:rFonts w:hint="default"/>
      </w:rPr>
    </w:lvl>
    <w:lvl w:ilvl="6">
      <w:numFmt w:val="bullet"/>
      <w:lvlText w:val="•"/>
      <w:lvlJc w:val="left"/>
      <w:pPr>
        <w:ind w:left="5463" w:hanging="420"/>
      </w:pPr>
      <w:rPr>
        <w:rFonts w:hint="default"/>
      </w:rPr>
    </w:lvl>
    <w:lvl w:ilvl="7">
      <w:numFmt w:val="bullet"/>
      <w:lvlText w:val="•"/>
      <w:lvlJc w:val="left"/>
      <w:pPr>
        <w:ind w:left="6244" w:hanging="420"/>
      </w:pPr>
      <w:rPr>
        <w:rFonts w:hint="default"/>
      </w:rPr>
    </w:lvl>
    <w:lvl w:ilvl="8">
      <w:numFmt w:val="bullet"/>
      <w:lvlText w:val="•"/>
      <w:lvlJc w:val="left"/>
      <w:pPr>
        <w:ind w:left="7025" w:hanging="420"/>
      </w:pPr>
      <w:rPr>
        <w:rFonts w:hint="default"/>
      </w:rPr>
    </w:lvl>
  </w:abstractNum>
  <w:abstractNum w:abstractNumId="67" w15:restartNumberingAfterBreak="0">
    <w:nsid w:val="7ACD53EA"/>
    <w:multiLevelType w:val="multilevel"/>
    <w:tmpl w:val="7ACD53EA"/>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68" w15:restartNumberingAfterBreak="0">
    <w:nsid w:val="7C2038CA"/>
    <w:multiLevelType w:val="multilevel"/>
    <w:tmpl w:val="7C2038C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9" w15:restartNumberingAfterBreak="0">
    <w:nsid w:val="7C855178"/>
    <w:multiLevelType w:val="multilevel"/>
    <w:tmpl w:val="7C855178"/>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70" w15:restartNumberingAfterBreak="0">
    <w:nsid w:val="7E2F1604"/>
    <w:multiLevelType w:val="multilevel"/>
    <w:tmpl w:val="7E2F16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9"/>
  </w:num>
  <w:num w:numId="2">
    <w:abstractNumId w:val="6"/>
  </w:num>
  <w:num w:numId="3">
    <w:abstractNumId w:val="50"/>
  </w:num>
  <w:num w:numId="4">
    <w:abstractNumId w:val="44"/>
  </w:num>
  <w:num w:numId="5">
    <w:abstractNumId w:val="25"/>
  </w:num>
  <w:num w:numId="6">
    <w:abstractNumId w:val="68"/>
  </w:num>
  <w:num w:numId="7">
    <w:abstractNumId w:val="53"/>
  </w:num>
  <w:num w:numId="8">
    <w:abstractNumId w:val="27"/>
  </w:num>
  <w:num w:numId="9">
    <w:abstractNumId w:val="18"/>
  </w:num>
  <w:num w:numId="10">
    <w:abstractNumId w:val="0"/>
  </w:num>
  <w:num w:numId="11">
    <w:abstractNumId w:val="59"/>
  </w:num>
  <w:num w:numId="12">
    <w:abstractNumId w:val="5"/>
  </w:num>
  <w:num w:numId="13">
    <w:abstractNumId w:val="62"/>
  </w:num>
  <w:num w:numId="14">
    <w:abstractNumId w:val="38"/>
  </w:num>
  <w:num w:numId="15">
    <w:abstractNumId w:val="49"/>
  </w:num>
  <w:num w:numId="16">
    <w:abstractNumId w:val="13"/>
  </w:num>
  <w:num w:numId="17">
    <w:abstractNumId w:val="32"/>
  </w:num>
  <w:num w:numId="18">
    <w:abstractNumId w:val="30"/>
  </w:num>
  <w:num w:numId="19">
    <w:abstractNumId w:val="11"/>
  </w:num>
  <w:num w:numId="20">
    <w:abstractNumId w:val="26"/>
  </w:num>
  <w:num w:numId="21">
    <w:abstractNumId w:val="51"/>
  </w:num>
  <w:num w:numId="22">
    <w:abstractNumId w:val="60"/>
  </w:num>
  <w:num w:numId="23">
    <w:abstractNumId w:val="34"/>
  </w:num>
  <w:num w:numId="24">
    <w:abstractNumId w:val="57"/>
  </w:num>
  <w:num w:numId="25">
    <w:abstractNumId w:val="22"/>
  </w:num>
  <w:num w:numId="26">
    <w:abstractNumId w:val="15"/>
  </w:num>
  <w:num w:numId="27">
    <w:abstractNumId w:val="55"/>
  </w:num>
  <w:num w:numId="28">
    <w:abstractNumId w:val="29"/>
  </w:num>
  <w:num w:numId="29">
    <w:abstractNumId w:val="14"/>
  </w:num>
  <w:num w:numId="30">
    <w:abstractNumId w:val="4"/>
  </w:num>
  <w:num w:numId="31">
    <w:abstractNumId w:val="52"/>
  </w:num>
  <w:num w:numId="32">
    <w:abstractNumId w:val="61"/>
  </w:num>
  <w:num w:numId="33">
    <w:abstractNumId w:val="45"/>
  </w:num>
  <w:num w:numId="34">
    <w:abstractNumId w:val="69"/>
  </w:num>
  <w:num w:numId="35">
    <w:abstractNumId w:val="56"/>
  </w:num>
  <w:num w:numId="36">
    <w:abstractNumId w:val="28"/>
  </w:num>
  <w:num w:numId="37">
    <w:abstractNumId w:val="39"/>
  </w:num>
  <w:num w:numId="38">
    <w:abstractNumId w:val="16"/>
  </w:num>
  <w:num w:numId="39">
    <w:abstractNumId w:val="42"/>
  </w:num>
  <w:num w:numId="40">
    <w:abstractNumId w:val="58"/>
  </w:num>
  <w:num w:numId="41">
    <w:abstractNumId w:val="67"/>
  </w:num>
  <w:num w:numId="42">
    <w:abstractNumId w:val="3"/>
  </w:num>
  <w:num w:numId="43">
    <w:abstractNumId w:val="65"/>
  </w:num>
  <w:num w:numId="44">
    <w:abstractNumId w:val="17"/>
  </w:num>
  <w:num w:numId="45">
    <w:abstractNumId w:val="10"/>
  </w:num>
  <w:num w:numId="46">
    <w:abstractNumId w:val="7"/>
  </w:num>
  <w:num w:numId="47">
    <w:abstractNumId w:val="64"/>
  </w:num>
  <w:num w:numId="48">
    <w:abstractNumId w:val="21"/>
  </w:num>
  <w:num w:numId="49">
    <w:abstractNumId w:val="54"/>
  </w:num>
  <w:num w:numId="50">
    <w:abstractNumId w:val="48"/>
  </w:num>
  <w:num w:numId="51">
    <w:abstractNumId w:val="36"/>
  </w:num>
  <w:num w:numId="52">
    <w:abstractNumId w:val="37"/>
  </w:num>
  <w:num w:numId="53">
    <w:abstractNumId w:val="2"/>
  </w:num>
  <w:num w:numId="54">
    <w:abstractNumId w:val="8"/>
  </w:num>
  <w:num w:numId="55">
    <w:abstractNumId w:val="20"/>
  </w:num>
  <w:num w:numId="56">
    <w:abstractNumId w:val="41"/>
  </w:num>
  <w:num w:numId="57">
    <w:abstractNumId w:val="47"/>
  </w:num>
  <w:num w:numId="58">
    <w:abstractNumId w:val="46"/>
  </w:num>
  <w:num w:numId="59">
    <w:abstractNumId w:val="40"/>
  </w:num>
  <w:num w:numId="60">
    <w:abstractNumId w:val="24"/>
  </w:num>
  <w:num w:numId="61">
    <w:abstractNumId w:val="35"/>
  </w:num>
  <w:num w:numId="62">
    <w:abstractNumId w:val="33"/>
  </w:num>
  <w:num w:numId="63">
    <w:abstractNumId w:val="63"/>
  </w:num>
  <w:num w:numId="64">
    <w:abstractNumId w:val="31"/>
  </w:num>
  <w:num w:numId="65">
    <w:abstractNumId w:val="43"/>
  </w:num>
  <w:num w:numId="66">
    <w:abstractNumId w:val="12"/>
  </w:num>
  <w:num w:numId="67">
    <w:abstractNumId w:val="9"/>
  </w:num>
  <w:num w:numId="68">
    <w:abstractNumId w:val="1"/>
  </w:num>
  <w:num w:numId="69">
    <w:abstractNumId w:val="66"/>
  </w:num>
  <w:num w:numId="70">
    <w:abstractNumId w:val="23"/>
  </w:num>
  <w:num w:numId="71">
    <w:abstractNumId w:val="7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6B0"/>
    <w:rsid w:val="001115E5"/>
    <w:rsid w:val="002C0317"/>
    <w:rsid w:val="005C08A5"/>
    <w:rsid w:val="009426B0"/>
    <w:rsid w:val="00B16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3839B"/>
  <w15:chartTrackingRefBased/>
  <w15:docId w15:val="{7E4418EC-8733-495A-9BAD-BE8E81699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6890"/>
    <w:pPr>
      <w:widowControl w:val="0"/>
      <w:jc w:val="both"/>
    </w:pPr>
    <w:rPr>
      <w:rFonts w:ascii="Calibri" w:eastAsia="宋体" w:hAnsi="Calibri" w:cs="Times New Roman"/>
      <w:szCs w:val="24"/>
    </w:rPr>
  </w:style>
  <w:style w:type="paragraph" w:styleId="1">
    <w:name w:val="heading 1"/>
    <w:basedOn w:val="a"/>
    <w:next w:val="a"/>
    <w:link w:val="1Char"/>
    <w:uiPriority w:val="99"/>
    <w:qFormat/>
    <w:rsid w:val="00B16890"/>
    <w:pPr>
      <w:keepNext/>
      <w:keepLines/>
      <w:spacing w:before="340" w:after="330" w:line="576" w:lineRule="auto"/>
      <w:outlineLvl w:val="0"/>
    </w:pPr>
    <w:rPr>
      <w:rFonts w:cs="宋体"/>
      <w:b/>
      <w:bCs/>
      <w:kern w:val="44"/>
      <w:sz w:val="44"/>
      <w:szCs w:val="44"/>
    </w:rPr>
  </w:style>
  <w:style w:type="paragraph" w:styleId="2">
    <w:name w:val="heading 2"/>
    <w:basedOn w:val="a"/>
    <w:next w:val="a"/>
    <w:link w:val="2Char"/>
    <w:uiPriority w:val="99"/>
    <w:qFormat/>
    <w:rsid w:val="00B16890"/>
    <w:pPr>
      <w:keepNext/>
      <w:keepLines/>
      <w:spacing w:before="260" w:after="260" w:line="415" w:lineRule="auto"/>
      <w:outlineLvl w:val="1"/>
    </w:pPr>
    <w:rPr>
      <w:rFonts w:ascii="Cambria" w:hAnsi="Cambria"/>
      <w:b/>
      <w:bCs/>
      <w:sz w:val="32"/>
      <w:szCs w:val="32"/>
    </w:rPr>
  </w:style>
  <w:style w:type="paragraph" w:styleId="3">
    <w:name w:val="heading 3"/>
    <w:basedOn w:val="a"/>
    <w:next w:val="a"/>
    <w:link w:val="3Char"/>
    <w:uiPriority w:val="99"/>
    <w:qFormat/>
    <w:rsid w:val="00B16890"/>
    <w:pPr>
      <w:keepNext/>
      <w:keepLines/>
      <w:spacing w:before="260" w:after="260" w:line="415" w:lineRule="auto"/>
      <w:outlineLvl w:val="2"/>
    </w:pPr>
    <w:rPr>
      <w:rFonts w:cs="宋体"/>
      <w:b/>
      <w:bCs/>
      <w:sz w:val="32"/>
      <w:szCs w:val="32"/>
    </w:rPr>
  </w:style>
  <w:style w:type="paragraph" w:styleId="4">
    <w:name w:val="heading 4"/>
    <w:basedOn w:val="a"/>
    <w:next w:val="a"/>
    <w:link w:val="4Char"/>
    <w:qFormat/>
    <w:rsid w:val="00B16890"/>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rsid w:val="00B16890"/>
    <w:rPr>
      <w:rFonts w:ascii="Calibri" w:eastAsia="宋体" w:hAnsi="Calibri" w:cs="宋体"/>
      <w:b/>
      <w:bCs/>
      <w:kern w:val="44"/>
      <w:sz w:val="44"/>
      <w:szCs w:val="44"/>
    </w:rPr>
  </w:style>
  <w:style w:type="character" w:customStyle="1" w:styleId="2Char">
    <w:name w:val="标题 2 Char"/>
    <w:link w:val="2"/>
    <w:uiPriority w:val="99"/>
    <w:rsid w:val="00B16890"/>
    <w:rPr>
      <w:rFonts w:ascii="Cambria" w:eastAsia="宋体" w:hAnsi="Cambria" w:cs="Times New Roman"/>
      <w:b/>
      <w:bCs/>
      <w:sz w:val="32"/>
      <w:szCs w:val="32"/>
    </w:rPr>
  </w:style>
  <w:style w:type="character" w:customStyle="1" w:styleId="3Char">
    <w:name w:val="标题 3 Char"/>
    <w:link w:val="3"/>
    <w:uiPriority w:val="99"/>
    <w:rsid w:val="00B16890"/>
    <w:rPr>
      <w:rFonts w:ascii="Calibri" w:eastAsia="宋体" w:hAnsi="Calibri" w:cs="宋体"/>
      <w:b/>
      <w:bCs/>
      <w:sz w:val="32"/>
      <w:szCs w:val="32"/>
    </w:rPr>
  </w:style>
  <w:style w:type="character" w:customStyle="1" w:styleId="4Char">
    <w:name w:val="标题 4 Char"/>
    <w:link w:val="4"/>
    <w:rsid w:val="00B16890"/>
    <w:rPr>
      <w:rFonts w:ascii="等线 Light" w:eastAsia="等线 Light" w:hAnsi="等线 Light" w:cs="Times New Roman"/>
      <w:b/>
      <w:bCs/>
      <w:sz w:val="28"/>
      <w:szCs w:val="28"/>
    </w:rPr>
  </w:style>
  <w:style w:type="paragraph" w:styleId="a3">
    <w:name w:val="header"/>
    <w:basedOn w:val="a"/>
    <w:link w:val="a4"/>
    <w:unhideWhenUsed/>
    <w:rsid w:val="00B168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6890"/>
    <w:rPr>
      <w:sz w:val="18"/>
      <w:szCs w:val="18"/>
    </w:rPr>
  </w:style>
  <w:style w:type="paragraph" w:styleId="a5">
    <w:name w:val="footer"/>
    <w:basedOn w:val="a"/>
    <w:link w:val="a6"/>
    <w:uiPriority w:val="99"/>
    <w:unhideWhenUsed/>
    <w:rsid w:val="00B16890"/>
    <w:pPr>
      <w:tabs>
        <w:tab w:val="center" w:pos="4153"/>
        <w:tab w:val="right" w:pos="8306"/>
      </w:tabs>
      <w:snapToGrid w:val="0"/>
      <w:jc w:val="left"/>
    </w:pPr>
    <w:rPr>
      <w:sz w:val="18"/>
      <w:szCs w:val="18"/>
    </w:rPr>
  </w:style>
  <w:style w:type="character" w:customStyle="1" w:styleId="a6">
    <w:name w:val="页脚 字符"/>
    <w:basedOn w:val="a0"/>
    <w:link w:val="a5"/>
    <w:uiPriority w:val="99"/>
    <w:rsid w:val="00B16890"/>
    <w:rPr>
      <w:sz w:val="18"/>
      <w:szCs w:val="18"/>
    </w:rPr>
  </w:style>
  <w:style w:type="character" w:customStyle="1" w:styleId="10">
    <w:name w:val="标题 1 字符"/>
    <w:basedOn w:val="a0"/>
    <w:uiPriority w:val="9"/>
    <w:rsid w:val="00B16890"/>
    <w:rPr>
      <w:rFonts w:ascii="Calibri" w:eastAsia="宋体" w:hAnsi="Calibri" w:cs="Times New Roman"/>
      <w:b/>
      <w:bCs/>
      <w:kern w:val="44"/>
      <w:sz w:val="44"/>
      <w:szCs w:val="44"/>
    </w:rPr>
  </w:style>
  <w:style w:type="character" w:customStyle="1" w:styleId="20">
    <w:name w:val="标题 2 字符"/>
    <w:basedOn w:val="a0"/>
    <w:uiPriority w:val="9"/>
    <w:semiHidden/>
    <w:rsid w:val="00B16890"/>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16890"/>
    <w:rPr>
      <w:rFonts w:ascii="Calibri" w:eastAsia="宋体" w:hAnsi="Calibri" w:cs="Times New Roman"/>
      <w:b/>
      <w:bCs/>
      <w:sz w:val="32"/>
      <w:szCs w:val="32"/>
    </w:rPr>
  </w:style>
  <w:style w:type="character" w:customStyle="1" w:styleId="40">
    <w:name w:val="标题 4 字符"/>
    <w:basedOn w:val="a0"/>
    <w:uiPriority w:val="9"/>
    <w:semiHidden/>
    <w:rsid w:val="00B16890"/>
    <w:rPr>
      <w:rFonts w:asciiTheme="majorHAnsi" w:eastAsiaTheme="majorEastAsia" w:hAnsiTheme="majorHAnsi" w:cstheme="majorBidi"/>
      <w:b/>
      <w:bCs/>
      <w:sz w:val="28"/>
      <w:szCs w:val="28"/>
    </w:rPr>
  </w:style>
  <w:style w:type="character" w:customStyle="1" w:styleId="Char">
    <w:name w:val="标题 Char"/>
    <w:link w:val="a7"/>
    <w:uiPriority w:val="99"/>
    <w:rsid w:val="00B16890"/>
    <w:rPr>
      <w:rFonts w:ascii="Cambria" w:hAnsi="Cambria"/>
      <w:b/>
      <w:bCs/>
      <w:sz w:val="32"/>
      <w:szCs w:val="32"/>
    </w:rPr>
  </w:style>
  <w:style w:type="paragraph" w:styleId="a7">
    <w:name w:val="Title"/>
    <w:basedOn w:val="a"/>
    <w:next w:val="a"/>
    <w:link w:val="Char"/>
    <w:uiPriority w:val="99"/>
    <w:qFormat/>
    <w:rsid w:val="00B16890"/>
    <w:pPr>
      <w:spacing w:before="240" w:after="60"/>
      <w:jc w:val="center"/>
      <w:outlineLvl w:val="0"/>
    </w:pPr>
    <w:rPr>
      <w:rFonts w:ascii="Cambria" w:eastAsiaTheme="minorEastAsia" w:hAnsi="Cambria" w:cstheme="minorBidi"/>
      <w:b/>
      <w:bCs/>
      <w:sz w:val="32"/>
      <w:szCs w:val="32"/>
    </w:rPr>
  </w:style>
  <w:style w:type="character" w:customStyle="1" w:styleId="a8">
    <w:name w:val="标题 字符"/>
    <w:basedOn w:val="a0"/>
    <w:uiPriority w:val="10"/>
    <w:rsid w:val="00B16890"/>
    <w:rPr>
      <w:rFonts w:asciiTheme="majorHAnsi" w:eastAsiaTheme="majorEastAsia" w:hAnsiTheme="majorHAnsi" w:cstheme="majorBidi"/>
      <w:b/>
      <w:bCs/>
      <w:sz w:val="32"/>
      <w:szCs w:val="32"/>
    </w:rPr>
  </w:style>
  <w:style w:type="character" w:customStyle="1" w:styleId="100">
    <w:name w:val="10"/>
    <w:rsid w:val="00B16890"/>
    <w:rPr>
      <w:rFonts w:ascii="Calibri" w:hAnsi="Calibri" w:hint="default"/>
    </w:rPr>
  </w:style>
  <w:style w:type="character" w:customStyle="1" w:styleId="Char0">
    <w:name w:val="页眉 Char"/>
    <w:rsid w:val="00B16890"/>
    <w:rPr>
      <w:kern w:val="2"/>
      <w:sz w:val="18"/>
      <w:szCs w:val="18"/>
    </w:rPr>
  </w:style>
  <w:style w:type="character" w:customStyle="1" w:styleId="Char1">
    <w:name w:val="页脚 Char"/>
    <w:uiPriority w:val="99"/>
    <w:rsid w:val="00B16890"/>
    <w:rPr>
      <w:kern w:val="2"/>
      <w:sz w:val="18"/>
      <w:szCs w:val="18"/>
    </w:rPr>
  </w:style>
  <w:style w:type="character" w:styleId="a9">
    <w:name w:val="FollowedHyperlink"/>
    <w:uiPriority w:val="99"/>
    <w:unhideWhenUsed/>
    <w:rsid w:val="00B16890"/>
    <w:rPr>
      <w:color w:val="800080"/>
      <w:u w:val="single"/>
    </w:rPr>
  </w:style>
  <w:style w:type="character" w:customStyle="1" w:styleId="15">
    <w:name w:val="15"/>
    <w:rsid w:val="00B16890"/>
    <w:rPr>
      <w:rFonts w:ascii="Calibri" w:hAnsi="Calibri" w:hint="default"/>
      <w:color w:val="0000FF"/>
      <w:u w:val="single"/>
    </w:rPr>
  </w:style>
  <w:style w:type="character" w:customStyle="1" w:styleId="Char2">
    <w:name w:val="正文文本 Char"/>
    <w:link w:val="aa"/>
    <w:uiPriority w:val="1"/>
    <w:rsid w:val="00B16890"/>
    <w:rPr>
      <w:rFonts w:ascii="宋体" w:hAnsi="宋体" w:cs="宋体"/>
      <w:szCs w:val="21"/>
      <w:lang w:eastAsia="en-US"/>
    </w:rPr>
  </w:style>
  <w:style w:type="paragraph" w:styleId="aa">
    <w:name w:val="Body Text"/>
    <w:basedOn w:val="a"/>
    <w:link w:val="Char2"/>
    <w:uiPriority w:val="1"/>
    <w:qFormat/>
    <w:rsid w:val="00B16890"/>
    <w:pPr>
      <w:autoSpaceDE w:val="0"/>
      <w:autoSpaceDN w:val="0"/>
      <w:jc w:val="left"/>
    </w:pPr>
    <w:rPr>
      <w:rFonts w:ascii="宋体" w:eastAsiaTheme="minorEastAsia" w:hAnsi="宋体" w:cs="宋体"/>
      <w:szCs w:val="21"/>
      <w:lang w:eastAsia="en-US"/>
    </w:rPr>
  </w:style>
  <w:style w:type="character" w:customStyle="1" w:styleId="ab">
    <w:name w:val="正文文本 字符"/>
    <w:basedOn w:val="a0"/>
    <w:uiPriority w:val="99"/>
    <w:semiHidden/>
    <w:rsid w:val="00B16890"/>
    <w:rPr>
      <w:rFonts w:ascii="Calibri" w:eastAsia="宋体" w:hAnsi="Calibri" w:cs="Times New Roman"/>
      <w:szCs w:val="24"/>
    </w:rPr>
  </w:style>
  <w:style w:type="character" w:styleId="ac">
    <w:name w:val="Hyperlink"/>
    <w:uiPriority w:val="99"/>
    <w:unhideWhenUsed/>
    <w:rsid w:val="00B16890"/>
    <w:rPr>
      <w:color w:val="0000FF"/>
      <w:u w:val="single"/>
    </w:rPr>
  </w:style>
  <w:style w:type="paragraph" w:styleId="ad">
    <w:basedOn w:val="a"/>
    <w:next w:val="ae"/>
    <w:uiPriority w:val="34"/>
    <w:qFormat/>
    <w:rsid w:val="00B16890"/>
    <w:pPr>
      <w:ind w:firstLineChars="200" w:firstLine="420"/>
    </w:pPr>
    <w:rPr>
      <w:rFonts w:ascii="Times New Roman" w:hAnsi="Times New Roman"/>
    </w:rPr>
  </w:style>
  <w:style w:type="paragraph" w:styleId="ae">
    <w:name w:val="List Paragraph"/>
    <w:basedOn w:val="a"/>
    <w:uiPriority w:val="34"/>
    <w:qFormat/>
    <w:rsid w:val="00B16890"/>
    <w:pPr>
      <w:ind w:firstLineChars="200" w:firstLine="420"/>
    </w:pPr>
  </w:style>
  <w:style w:type="paragraph" w:customStyle="1" w:styleId="TableParagraph">
    <w:name w:val="Table Paragraph"/>
    <w:basedOn w:val="a"/>
    <w:uiPriority w:val="1"/>
    <w:qFormat/>
    <w:rsid w:val="00B16890"/>
    <w:pPr>
      <w:autoSpaceDE w:val="0"/>
      <w:autoSpaceDN w:val="0"/>
      <w:spacing w:before="55"/>
      <w:ind w:left="103"/>
      <w:jc w:val="left"/>
    </w:pPr>
    <w:rPr>
      <w:rFonts w:ascii="宋体" w:hAnsi="宋体" w:cs="宋体"/>
      <w:kern w:val="0"/>
      <w:sz w:val="22"/>
      <w:szCs w:val="22"/>
      <w:lang w:eastAsia="en-US"/>
    </w:rPr>
  </w:style>
  <w:style w:type="paragraph" w:customStyle="1" w:styleId="-13">
    <w:name w:val="彩色列表 - 着色 13"/>
    <w:basedOn w:val="a"/>
    <w:uiPriority w:val="1"/>
    <w:qFormat/>
    <w:rsid w:val="00B16890"/>
    <w:pPr>
      <w:autoSpaceDE w:val="0"/>
      <w:autoSpaceDN w:val="0"/>
      <w:spacing w:before="166"/>
      <w:ind w:left="980" w:hanging="420"/>
      <w:jc w:val="left"/>
    </w:pPr>
    <w:rPr>
      <w:rFonts w:ascii="宋体" w:hAnsi="宋体" w:cs="宋体"/>
      <w:kern w:val="0"/>
      <w:sz w:val="22"/>
      <w:szCs w:val="22"/>
      <w:lang w:eastAsia="en-US"/>
    </w:rPr>
  </w:style>
  <w:style w:type="paragraph" w:styleId="af">
    <w:name w:val="Document Map"/>
    <w:basedOn w:val="a"/>
    <w:link w:val="Char3"/>
    <w:rsid w:val="00B16890"/>
    <w:rPr>
      <w:rFonts w:ascii="宋体"/>
      <w:sz w:val="24"/>
    </w:rPr>
  </w:style>
  <w:style w:type="character" w:customStyle="1" w:styleId="Char3">
    <w:name w:val="文档结构图 Char"/>
    <w:link w:val="af"/>
    <w:rsid w:val="00B16890"/>
    <w:rPr>
      <w:rFonts w:ascii="宋体" w:eastAsia="宋体" w:hAnsi="Calibri" w:cs="Times New Roman"/>
      <w:sz w:val="24"/>
      <w:szCs w:val="24"/>
    </w:rPr>
  </w:style>
  <w:style w:type="character" w:customStyle="1" w:styleId="af0">
    <w:name w:val="文档结构图 字符"/>
    <w:basedOn w:val="a0"/>
    <w:uiPriority w:val="99"/>
    <w:semiHidden/>
    <w:rsid w:val="00B16890"/>
    <w:rPr>
      <w:rFonts w:ascii="Microsoft YaHei UI" w:eastAsia="Microsoft YaHei UI" w:hAnsi="Calibri" w:cs="Times New Roman"/>
      <w:sz w:val="18"/>
      <w:szCs w:val="18"/>
    </w:rPr>
  </w:style>
  <w:style w:type="paragraph" w:styleId="af1">
    <w:name w:val="Balloon Text"/>
    <w:basedOn w:val="a"/>
    <w:link w:val="Char4"/>
    <w:rsid w:val="00B16890"/>
    <w:rPr>
      <w:rFonts w:ascii="宋体"/>
      <w:sz w:val="18"/>
      <w:szCs w:val="18"/>
    </w:rPr>
  </w:style>
  <w:style w:type="character" w:customStyle="1" w:styleId="Char4">
    <w:name w:val="批注框文本 Char"/>
    <w:link w:val="af1"/>
    <w:rsid w:val="00B16890"/>
    <w:rPr>
      <w:rFonts w:ascii="宋体" w:eastAsia="宋体" w:hAnsi="Calibri" w:cs="Times New Roman"/>
      <w:sz w:val="18"/>
      <w:szCs w:val="18"/>
    </w:rPr>
  </w:style>
  <w:style w:type="character" w:customStyle="1" w:styleId="af2">
    <w:name w:val="批注框文本 字符"/>
    <w:basedOn w:val="a0"/>
    <w:uiPriority w:val="99"/>
    <w:semiHidden/>
    <w:rsid w:val="00B16890"/>
    <w:rPr>
      <w:rFonts w:ascii="Calibri" w:eastAsia="宋体" w:hAnsi="Calibri" w:cs="Times New Roman"/>
      <w:sz w:val="18"/>
      <w:szCs w:val="18"/>
    </w:rPr>
  </w:style>
  <w:style w:type="paragraph" w:styleId="af3">
    <w:name w:val="caption"/>
    <w:basedOn w:val="a"/>
    <w:next w:val="a"/>
    <w:autoRedefine/>
    <w:qFormat/>
    <w:rsid w:val="00B16890"/>
    <w:pPr>
      <w:jc w:val="center"/>
    </w:pPr>
    <w:rPr>
      <w:rFonts w:ascii="等线 Light" w:hAnsi="等线 Light"/>
      <w:szCs w:val="20"/>
    </w:rPr>
  </w:style>
  <w:style w:type="character" w:customStyle="1" w:styleId="Char10">
    <w:name w:val="标题 Char1"/>
    <w:uiPriority w:val="10"/>
    <w:rsid w:val="00B16890"/>
    <w:rPr>
      <w:rFonts w:ascii="Calibri Light" w:eastAsia="宋体" w:hAnsi="Calibri Light" w:cs="Times New Roman"/>
      <w:b/>
      <w:bCs/>
      <w:sz w:val="32"/>
      <w:szCs w:val="32"/>
    </w:rPr>
  </w:style>
  <w:style w:type="paragraph" w:customStyle="1" w:styleId="-11">
    <w:name w:val="彩色列表 - 着色 11"/>
    <w:basedOn w:val="a"/>
    <w:uiPriority w:val="1"/>
    <w:qFormat/>
    <w:rsid w:val="00B16890"/>
    <w:pPr>
      <w:autoSpaceDE w:val="0"/>
      <w:autoSpaceDN w:val="0"/>
      <w:spacing w:before="166"/>
      <w:ind w:left="980" w:hanging="420"/>
      <w:jc w:val="left"/>
    </w:pPr>
    <w:rPr>
      <w:rFonts w:ascii="宋体" w:hAnsi="宋体" w:cs="宋体"/>
      <w:kern w:val="0"/>
      <w:sz w:val="22"/>
      <w:szCs w:val="22"/>
      <w:lang w:eastAsia="en-US"/>
    </w:rPr>
  </w:style>
  <w:style w:type="paragraph" w:styleId="TOC">
    <w:name w:val="TOC Heading"/>
    <w:basedOn w:val="1"/>
    <w:next w:val="a"/>
    <w:uiPriority w:val="39"/>
    <w:unhideWhenUsed/>
    <w:qFormat/>
    <w:rsid w:val="00B16890"/>
    <w:pPr>
      <w:widowControl/>
      <w:spacing w:before="240" w:after="0" w:line="259" w:lineRule="auto"/>
      <w:jc w:val="left"/>
      <w:outlineLvl w:val="9"/>
    </w:pPr>
    <w:rPr>
      <w:rFonts w:ascii="Calibri Light" w:hAnsi="Calibri Light" w:cs="Times New Roman"/>
      <w:b w:val="0"/>
      <w:bCs w:val="0"/>
      <w:color w:val="2E74B5"/>
      <w:kern w:val="0"/>
      <w:sz w:val="32"/>
      <w:szCs w:val="32"/>
    </w:rPr>
  </w:style>
  <w:style w:type="character" w:customStyle="1" w:styleId="11">
    <w:name w:val="标题 字符1"/>
    <w:uiPriority w:val="10"/>
    <w:rsid w:val="00B16890"/>
    <w:rPr>
      <w:rFonts w:ascii="等线 Light" w:eastAsia="等线 Light" w:hAnsi="等线 Light" w:cs="Times New Roman"/>
      <w:b/>
      <w:bCs/>
      <w:sz w:val="32"/>
      <w:szCs w:val="32"/>
    </w:rPr>
  </w:style>
  <w:style w:type="paragraph" w:customStyle="1" w:styleId="-12">
    <w:name w:val="彩色列表 - 着色 12"/>
    <w:basedOn w:val="a"/>
    <w:uiPriority w:val="1"/>
    <w:qFormat/>
    <w:rsid w:val="00B16890"/>
    <w:pPr>
      <w:autoSpaceDE w:val="0"/>
      <w:autoSpaceDN w:val="0"/>
      <w:spacing w:before="166"/>
      <w:ind w:left="980" w:hanging="420"/>
      <w:jc w:val="left"/>
    </w:pPr>
    <w:rPr>
      <w:rFonts w:ascii="宋体" w:hAnsi="宋体" w:cs="宋体"/>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122</Pages>
  <Words>22568</Words>
  <Characters>26856</Characters>
  <Application>Microsoft Office Word</Application>
  <DocSecurity>0</DocSecurity>
  <Lines>4476</Lines>
  <Paragraphs>5491</Paragraphs>
  <ScaleCrop>false</ScaleCrop>
  <Company/>
  <LinksUpToDate>false</LinksUpToDate>
  <CharactersWithSpaces>43933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啸程</dc:creator>
  <cp:keywords/>
  <dc:description/>
  <cp:lastModifiedBy>王 啸程</cp:lastModifiedBy>
  <cp:revision>2</cp:revision>
  <dcterms:created xsi:type="dcterms:W3CDTF">2019-06-16T08:45:00Z</dcterms:created>
  <dcterms:modified xsi:type="dcterms:W3CDTF">2019-06-16T09:09:00Z</dcterms:modified>
</cp:coreProperties>
</file>